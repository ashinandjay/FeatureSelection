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DD3" w:rsidRPr="00C65916" w:rsidRDefault="007B0DD3" w:rsidP="007B0DD3">
      <w:pPr>
        <w:jc w:val="center"/>
        <w:rPr>
          <w:rFonts w:cs="Times New Roman"/>
          <w:szCs w:val="24"/>
        </w:rPr>
      </w:pPr>
      <w:r w:rsidRPr="00C65916">
        <w:rPr>
          <w:rFonts w:cs="Times New Roman"/>
          <w:szCs w:val="24"/>
        </w:rPr>
        <w:t xml:space="preserve">APPLYING MACHINE LEARNING ALGORITHMS </w:t>
      </w:r>
      <w:r>
        <w:rPr>
          <w:rFonts w:cs="Times New Roman"/>
          <w:szCs w:val="24"/>
        </w:rPr>
        <w:t>FOR THE ANALYSIS OF BIOLOGICAL SEQUENCES AND MEDICAL RECORDS</w:t>
      </w:r>
    </w:p>
    <w:p w:rsidR="007B0DD3" w:rsidRPr="00C65916" w:rsidRDefault="007B0DD3" w:rsidP="007B0DD3">
      <w:pPr>
        <w:jc w:val="center"/>
        <w:rPr>
          <w:rFonts w:cs="Times New Roman"/>
          <w:szCs w:val="24"/>
        </w:rPr>
      </w:pPr>
    </w:p>
    <w:p w:rsidR="007B0DD3" w:rsidRDefault="007B0DD3" w:rsidP="007B0DD3">
      <w:pPr>
        <w:jc w:val="center"/>
        <w:rPr>
          <w:rFonts w:cs="Times New Roman"/>
          <w:szCs w:val="24"/>
        </w:rPr>
      </w:pPr>
    </w:p>
    <w:p w:rsidR="007B0DD3" w:rsidRDefault="007B0DD3" w:rsidP="007B0DD3">
      <w:pPr>
        <w:jc w:val="center"/>
        <w:rPr>
          <w:rFonts w:cs="Times New Roman"/>
          <w:szCs w:val="24"/>
        </w:rPr>
      </w:pPr>
    </w:p>
    <w:p w:rsidR="007B0DD3" w:rsidRPr="00C65916" w:rsidRDefault="007B0DD3" w:rsidP="007B0DD3">
      <w:pPr>
        <w:jc w:val="center"/>
        <w:rPr>
          <w:rFonts w:cs="Times New Roman"/>
          <w:szCs w:val="24"/>
        </w:rPr>
      </w:pPr>
    </w:p>
    <w:p w:rsidR="007B0DD3" w:rsidRPr="00C65916" w:rsidRDefault="007B0DD3" w:rsidP="007B0DD3">
      <w:pPr>
        <w:rPr>
          <w:rFonts w:cs="Times New Roman"/>
          <w:szCs w:val="24"/>
        </w:rPr>
      </w:pPr>
    </w:p>
    <w:p w:rsidR="007B0DD3" w:rsidRPr="00C65916" w:rsidRDefault="007B0DD3" w:rsidP="007B0DD3">
      <w:pPr>
        <w:jc w:val="center"/>
        <w:rPr>
          <w:rFonts w:cs="Times New Roman"/>
          <w:szCs w:val="24"/>
        </w:rPr>
      </w:pPr>
      <w:r w:rsidRPr="00C65916">
        <w:rPr>
          <w:rFonts w:cs="Times New Roman"/>
          <w:szCs w:val="24"/>
        </w:rPr>
        <w:t>BY</w:t>
      </w:r>
    </w:p>
    <w:p w:rsidR="007B0DD3" w:rsidRPr="00C65916" w:rsidRDefault="007B0DD3" w:rsidP="007B0DD3">
      <w:pPr>
        <w:jc w:val="center"/>
        <w:rPr>
          <w:rFonts w:cs="Times New Roman"/>
          <w:szCs w:val="24"/>
        </w:rPr>
      </w:pPr>
      <w:r w:rsidRPr="00C65916">
        <w:rPr>
          <w:rFonts w:cs="Times New Roman"/>
          <w:szCs w:val="24"/>
        </w:rPr>
        <w:t>SHAOPENG GU</w:t>
      </w:r>
    </w:p>
    <w:p w:rsidR="007B0DD3" w:rsidRPr="00C65916" w:rsidRDefault="007B0DD3" w:rsidP="007B0DD3">
      <w:pPr>
        <w:rPr>
          <w:rFonts w:cs="Times New Roman"/>
          <w:szCs w:val="24"/>
        </w:rPr>
      </w:pPr>
    </w:p>
    <w:p w:rsidR="007B0DD3" w:rsidRPr="00C65916" w:rsidRDefault="007B0DD3" w:rsidP="007B0DD3">
      <w:pPr>
        <w:jc w:val="center"/>
        <w:rPr>
          <w:rFonts w:cs="Times New Roman"/>
          <w:szCs w:val="24"/>
        </w:rPr>
      </w:pPr>
    </w:p>
    <w:p w:rsidR="007B0DD3" w:rsidRPr="00C65916" w:rsidRDefault="007B0DD3" w:rsidP="007B0DD3">
      <w:pPr>
        <w:jc w:val="center"/>
        <w:rPr>
          <w:rFonts w:cs="Times New Roman"/>
          <w:szCs w:val="24"/>
        </w:rPr>
      </w:pPr>
    </w:p>
    <w:p w:rsidR="007B0DD3" w:rsidRPr="00C65916" w:rsidRDefault="007B0DD3" w:rsidP="007B0DD3">
      <w:pPr>
        <w:rPr>
          <w:rFonts w:cs="Times New Roman"/>
          <w:szCs w:val="24"/>
        </w:rPr>
      </w:pPr>
    </w:p>
    <w:p w:rsidR="007B0DD3" w:rsidRPr="00C65916" w:rsidRDefault="007B0DD3" w:rsidP="007B0DD3">
      <w:pPr>
        <w:jc w:val="center"/>
        <w:rPr>
          <w:rFonts w:cs="Times New Roman"/>
          <w:szCs w:val="24"/>
        </w:rPr>
      </w:pPr>
      <w:r w:rsidRPr="00C65916">
        <w:rPr>
          <w:rFonts w:cs="Times New Roman"/>
          <w:szCs w:val="24"/>
        </w:rPr>
        <w:t>A thesis submitted in partial fulfillment of the requirements for the</w:t>
      </w:r>
    </w:p>
    <w:p w:rsidR="007B0DD3" w:rsidRPr="00C65916" w:rsidRDefault="007B0DD3" w:rsidP="007B0DD3">
      <w:pPr>
        <w:jc w:val="center"/>
        <w:rPr>
          <w:rFonts w:cs="Times New Roman"/>
          <w:szCs w:val="24"/>
        </w:rPr>
      </w:pPr>
      <w:r w:rsidRPr="00C65916">
        <w:rPr>
          <w:rFonts w:cs="Times New Roman"/>
          <w:szCs w:val="24"/>
        </w:rPr>
        <w:t>Master of Science</w:t>
      </w:r>
    </w:p>
    <w:p w:rsidR="007B0DD3" w:rsidRPr="00C65916" w:rsidRDefault="007B0DD3" w:rsidP="007B0DD3">
      <w:pPr>
        <w:jc w:val="center"/>
        <w:rPr>
          <w:rFonts w:cs="Times New Roman"/>
          <w:szCs w:val="24"/>
          <w:lang w:eastAsia="zh-CN"/>
        </w:rPr>
      </w:pPr>
      <w:r w:rsidRPr="00C65916">
        <w:rPr>
          <w:rFonts w:cs="Times New Roman"/>
          <w:szCs w:val="24"/>
        </w:rPr>
        <w:t>Major in Mathematics – Statistics Specialization</w:t>
      </w:r>
    </w:p>
    <w:p w:rsidR="007B0DD3" w:rsidRPr="00C65916" w:rsidRDefault="007B0DD3" w:rsidP="007B0DD3">
      <w:pPr>
        <w:jc w:val="center"/>
        <w:rPr>
          <w:rFonts w:cs="Times New Roman"/>
          <w:szCs w:val="24"/>
        </w:rPr>
      </w:pPr>
      <w:r w:rsidRPr="00C65916">
        <w:rPr>
          <w:rFonts w:cs="Times New Roman"/>
          <w:szCs w:val="24"/>
        </w:rPr>
        <w:t>South Dakota State University</w:t>
      </w:r>
    </w:p>
    <w:p w:rsidR="007B0DD3" w:rsidRPr="00C65916" w:rsidRDefault="007B0DD3" w:rsidP="007B0DD3">
      <w:pPr>
        <w:jc w:val="center"/>
        <w:rPr>
          <w:rFonts w:cs="Times New Roman"/>
          <w:szCs w:val="24"/>
        </w:rPr>
      </w:pPr>
      <w:r w:rsidRPr="00C65916">
        <w:rPr>
          <w:rFonts w:cs="Times New Roman"/>
          <w:szCs w:val="24"/>
        </w:rPr>
        <w:t>2019</w:t>
      </w:r>
    </w:p>
    <w:p w:rsidR="007B0DD3" w:rsidRPr="00C65916" w:rsidRDefault="007B0DD3" w:rsidP="007B0DD3">
      <w:pPr>
        <w:jc w:val="center"/>
        <w:rPr>
          <w:rFonts w:cs="Times New Roman"/>
          <w:szCs w:val="24"/>
        </w:rPr>
      </w:pPr>
      <w:bookmarkStart w:id="0" w:name="_Hlk523211365"/>
      <w:r w:rsidRPr="00C65916">
        <w:rPr>
          <w:rFonts w:cs="Times New Roman"/>
          <w:szCs w:val="24"/>
        </w:rPr>
        <w:lastRenderedPageBreak/>
        <w:t xml:space="preserve">APPLYING MACHINE LEARNING ALGORITHMS </w:t>
      </w:r>
      <w:r>
        <w:rPr>
          <w:rFonts w:cs="Times New Roman"/>
          <w:szCs w:val="24"/>
        </w:rPr>
        <w:t>FOR THE ANALYSIS OF BIOLOGICAL SEQUENCES AND MEDICAL RECORDS</w:t>
      </w:r>
    </w:p>
    <w:p w:rsidR="007B0DD3" w:rsidRPr="00C65916" w:rsidRDefault="007B0DD3" w:rsidP="007B0DD3">
      <w:pPr>
        <w:jc w:val="center"/>
        <w:rPr>
          <w:rFonts w:cs="Times New Roman"/>
          <w:szCs w:val="24"/>
        </w:rPr>
      </w:pPr>
      <w:r w:rsidRPr="00C65916">
        <w:rPr>
          <w:rFonts w:cs="Times New Roman"/>
          <w:szCs w:val="24"/>
        </w:rPr>
        <w:t>SHAOPENG GU</w:t>
      </w:r>
    </w:p>
    <w:p w:rsidR="007B0DD3" w:rsidRPr="00C65916" w:rsidRDefault="007B0DD3" w:rsidP="007B0DD3">
      <w:pPr>
        <w:rPr>
          <w:rFonts w:cs="Times New Roman"/>
          <w:szCs w:val="24"/>
        </w:rPr>
      </w:pPr>
      <w:r w:rsidRPr="00C65916">
        <w:rPr>
          <w:rFonts w:cs="Times New Roman"/>
          <w:szCs w:val="24"/>
        </w:rPr>
        <w:tab/>
        <w:t>This thesis is approved as a creditable and independent investigation by a candidate for the Master of Science in Mathematics – Statistics Specialization degree and is acceptable for meeting the thesis requirements for this degree. Acceptance of this thesis does not imply that the conclusions reached by the candidate are necessarily the conclusions of the major department.</w:t>
      </w:r>
    </w:p>
    <w:p w:rsidR="007B0DD3" w:rsidRPr="00C65916" w:rsidRDefault="007B0DD3" w:rsidP="007B0DD3">
      <w:pPr>
        <w:ind w:left="720"/>
        <w:rPr>
          <w:rFonts w:cs="Times New Roman"/>
          <w:szCs w:val="24"/>
        </w:rPr>
      </w:pPr>
    </w:p>
    <w:p w:rsidR="007B0DD3" w:rsidRPr="00C65916" w:rsidRDefault="007B0DD3" w:rsidP="007B0DD3">
      <w:pPr>
        <w:ind w:left="720"/>
        <w:rPr>
          <w:rFonts w:cs="Times New Roman"/>
          <w:szCs w:val="24"/>
        </w:rPr>
      </w:pPr>
    </w:p>
    <w:p w:rsidR="007B0DD3" w:rsidRPr="00C65916" w:rsidRDefault="007B0DD3" w:rsidP="007B0DD3">
      <w:pPr>
        <w:ind w:left="720"/>
        <w:rPr>
          <w:rFonts w:cs="Times New Roman"/>
          <w:szCs w:val="24"/>
        </w:rPr>
      </w:pPr>
    </w:p>
    <w:p w:rsidR="007B0DD3" w:rsidRPr="00C65916" w:rsidRDefault="007B0DD3" w:rsidP="007B0DD3">
      <w:pPr>
        <w:spacing w:line="240" w:lineRule="auto"/>
        <w:ind w:left="720"/>
        <w:jc w:val="right"/>
        <w:rPr>
          <w:rFonts w:cs="Times New Roman"/>
          <w:szCs w:val="24"/>
        </w:rPr>
      </w:pPr>
      <w:r w:rsidRPr="00C65916">
        <w:rPr>
          <w:rFonts w:cs="Times New Roman"/>
          <w:szCs w:val="24"/>
        </w:rPr>
        <w:t>___________________________________</w:t>
      </w:r>
    </w:p>
    <w:p w:rsidR="007B0DD3" w:rsidRPr="00C65916" w:rsidRDefault="007B0DD3" w:rsidP="007B0DD3">
      <w:pPr>
        <w:spacing w:line="240" w:lineRule="auto"/>
        <w:ind w:left="3600" w:right="360" w:firstLine="720"/>
        <w:rPr>
          <w:rFonts w:cs="Times New Roman"/>
          <w:szCs w:val="24"/>
        </w:rPr>
      </w:pPr>
      <w:r w:rsidRPr="00C65916">
        <w:rPr>
          <w:rFonts w:cs="Times New Roman"/>
          <w:szCs w:val="24"/>
        </w:rPr>
        <w:t xml:space="preserve">  </w:t>
      </w:r>
      <w:proofErr w:type="spellStart"/>
      <w:r w:rsidRPr="00C65916">
        <w:rPr>
          <w:rFonts w:cs="Times New Roman"/>
          <w:szCs w:val="24"/>
        </w:rPr>
        <w:t>Xijin</w:t>
      </w:r>
      <w:proofErr w:type="spellEnd"/>
      <w:r w:rsidRPr="00C65916">
        <w:rPr>
          <w:rFonts w:cs="Times New Roman"/>
          <w:szCs w:val="24"/>
        </w:rPr>
        <w:t xml:space="preserve"> Ge, PhD.</w:t>
      </w:r>
    </w:p>
    <w:p w:rsidR="007B0DD3" w:rsidRPr="00C65916" w:rsidRDefault="007B0DD3" w:rsidP="007B0DD3">
      <w:pPr>
        <w:spacing w:line="240" w:lineRule="auto"/>
        <w:ind w:left="3600" w:firstLine="720"/>
        <w:rPr>
          <w:rFonts w:cs="Times New Roman"/>
          <w:szCs w:val="24"/>
        </w:rPr>
      </w:pPr>
      <w:r w:rsidRPr="00C65916">
        <w:rPr>
          <w:rFonts w:cs="Times New Roman"/>
          <w:szCs w:val="24"/>
        </w:rPr>
        <w:t xml:space="preserve">  Thesis Advisor</w:t>
      </w:r>
      <w:r w:rsidRPr="00C65916">
        <w:rPr>
          <w:rFonts w:cs="Times New Roman"/>
          <w:szCs w:val="24"/>
        </w:rPr>
        <w:tab/>
      </w:r>
      <w:r w:rsidRPr="00C65916">
        <w:rPr>
          <w:rFonts w:cs="Times New Roman"/>
          <w:szCs w:val="24"/>
        </w:rPr>
        <w:tab/>
        <w:t xml:space="preserve">           </w:t>
      </w:r>
      <w:r w:rsidRPr="00C65916">
        <w:rPr>
          <w:rFonts w:cs="Times New Roman"/>
          <w:szCs w:val="24"/>
        </w:rPr>
        <w:tab/>
        <w:t>Date</w:t>
      </w:r>
    </w:p>
    <w:p w:rsidR="007B0DD3" w:rsidRPr="00C65916" w:rsidRDefault="007B0DD3" w:rsidP="007B0DD3">
      <w:pPr>
        <w:rPr>
          <w:rFonts w:cs="Times New Roman"/>
          <w:szCs w:val="24"/>
        </w:rPr>
      </w:pPr>
    </w:p>
    <w:p w:rsidR="007B0DD3" w:rsidRPr="00C65916" w:rsidRDefault="007B0DD3" w:rsidP="007B0DD3">
      <w:pPr>
        <w:spacing w:line="240" w:lineRule="auto"/>
        <w:ind w:left="720"/>
        <w:jc w:val="right"/>
        <w:rPr>
          <w:rFonts w:cs="Times New Roman"/>
          <w:szCs w:val="24"/>
        </w:rPr>
      </w:pPr>
      <w:r w:rsidRPr="00C65916">
        <w:rPr>
          <w:rFonts w:cs="Times New Roman"/>
          <w:szCs w:val="24"/>
        </w:rPr>
        <w:t>___________________________________</w:t>
      </w:r>
    </w:p>
    <w:p w:rsidR="007B0DD3" w:rsidRPr="00C65916" w:rsidRDefault="007B0DD3" w:rsidP="007B0DD3">
      <w:pPr>
        <w:spacing w:line="240" w:lineRule="auto"/>
        <w:ind w:left="3600" w:right="360" w:firstLine="720"/>
        <w:rPr>
          <w:rFonts w:cs="Times New Roman"/>
          <w:szCs w:val="24"/>
        </w:rPr>
      </w:pPr>
      <w:r w:rsidRPr="00C65916">
        <w:rPr>
          <w:rFonts w:cs="Times New Roman"/>
          <w:szCs w:val="24"/>
        </w:rPr>
        <w:t xml:space="preserve">  Kurt Cogswell, PhD. </w:t>
      </w:r>
      <w:r w:rsidRPr="00C65916">
        <w:rPr>
          <w:rFonts w:cs="Times New Roman"/>
          <w:szCs w:val="24"/>
        </w:rPr>
        <w:tab/>
      </w:r>
    </w:p>
    <w:p w:rsidR="007B0DD3" w:rsidRPr="00C65916" w:rsidRDefault="007B0DD3" w:rsidP="007B0DD3">
      <w:pPr>
        <w:spacing w:line="240" w:lineRule="auto"/>
        <w:rPr>
          <w:rFonts w:cs="Times New Roman"/>
          <w:szCs w:val="24"/>
        </w:rPr>
      </w:pPr>
      <w:r w:rsidRPr="00C65916">
        <w:rPr>
          <w:rFonts w:cs="Times New Roman"/>
          <w:szCs w:val="24"/>
        </w:rPr>
        <w:t xml:space="preserve">   </w:t>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t xml:space="preserve">  Head, Mathematics &amp; Statistics       </w:t>
      </w:r>
      <w:r w:rsidRPr="00C65916">
        <w:rPr>
          <w:rFonts w:cs="Times New Roman"/>
          <w:szCs w:val="24"/>
        </w:rPr>
        <w:tab/>
        <w:t>Date</w:t>
      </w:r>
    </w:p>
    <w:p w:rsidR="007B0DD3" w:rsidRPr="00C65916" w:rsidRDefault="007B0DD3" w:rsidP="007B0DD3">
      <w:pPr>
        <w:rPr>
          <w:rFonts w:cs="Times New Roman"/>
          <w:szCs w:val="24"/>
        </w:rPr>
      </w:pPr>
    </w:p>
    <w:p w:rsidR="007B0DD3" w:rsidRPr="00C65916" w:rsidRDefault="007B0DD3" w:rsidP="007B0DD3">
      <w:pPr>
        <w:spacing w:line="240" w:lineRule="auto"/>
        <w:ind w:left="720"/>
        <w:jc w:val="right"/>
        <w:rPr>
          <w:rFonts w:cs="Times New Roman"/>
          <w:szCs w:val="24"/>
        </w:rPr>
      </w:pPr>
      <w:r w:rsidRPr="00C65916">
        <w:rPr>
          <w:rFonts w:cs="Times New Roman"/>
          <w:szCs w:val="24"/>
        </w:rPr>
        <w:t>___________________________________</w:t>
      </w:r>
    </w:p>
    <w:p w:rsidR="007B0DD3" w:rsidRPr="00C65916" w:rsidRDefault="007B0DD3" w:rsidP="007B0DD3">
      <w:pPr>
        <w:spacing w:line="240" w:lineRule="auto"/>
        <w:rPr>
          <w:rFonts w:cs="Times New Roman"/>
          <w:szCs w:val="24"/>
        </w:rPr>
      </w:pPr>
      <w:r w:rsidRPr="00C65916">
        <w:rPr>
          <w:rFonts w:cs="Times New Roman"/>
          <w:szCs w:val="24"/>
        </w:rPr>
        <w:t xml:space="preserve"> </w:t>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t xml:space="preserve">  Dean, Graduate School</w:t>
      </w:r>
      <w:r w:rsidRPr="00C65916">
        <w:rPr>
          <w:rFonts w:cs="Times New Roman"/>
          <w:szCs w:val="24"/>
        </w:rPr>
        <w:tab/>
        <w:t xml:space="preserve">           </w:t>
      </w:r>
      <w:r w:rsidRPr="00C65916">
        <w:rPr>
          <w:rFonts w:cs="Times New Roman"/>
          <w:szCs w:val="24"/>
        </w:rPr>
        <w:tab/>
        <w:t>Date</w:t>
      </w:r>
      <w:bookmarkEnd w:id="0"/>
    </w:p>
    <w:p w:rsidR="007B0DD3"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jc w:val="center"/>
        <w:rPr>
          <w:rFonts w:cs="Times New Roman"/>
          <w:szCs w:val="24"/>
        </w:rPr>
      </w:pPr>
      <w:r w:rsidRPr="00C65916">
        <w:rPr>
          <w:rFonts w:cs="Times New Roman"/>
          <w:szCs w:val="24"/>
        </w:rPr>
        <w:lastRenderedPageBreak/>
        <w:t>ACKNOWLEDGEMENTS</w:t>
      </w:r>
    </w:p>
    <w:p w:rsidR="007B0DD3" w:rsidRDefault="007B0DD3" w:rsidP="007B0DD3">
      <w:pPr>
        <w:ind w:firstLine="720"/>
        <w:rPr>
          <w:rFonts w:cs="Times New Roman"/>
          <w:szCs w:val="24"/>
        </w:rPr>
      </w:pPr>
      <w:r w:rsidRPr="00C65916">
        <w:rPr>
          <w:rFonts w:cs="Times New Roman"/>
          <w:szCs w:val="24"/>
        </w:rPr>
        <w:t xml:space="preserve">I would like to give my endless thanks to my advisor, Dr. </w:t>
      </w:r>
      <w:proofErr w:type="spellStart"/>
      <w:r w:rsidRPr="00C65916">
        <w:rPr>
          <w:rFonts w:cs="Times New Roman"/>
          <w:szCs w:val="24"/>
        </w:rPr>
        <w:t>Xijin</w:t>
      </w:r>
      <w:proofErr w:type="spellEnd"/>
      <w:r w:rsidRPr="00C65916">
        <w:rPr>
          <w:rFonts w:cs="Times New Roman"/>
          <w:szCs w:val="24"/>
        </w:rPr>
        <w:t xml:space="preserve"> Ge, who encouragingly guided me through this research topic. Thanks for having me as your graduate student, lab member and giving a lot of valuable suggestions to complete this work. As an experienced and professional researcher in </w:t>
      </w:r>
      <w:r>
        <w:rPr>
          <w:rFonts w:cs="Times New Roman"/>
          <w:szCs w:val="24"/>
        </w:rPr>
        <w:t xml:space="preserve">the </w:t>
      </w:r>
      <w:r w:rsidRPr="00C65916">
        <w:rPr>
          <w:rFonts w:cs="Times New Roman"/>
          <w:szCs w:val="24"/>
        </w:rPr>
        <w:t xml:space="preserve">data science and bioinformatics area, his brilliant insights help me solve many detailed problems. </w:t>
      </w:r>
    </w:p>
    <w:p w:rsidR="007B0DD3" w:rsidRPr="00C65916" w:rsidRDefault="007B0DD3" w:rsidP="007B0DD3">
      <w:pPr>
        <w:ind w:firstLine="720"/>
        <w:rPr>
          <w:rFonts w:cs="Times New Roman"/>
          <w:szCs w:val="24"/>
        </w:rPr>
      </w:pPr>
      <w:r w:rsidRPr="00C65916">
        <w:rPr>
          <w:rFonts w:cs="Times New Roman"/>
          <w:szCs w:val="24"/>
        </w:rPr>
        <w:t xml:space="preserve">Besides my advisor, I would like to thank my former advisor, Dr. Qin Ma for guiding me to </w:t>
      </w:r>
      <w:r>
        <w:rPr>
          <w:rFonts w:cs="Times New Roman"/>
          <w:szCs w:val="24"/>
        </w:rPr>
        <w:t xml:space="preserve">the </w:t>
      </w:r>
      <w:r w:rsidRPr="00C65916">
        <w:rPr>
          <w:rFonts w:cs="Times New Roman"/>
          <w:szCs w:val="24"/>
        </w:rPr>
        <w:t xml:space="preserve">bioinformatics area. As a student who graduated from </w:t>
      </w:r>
      <w:r>
        <w:rPr>
          <w:rFonts w:cs="Times New Roman"/>
          <w:szCs w:val="24"/>
        </w:rPr>
        <w:t xml:space="preserve">the </w:t>
      </w:r>
      <w:r w:rsidRPr="00C65916">
        <w:rPr>
          <w:rFonts w:cs="Times New Roman"/>
          <w:szCs w:val="24"/>
        </w:rPr>
        <w:t xml:space="preserve">Electrical Engineering major, </w:t>
      </w:r>
      <w:r>
        <w:rPr>
          <w:rFonts w:cs="Times New Roman"/>
          <w:szCs w:val="24"/>
        </w:rPr>
        <w:t xml:space="preserve">a </w:t>
      </w:r>
      <w:r w:rsidRPr="00C65916">
        <w:rPr>
          <w:rFonts w:cs="Times New Roman"/>
          <w:szCs w:val="24"/>
        </w:rPr>
        <w:t>lack of biology knowledge is my top challenge during my master’s study. In the past two years, Dr. Ma taught me many things not only relate to research skills but also relate to my future career. Thanks to Dr. Ma’s patience and encouragement, I obtain enough time and passion to move forward for the degree.</w:t>
      </w:r>
    </w:p>
    <w:p w:rsidR="007B0DD3" w:rsidRPr="00C65916" w:rsidRDefault="007B0DD3" w:rsidP="007B0DD3">
      <w:pPr>
        <w:ind w:firstLine="720"/>
        <w:rPr>
          <w:rFonts w:cs="Times New Roman"/>
          <w:szCs w:val="24"/>
        </w:rPr>
      </w:pPr>
      <w:r w:rsidRPr="00C65916">
        <w:rPr>
          <w:rFonts w:cs="Times New Roman"/>
          <w:szCs w:val="24"/>
        </w:rPr>
        <w:t>I also want to thank my co-workers for this research topic: Dr. Bin Yu and his student, Cheng Chen. Dr. Yu brought many ideas and suggestion</w:t>
      </w:r>
      <w:r>
        <w:rPr>
          <w:rFonts w:cs="Times New Roman"/>
          <w:szCs w:val="24"/>
        </w:rPr>
        <w:t>s</w:t>
      </w:r>
      <w:r w:rsidRPr="00C65916">
        <w:rPr>
          <w:rFonts w:cs="Times New Roman"/>
          <w:szCs w:val="24"/>
        </w:rPr>
        <w:t xml:space="preserve"> for enhancing the quality of my works. Cheng Chen help</w:t>
      </w:r>
      <w:r>
        <w:rPr>
          <w:rFonts w:cs="Times New Roman"/>
          <w:szCs w:val="24"/>
        </w:rPr>
        <w:t>s</w:t>
      </w:r>
      <w:r w:rsidRPr="00C65916">
        <w:rPr>
          <w:rFonts w:cs="Times New Roman"/>
          <w:szCs w:val="24"/>
        </w:rPr>
        <w:t xml:space="preserve"> me to understand biological information of DNA and RNA sequencing data through </w:t>
      </w:r>
      <w:r>
        <w:rPr>
          <w:rFonts w:cs="Times New Roman"/>
          <w:szCs w:val="24"/>
        </w:rPr>
        <w:t xml:space="preserve">the </w:t>
      </w:r>
      <w:r w:rsidRPr="00C65916">
        <w:rPr>
          <w:rFonts w:cs="Times New Roman"/>
          <w:szCs w:val="24"/>
        </w:rPr>
        <w:t>feature extraction process.</w:t>
      </w:r>
    </w:p>
    <w:p w:rsidR="007B0DD3" w:rsidRPr="00C65916" w:rsidRDefault="007B0DD3" w:rsidP="007B0DD3">
      <w:pPr>
        <w:ind w:firstLine="720"/>
        <w:rPr>
          <w:rFonts w:cs="Times New Roman"/>
          <w:szCs w:val="24"/>
        </w:rPr>
      </w:pPr>
      <w:r w:rsidRPr="00C65916">
        <w:rPr>
          <w:rFonts w:cs="Times New Roman"/>
          <w:szCs w:val="24"/>
        </w:rPr>
        <w:t>I would like to give a special thanks to the department head, Dr. Cogswell for helping me review all materials covered by core courses of the degree.</w:t>
      </w:r>
    </w:p>
    <w:p w:rsidR="007B0DD3" w:rsidRPr="00C65916" w:rsidRDefault="007B0DD3" w:rsidP="007B0DD3">
      <w:pPr>
        <w:ind w:firstLine="720"/>
        <w:rPr>
          <w:rFonts w:cs="Times New Roman"/>
          <w:szCs w:val="24"/>
        </w:rPr>
      </w:pPr>
      <w:r w:rsidRPr="00C65916">
        <w:rPr>
          <w:rFonts w:cs="Times New Roman"/>
          <w:szCs w:val="24"/>
        </w:rPr>
        <w:t>Thanks, my committee, Dr. Rhoda Burrows. Thank you for being my committees, thanks for your precious time and valuable comments.</w:t>
      </w:r>
    </w:p>
    <w:p w:rsidR="007B0DD3" w:rsidRPr="00C65916" w:rsidRDefault="007B0DD3" w:rsidP="007B0DD3">
      <w:pPr>
        <w:ind w:firstLine="720"/>
        <w:rPr>
          <w:rFonts w:cs="Times New Roman"/>
          <w:szCs w:val="24"/>
        </w:rPr>
      </w:pPr>
      <w:r w:rsidRPr="00C65916">
        <w:rPr>
          <w:rFonts w:cs="Times New Roman"/>
          <w:szCs w:val="24"/>
        </w:rPr>
        <w:t xml:space="preserve">My sincere thanks also go all BMBL members. Dr. Adam </w:t>
      </w:r>
      <w:proofErr w:type="spellStart"/>
      <w:r w:rsidRPr="00C65916">
        <w:rPr>
          <w:rFonts w:cs="Times New Roman"/>
          <w:szCs w:val="24"/>
        </w:rPr>
        <w:t>McDermaid</w:t>
      </w:r>
      <w:proofErr w:type="spellEnd"/>
      <w:r w:rsidRPr="00C65916">
        <w:rPr>
          <w:rFonts w:cs="Times New Roman"/>
          <w:szCs w:val="24"/>
        </w:rPr>
        <w:t xml:space="preserve"> provides many insightful pieces of advice regarding </w:t>
      </w:r>
      <w:r>
        <w:rPr>
          <w:rFonts w:cs="Times New Roman"/>
          <w:szCs w:val="24"/>
        </w:rPr>
        <w:t xml:space="preserve">the </w:t>
      </w:r>
      <w:r w:rsidRPr="00C65916">
        <w:rPr>
          <w:rFonts w:cs="Times New Roman"/>
          <w:szCs w:val="24"/>
        </w:rPr>
        <w:t xml:space="preserve">background of bioinformatics and future </w:t>
      </w:r>
      <w:r w:rsidRPr="00C65916">
        <w:rPr>
          <w:rFonts w:cs="Times New Roman"/>
          <w:szCs w:val="24"/>
        </w:rPr>
        <w:lastRenderedPageBreak/>
        <w:t xml:space="preserve">career opportunities. </w:t>
      </w:r>
      <w:proofErr w:type="spellStart"/>
      <w:r w:rsidRPr="00C65916">
        <w:rPr>
          <w:rFonts w:cs="Times New Roman"/>
          <w:szCs w:val="24"/>
        </w:rPr>
        <w:t>Anjun</w:t>
      </w:r>
      <w:proofErr w:type="spellEnd"/>
      <w:r w:rsidRPr="00C65916">
        <w:rPr>
          <w:rFonts w:cs="Times New Roman"/>
          <w:szCs w:val="24"/>
        </w:rPr>
        <w:t xml:space="preserve"> Ma, one of my best friends, taught me a lot of biological knowledge. </w:t>
      </w:r>
      <w:proofErr w:type="spellStart"/>
      <w:r w:rsidRPr="00C65916">
        <w:rPr>
          <w:rFonts w:cs="Times New Roman"/>
          <w:szCs w:val="24"/>
        </w:rPr>
        <w:t>Cankun</w:t>
      </w:r>
      <w:proofErr w:type="spellEnd"/>
      <w:r w:rsidRPr="00C65916">
        <w:rPr>
          <w:rFonts w:cs="Times New Roman"/>
          <w:szCs w:val="24"/>
        </w:rPr>
        <w:t xml:space="preserve"> Wang, </w:t>
      </w:r>
      <w:proofErr w:type="spellStart"/>
      <w:r w:rsidRPr="00C65916">
        <w:rPr>
          <w:rFonts w:cs="Times New Roman"/>
          <w:szCs w:val="24"/>
        </w:rPr>
        <w:t>Minxuan</w:t>
      </w:r>
      <w:proofErr w:type="spellEnd"/>
      <w:r w:rsidRPr="00C65916">
        <w:rPr>
          <w:rFonts w:cs="Times New Roman"/>
          <w:szCs w:val="24"/>
        </w:rPr>
        <w:t xml:space="preserve"> Sun, </w:t>
      </w:r>
      <w:proofErr w:type="spellStart"/>
      <w:r w:rsidRPr="00C65916">
        <w:rPr>
          <w:rFonts w:cs="Times New Roman"/>
          <w:szCs w:val="24"/>
        </w:rPr>
        <w:t>Yiran</w:t>
      </w:r>
      <w:proofErr w:type="spellEnd"/>
      <w:r w:rsidRPr="00C65916">
        <w:rPr>
          <w:rFonts w:cs="Times New Roman"/>
          <w:szCs w:val="24"/>
        </w:rPr>
        <w:t xml:space="preserve"> Zhang and </w:t>
      </w:r>
      <w:proofErr w:type="spellStart"/>
      <w:r w:rsidRPr="00C65916">
        <w:rPr>
          <w:rFonts w:cs="Times New Roman"/>
          <w:szCs w:val="24"/>
        </w:rPr>
        <w:t>Yirong</w:t>
      </w:r>
      <w:proofErr w:type="spellEnd"/>
      <w:r w:rsidRPr="00C65916">
        <w:rPr>
          <w:rFonts w:cs="Times New Roman"/>
          <w:szCs w:val="24"/>
        </w:rPr>
        <w:t xml:space="preserve"> Wang, thank you all for your valuable comments.</w:t>
      </w:r>
    </w:p>
    <w:p w:rsidR="007B0DD3" w:rsidRPr="00C65916" w:rsidRDefault="007B0DD3" w:rsidP="007B0DD3">
      <w:pPr>
        <w:ind w:firstLine="720"/>
        <w:rPr>
          <w:rFonts w:cs="Times New Roman"/>
          <w:szCs w:val="24"/>
        </w:rPr>
      </w:pPr>
      <w:r w:rsidRPr="00C65916">
        <w:rPr>
          <w:rFonts w:cs="Times New Roman"/>
          <w:szCs w:val="24"/>
        </w:rPr>
        <w:t xml:space="preserve">Thanks to Dr. Jing Zhao, our cooperation in analyzing medical data </w:t>
      </w:r>
      <w:r>
        <w:rPr>
          <w:rFonts w:cs="Times New Roman"/>
          <w:szCs w:val="24"/>
        </w:rPr>
        <w:t>led</w:t>
      </w:r>
      <w:r w:rsidRPr="00C65916">
        <w:rPr>
          <w:rFonts w:cs="Times New Roman"/>
          <w:szCs w:val="24"/>
        </w:rPr>
        <w:t xml:space="preserve"> me to </w:t>
      </w:r>
      <w:r>
        <w:rPr>
          <w:rFonts w:cs="Times New Roman"/>
          <w:szCs w:val="24"/>
        </w:rPr>
        <w:t xml:space="preserve">the </w:t>
      </w:r>
      <w:r w:rsidRPr="00C65916">
        <w:rPr>
          <w:rFonts w:cs="Times New Roman"/>
          <w:szCs w:val="24"/>
        </w:rPr>
        <w:t xml:space="preserve">healthcare area. Without this valuable opportunity, getting a job offer from </w:t>
      </w:r>
      <w:r>
        <w:rPr>
          <w:rFonts w:cs="Times New Roman"/>
          <w:szCs w:val="24"/>
        </w:rPr>
        <w:t xml:space="preserve">the </w:t>
      </w:r>
      <w:r w:rsidRPr="00C65916">
        <w:rPr>
          <w:rFonts w:cs="Times New Roman"/>
          <w:szCs w:val="24"/>
        </w:rPr>
        <w:t xml:space="preserve">healthcare system will </w:t>
      </w:r>
      <w:r>
        <w:rPr>
          <w:rFonts w:cs="Times New Roman"/>
          <w:szCs w:val="24"/>
        </w:rPr>
        <w:t>never</w:t>
      </w:r>
      <w:r w:rsidRPr="00C65916">
        <w:rPr>
          <w:rFonts w:cs="Times New Roman"/>
          <w:szCs w:val="24"/>
        </w:rPr>
        <w:t xml:space="preserve"> happen.</w:t>
      </w:r>
    </w:p>
    <w:p w:rsidR="007B0DD3" w:rsidRPr="00C65916" w:rsidRDefault="007B0DD3" w:rsidP="007B0DD3">
      <w:pPr>
        <w:ind w:firstLine="720"/>
        <w:rPr>
          <w:rFonts w:cs="Times New Roman"/>
          <w:color w:val="000000" w:themeColor="text1"/>
          <w:szCs w:val="24"/>
        </w:rPr>
      </w:pPr>
      <w:r w:rsidRPr="00C65916">
        <w:rPr>
          <w:rFonts w:cs="Times New Roman"/>
          <w:color w:val="000000" w:themeColor="text1"/>
          <w:szCs w:val="24"/>
        </w:rPr>
        <w:t xml:space="preserve">Finally, infinite gratitude to my sweet family. My wife, </w:t>
      </w:r>
      <w:proofErr w:type="spellStart"/>
      <w:r w:rsidRPr="00C65916">
        <w:rPr>
          <w:rFonts w:cs="Times New Roman"/>
          <w:color w:val="000000" w:themeColor="text1"/>
          <w:szCs w:val="24"/>
        </w:rPr>
        <w:t>Huayinyin</w:t>
      </w:r>
      <w:proofErr w:type="spellEnd"/>
      <w:r w:rsidRPr="00C65916">
        <w:rPr>
          <w:rFonts w:cs="Times New Roman"/>
          <w:color w:val="000000" w:themeColor="text1"/>
          <w:szCs w:val="24"/>
        </w:rPr>
        <w:t xml:space="preserve"> Wang, thanks for your accompanying and strong supports for my daily life. My daughter, Caroline,</w:t>
      </w:r>
      <w:r>
        <w:rPr>
          <w:rFonts w:cs="Times New Roman"/>
          <w:color w:val="000000" w:themeColor="text1"/>
          <w:szCs w:val="24"/>
        </w:rPr>
        <w:t xml:space="preserve"> </w:t>
      </w:r>
      <w:r w:rsidRPr="00C65916">
        <w:rPr>
          <w:rFonts w:cs="Times New Roman"/>
          <w:color w:val="000000" w:themeColor="text1"/>
          <w:szCs w:val="24"/>
        </w:rPr>
        <w:t xml:space="preserve">brought my life more </w:t>
      </w:r>
      <w:r>
        <w:rPr>
          <w:rFonts w:cs="Times New Roman"/>
          <w:color w:val="000000" w:themeColor="text1"/>
          <w:szCs w:val="24"/>
        </w:rPr>
        <w:t xml:space="preserve">happiness and </w:t>
      </w:r>
      <w:r w:rsidRPr="00C65916">
        <w:rPr>
          <w:rFonts w:cs="Times New Roman"/>
          <w:color w:val="000000" w:themeColor="text1"/>
          <w:szCs w:val="24"/>
        </w:rPr>
        <w:t>colors.</w:t>
      </w:r>
    </w:p>
    <w:p w:rsidR="007B0DD3" w:rsidRPr="00C65916" w:rsidRDefault="007B0DD3" w:rsidP="007B0DD3">
      <w:pPr>
        <w:ind w:firstLine="720"/>
        <w:rPr>
          <w:rFonts w:cs="Times New Roman"/>
          <w:color w:val="000000" w:themeColor="text1"/>
          <w:szCs w:val="24"/>
        </w:rPr>
      </w:pPr>
    </w:p>
    <w:p w:rsidR="007B0DD3" w:rsidRPr="00C65916" w:rsidRDefault="007B0DD3" w:rsidP="007B0DD3">
      <w:pPr>
        <w:ind w:firstLine="720"/>
        <w:rPr>
          <w:rFonts w:cs="Times New Roman"/>
          <w:color w:val="000000" w:themeColor="text1"/>
          <w:szCs w:val="24"/>
        </w:rPr>
      </w:pPr>
    </w:p>
    <w:p w:rsidR="007B0DD3" w:rsidRDefault="007B0DD3" w:rsidP="007B0DD3">
      <w:pPr>
        <w:ind w:firstLine="720"/>
        <w:rPr>
          <w:rFonts w:cs="Times New Roman"/>
          <w:color w:val="000000" w:themeColor="text1"/>
          <w:szCs w:val="24"/>
        </w:rPr>
      </w:pPr>
    </w:p>
    <w:p w:rsidR="007B0DD3" w:rsidRDefault="007B0DD3" w:rsidP="007B0DD3">
      <w:pPr>
        <w:ind w:firstLine="720"/>
        <w:rPr>
          <w:rFonts w:cs="Times New Roman"/>
          <w:color w:val="000000" w:themeColor="text1"/>
          <w:szCs w:val="24"/>
        </w:rPr>
      </w:pPr>
    </w:p>
    <w:p w:rsidR="007B0DD3" w:rsidRDefault="007B0DD3" w:rsidP="007B0DD3">
      <w:pPr>
        <w:ind w:firstLine="720"/>
        <w:rPr>
          <w:rFonts w:cs="Times New Roman"/>
          <w:color w:val="000000" w:themeColor="text1"/>
          <w:szCs w:val="24"/>
        </w:rPr>
      </w:pPr>
    </w:p>
    <w:p w:rsidR="007B0DD3" w:rsidRDefault="007B0DD3" w:rsidP="007B0DD3">
      <w:pPr>
        <w:ind w:firstLine="720"/>
        <w:rPr>
          <w:rFonts w:cs="Times New Roman"/>
          <w:color w:val="000000" w:themeColor="text1"/>
          <w:szCs w:val="24"/>
        </w:rPr>
      </w:pPr>
    </w:p>
    <w:p w:rsidR="007B0DD3" w:rsidRPr="00C65916" w:rsidRDefault="007B0DD3" w:rsidP="007B0DD3">
      <w:pPr>
        <w:ind w:firstLine="720"/>
        <w:rPr>
          <w:rFonts w:cs="Times New Roman"/>
          <w:color w:val="000000" w:themeColor="text1"/>
          <w:szCs w:val="24"/>
        </w:rPr>
      </w:pPr>
    </w:p>
    <w:p w:rsidR="007B0DD3" w:rsidRPr="00C65916" w:rsidRDefault="007B0DD3" w:rsidP="007B0DD3">
      <w:pPr>
        <w:ind w:firstLine="720"/>
        <w:rPr>
          <w:rFonts w:cs="Times New Roman"/>
          <w:color w:val="000000" w:themeColor="text1"/>
          <w:szCs w:val="24"/>
        </w:rPr>
      </w:pPr>
    </w:p>
    <w:p w:rsidR="007B0DD3" w:rsidRPr="00C65916" w:rsidRDefault="007B0DD3" w:rsidP="007B0DD3">
      <w:pPr>
        <w:ind w:firstLine="720"/>
        <w:rPr>
          <w:rFonts w:cs="Times New Roman"/>
          <w:color w:val="000000" w:themeColor="text1"/>
          <w:szCs w:val="24"/>
        </w:rPr>
      </w:pPr>
    </w:p>
    <w:p w:rsidR="007B0DD3" w:rsidRPr="00C65916" w:rsidRDefault="007B0DD3" w:rsidP="007B0DD3">
      <w:pPr>
        <w:ind w:firstLine="720"/>
        <w:rPr>
          <w:rFonts w:cs="Times New Roman"/>
          <w:color w:val="000000" w:themeColor="text1"/>
          <w:szCs w:val="24"/>
        </w:rPr>
      </w:pPr>
    </w:p>
    <w:p w:rsidR="007B0DD3" w:rsidRPr="00C65916" w:rsidRDefault="007B0DD3" w:rsidP="007B0DD3">
      <w:pPr>
        <w:ind w:firstLine="720"/>
        <w:rPr>
          <w:rFonts w:cs="Times New Roman"/>
          <w:color w:val="000000" w:themeColor="text1"/>
          <w:szCs w:val="24"/>
        </w:rPr>
      </w:pPr>
    </w:p>
    <w:p w:rsidR="007B0DD3" w:rsidRPr="00C65916" w:rsidRDefault="007B0DD3" w:rsidP="007B0DD3">
      <w:pPr>
        <w:jc w:val="center"/>
        <w:rPr>
          <w:rFonts w:cs="Times New Roman"/>
          <w:szCs w:val="24"/>
        </w:rPr>
      </w:pPr>
      <w:r w:rsidRPr="00C65916">
        <w:rPr>
          <w:rFonts w:cs="Times New Roman"/>
          <w:szCs w:val="24"/>
        </w:rPr>
        <w:lastRenderedPageBreak/>
        <w:t>CONTENTS</w:t>
      </w:r>
    </w:p>
    <w:sdt>
      <w:sdtPr>
        <w:rPr>
          <w:rFonts w:eastAsiaTheme="majorEastAsia" w:cstheme="minorBidi"/>
          <w:i/>
          <w:iCs/>
          <w:szCs w:val="24"/>
        </w:rPr>
        <w:id w:val="725880525"/>
        <w:docPartObj>
          <w:docPartGallery w:val="Table of Contents"/>
          <w:docPartUnique/>
        </w:docPartObj>
      </w:sdtPr>
      <w:sdtEndPr>
        <w:rPr>
          <w:rFonts w:eastAsia="SimSun"/>
          <w:i w:val="0"/>
          <w:iCs w:val="0"/>
          <w:noProof/>
        </w:rPr>
      </w:sdtEndPr>
      <w:sdtContent>
        <w:p w:rsidR="00554310" w:rsidRDefault="007B0DD3">
          <w:pPr>
            <w:pStyle w:val="TOC1"/>
            <w:rPr>
              <w:rFonts w:asciiTheme="minorHAnsi" w:hAnsiTheme="minorHAnsi" w:cstheme="minorBidi"/>
              <w:noProof/>
              <w:sz w:val="22"/>
              <w:lang w:eastAsia="zh-CN"/>
            </w:rPr>
          </w:pPr>
          <w:r w:rsidRPr="00C65916">
            <w:rPr>
              <w:szCs w:val="24"/>
            </w:rPr>
            <w:fldChar w:fldCharType="begin"/>
          </w:r>
          <w:r w:rsidRPr="00C65916">
            <w:rPr>
              <w:szCs w:val="24"/>
            </w:rPr>
            <w:instrText xml:space="preserve"> TOC \o "1-3" \h \z \u </w:instrText>
          </w:r>
          <w:r w:rsidRPr="00C65916">
            <w:rPr>
              <w:szCs w:val="24"/>
            </w:rPr>
            <w:fldChar w:fldCharType="separate"/>
          </w:r>
          <w:hyperlink w:anchor="_Toc22586952" w:history="1">
            <w:r w:rsidR="00554310" w:rsidRPr="00CF7278">
              <w:rPr>
                <w:rStyle w:val="Hyperlink"/>
                <w:noProof/>
              </w:rPr>
              <w:t>LISTS OF FIGURES</w:t>
            </w:r>
            <w:r w:rsidR="00554310">
              <w:rPr>
                <w:noProof/>
                <w:webHidden/>
              </w:rPr>
              <w:tab/>
            </w:r>
            <w:r w:rsidR="00554310">
              <w:rPr>
                <w:noProof/>
                <w:webHidden/>
              </w:rPr>
              <w:fldChar w:fldCharType="begin"/>
            </w:r>
            <w:r w:rsidR="00554310">
              <w:rPr>
                <w:noProof/>
                <w:webHidden/>
              </w:rPr>
              <w:instrText xml:space="preserve"> PAGEREF _Toc22586952 \h </w:instrText>
            </w:r>
            <w:r w:rsidR="00554310">
              <w:rPr>
                <w:noProof/>
                <w:webHidden/>
              </w:rPr>
            </w:r>
            <w:r w:rsidR="00554310">
              <w:rPr>
                <w:noProof/>
                <w:webHidden/>
              </w:rPr>
              <w:fldChar w:fldCharType="separate"/>
            </w:r>
            <w:r w:rsidR="00972161">
              <w:rPr>
                <w:noProof/>
                <w:webHidden/>
              </w:rPr>
              <w:t>viii</w:t>
            </w:r>
            <w:r w:rsidR="00554310">
              <w:rPr>
                <w:noProof/>
                <w:webHidden/>
              </w:rPr>
              <w:fldChar w:fldCharType="end"/>
            </w:r>
          </w:hyperlink>
        </w:p>
        <w:p w:rsidR="00554310" w:rsidRDefault="009D2713">
          <w:pPr>
            <w:pStyle w:val="TOC1"/>
            <w:rPr>
              <w:rFonts w:asciiTheme="minorHAnsi" w:hAnsiTheme="minorHAnsi" w:cstheme="minorBidi"/>
              <w:noProof/>
              <w:sz w:val="22"/>
              <w:lang w:eastAsia="zh-CN"/>
            </w:rPr>
          </w:pPr>
          <w:hyperlink w:anchor="_Toc22586953" w:history="1">
            <w:r w:rsidR="00554310" w:rsidRPr="00CF7278">
              <w:rPr>
                <w:rStyle w:val="Hyperlink"/>
                <w:noProof/>
              </w:rPr>
              <w:t>LIST OF TABLES</w:t>
            </w:r>
            <w:r w:rsidR="00554310">
              <w:rPr>
                <w:noProof/>
                <w:webHidden/>
              </w:rPr>
              <w:tab/>
            </w:r>
            <w:r w:rsidR="00554310">
              <w:rPr>
                <w:noProof/>
                <w:webHidden/>
              </w:rPr>
              <w:fldChar w:fldCharType="begin"/>
            </w:r>
            <w:r w:rsidR="00554310">
              <w:rPr>
                <w:noProof/>
                <w:webHidden/>
              </w:rPr>
              <w:instrText xml:space="preserve"> PAGEREF _Toc22586953 \h </w:instrText>
            </w:r>
            <w:r w:rsidR="00554310">
              <w:rPr>
                <w:noProof/>
                <w:webHidden/>
              </w:rPr>
            </w:r>
            <w:r w:rsidR="00554310">
              <w:rPr>
                <w:noProof/>
                <w:webHidden/>
              </w:rPr>
              <w:fldChar w:fldCharType="separate"/>
            </w:r>
            <w:r w:rsidR="00972161">
              <w:rPr>
                <w:noProof/>
                <w:webHidden/>
              </w:rPr>
              <w:t>x</w:t>
            </w:r>
            <w:r w:rsidR="00554310">
              <w:rPr>
                <w:noProof/>
                <w:webHidden/>
              </w:rPr>
              <w:fldChar w:fldCharType="end"/>
            </w:r>
          </w:hyperlink>
        </w:p>
        <w:p w:rsidR="00554310" w:rsidRDefault="009D2713">
          <w:pPr>
            <w:pStyle w:val="TOC1"/>
            <w:rPr>
              <w:rFonts w:asciiTheme="minorHAnsi" w:hAnsiTheme="minorHAnsi" w:cstheme="minorBidi"/>
              <w:noProof/>
              <w:sz w:val="22"/>
              <w:lang w:eastAsia="zh-CN"/>
            </w:rPr>
          </w:pPr>
          <w:hyperlink w:anchor="_Toc22586954" w:history="1">
            <w:r w:rsidR="00554310" w:rsidRPr="00CF7278">
              <w:rPr>
                <w:rStyle w:val="Hyperlink"/>
                <w:noProof/>
              </w:rPr>
              <w:t>ABSTRACT</w:t>
            </w:r>
            <w:r w:rsidR="00554310">
              <w:rPr>
                <w:noProof/>
                <w:webHidden/>
              </w:rPr>
              <w:tab/>
            </w:r>
            <w:r w:rsidR="00554310">
              <w:rPr>
                <w:noProof/>
                <w:webHidden/>
              </w:rPr>
              <w:fldChar w:fldCharType="begin"/>
            </w:r>
            <w:r w:rsidR="00554310">
              <w:rPr>
                <w:noProof/>
                <w:webHidden/>
              </w:rPr>
              <w:instrText xml:space="preserve"> PAGEREF _Toc22586954 \h </w:instrText>
            </w:r>
            <w:r w:rsidR="00554310">
              <w:rPr>
                <w:noProof/>
                <w:webHidden/>
              </w:rPr>
            </w:r>
            <w:r w:rsidR="00554310">
              <w:rPr>
                <w:noProof/>
                <w:webHidden/>
              </w:rPr>
              <w:fldChar w:fldCharType="separate"/>
            </w:r>
            <w:r w:rsidR="00972161">
              <w:rPr>
                <w:noProof/>
                <w:webHidden/>
              </w:rPr>
              <w:t>11</w:t>
            </w:r>
            <w:r w:rsidR="00554310">
              <w:rPr>
                <w:noProof/>
                <w:webHidden/>
              </w:rPr>
              <w:fldChar w:fldCharType="end"/>
            </w:r>
          </w:hyperlink>
        </w:p>
        <w:p w:rsidR="00554310" w:rsidRDefault="009D2713">
          <w:pPr>
            <w:pStyle w:val="TOC1"/>
            <w:rPr>
              <w:rFonts w:asciiTheme="minorHAnsi" w:hAnsiTheme="minorHAnsi" w:cstheme="minorBidi"/>
              <w:noProof/>
              <w:sz w:val="22"/>
              <w:lang w:eastAsia="zh-CN"/>
            </w:rPr>
          </w:pPr>
          <w:hyperlink w:anchor="_Toc22586955" w:history="1">
            <w:r w:rsidR="00554310" w:rsidRPr="00CF7278">
              <w:rPr>
                <w:rStyle w:val="Hyperlink"/>
                <w:noProof/>
              </w:rPr>
              <w:t>CHAPTER 1: Introduction for Sequencing Data Analysis</w:t>
            </w:r>
            <w:r w:rsidR="00554310">
              <w:rPr>
                <w:noProof/>
                <w:webHidden/>
              </w:rPr>
              <w:tab/>
            </w:r>
            <w:r w:rsidR="00554310">
              <w:rPr>
                <w:noProof/>
                <w:webHidden/>
              </w:rPr>
              <w:fldChar w:fldCharType="begin"/>
            </w:r>
            <w:r w:rsidR="00554310">
              <w:rPr>
                <w:noProof/>
                <w:webHidden/>
              </w:rPr>
              <w:instrText xml:space="preserve"> PAGEREF _Toc22586955 \h </w:instrText>
            </w:r>
            <w:r w:rsidR="00554310">
              <w:rPr>
                <w:noProof/>
                <w:webHidden/>
              </w:rPr>
            </w:r>
            <w:r w:rsidR="00554310">
              <w:rPr>
                <w:noProof/>
                <w:webHidden/>
              </w:rPr>
              <w:fldChar w:fldCharType="separate"/>
            </w:r>
            <w:r w:rsidR="00972161">
              <w:rPr>
                <w:noProof/>
                <w:webHidden/>
              </w:rPr>
              <w:t>13</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56" w:history="1">
            <w:r w:rsidR="00554310" w:rsidRPr="00CF7278">
              <w:rPr>
                <w:rStyle w:val="Hyperlink"/>
                <w:b/>
                <w:noProof/>
              </w:rPr>
              <w:t>1.1 Gene Expression</w:t>
            </w:r>
            <w:r w:rsidR="00554310">
              <w:rPr>
                <w:noProof/>
                <w:webHidden/>
              </w:rPr>
              <w:tab/>
            </w:r>
            <w:r w:rsidR="00554310">
              <w:rPr>
                <w:noProof/>
                <w:webHidden/>
              </w:rPr>
              <w:fldChar w:fldCharType="begin"/>
            </w:r>
            <w:r w:rsidR="00554310">
              <w:rPr>
                <w:noProof/>
                <w:webHidden/>
              </w:rPr>
              <w:instrText xml:space="preserve"> PAGEREF _Toc22586956 \h </w:instrText>
            </w:r>
            <w:r w:rsidR="00554310">
              <w:rPr>
                <w:noProof/>
                <w:webHidden/>
              </w:rPr>
            </w:r>
            <w:r w:rsidR="00554310">
              <w:rPr>
                <w:noProof/>
                <w:webHidden/>
              </w:rPr>
              <w:fldChar w:fldCharType="separate"/>
            </w:r>
            <w:r w:rsidR="00972161">
              <w:rPr>
                <w:noProof/>
                <w:webHidden/>
              </w:rPr>
              <w:t>13</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57" w:history="1">
            <w:r w:rsidR="00554310" w:rsidRPr="00CF7278">
              <w:rPr>
                <w:rStyle w:val="Hyperlink"/>
                <w:b/>
                <w:noProof/>
              </w:rPr>
              <w:t>1.2 Machine Learning in Sequencing Data Analysis</w:t>
            </w:r>
            <w:r w:rsidR="00554310">
              <w:rPr>
                <w:noProof/>
                <w:webHidden/>
              </w:rPr>
              <w:tab/>
            </w:r>
            <w:r w:rsidR="00554310">
              <w:rPr>
                <w:noProof/>
                <w:webHidden/>
              </w:rPr>
              <w:fldChar w:fldCharType="begin"/>
            </w:r>
            <w:r w:rsidR="00554310">
              <w:rPr>
                <w:noProof/>
                <w:webHidden/>
              </w:rPr>
              <w:instrText xml:space="preserve"> PAGEREF _Toc22586957 \h </w:instrText>
            </w:r>
            <w:r w:rsidR="00554310">
              <w:rPr>
                <w:noProof/>
                <w:webHidden/>
              </w:rPr>
            </w:r>
            <w:r w:rsidR="00554310">
              <w:rPr>
                <w:noProof/>
                <w:webHidden/>
              </w:rPr>
              <w:fldChar w:fldCharType="separate"/>
            </w:r>
            <w:r w:rsidR="00972161">
              <w:rPr>
                <w:noProof/>
                <w:webHidden/>
              </w:rPr>
              <w:t>14</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58" w:history="1">
            <w:r w:rsidR="00554310" w:rsidRPr="00CF7278">
              <w:rPr>
                <w:rStyle w:val="Hyperlink"/>
                <w:b/>
                <w:noProof/>
              </w:rPr>
              <w:t>1.3 Feature Extraction of Sequencing Data</w:t>
            </w:r>
            <w:r w:rsidR="00554310">
              <w:rPr>
                <w:noProof/>
                <w:webHidden/>
              </w:rPr>
              <w:tab/>
            </w:r>
            <w:r w:rsidR="00554310">
              <w:rPr>
                <w:noProof/>
                <w:webHidden/>
              </w:rPr>
              <w:fldChar w:fldCharType="begin"/>
            </w:r>
            <w:r w:rsidR="00554310">
              <w:rPr>
                <w:noProof/>
                <w:webHidden/>
              </w:rPr>
              <w:instrText xml:space="preserve"> PAGEREF _Toc22586958 \h </w:instrText>
            </w:r>
            <w:r w:rsidR="00554310">
              <w:rPr>
                <w:noProof/>
                <w:webHidden/>
              </w:rPr>
            </w:r>
            <w:r w:rsidR="00554310">
              <w:rPr>
                <w:noProof/>
                <w:webHidden/>
              </w:rPr>
              <w:fldChar w:fldCharType="separate"/>
            </w:r>
            <w:r w:rsidR="00972161">
              <w:rPr>
                <w:noProof/>
                <w:webHidden/>
              </w:rPr>
              <w:t>15</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59" w:history="1">
            <w:r w:rsidR="00554310" w:rsidRPr="00CF7278">
              <w:rPr>
                <w:rStyle w:val="Hyperlink"/>
                <w:b/>
                <w:noProof/>
              </w:rPr>
              <w:t>1.4 Feature Selection</w:t>
            </w:r>
            <w:r w:rsidR="00554310">
              <w:rPr>
                <w:noProof/>
                <w:webHidden/>
              </w:rPr>
              <w:tab/>
            </w:r>
            <w:r w:rsidR="00554310">
              <w:rPr>
                <w:noProof/>
                <w:webHidden/>
              </w:rPr>
              <w:fldChar w:fldCharType="begin"/>
            </w:r>
            <w:r w:rsidR="00554310">
              <w:rPr>
                <w:noProof/>
                <w:webHidden/>
              </w:rPr>
              <w:instrText xml:space="preserve"> PAGEREF _Toc22586959 \h </w:instrText>
            </w:r>
            <w:r w:rsidR="00554310">
              <w:rPr>
                <w:noProof/>
                <w:webHidden/>
              </w:rPr>
            </w:r>
            <w:r w:rsidR="00554310">
              <w:rPr>
                <w:noProof/>
                <w:webHidden/>
              </w:rPr>
              <w:fldChar w:fldCharType="separate"/>
            </w:r>
            <w:r w:rsidR="00972161">
              <w:rPr>
                <w:noProof/>
                <w:webHidden/>
              </w:rPr>
              <w:t>15</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60" w:history="1">
            <w:r w:rsidR="00554310" w:rsidRPr="00CF7278">
              <w:rPr>
                <w:rStyle w:val="Hyperlink"/>
                <w:b/>
                <w:noProof/>
                <w:lang w:eastAsia="zh-CN"/>
              </w:rPr>
              <w:t>1.5 Dimensionality Reduction</w:t>
            </w:r>
            <w:r w:rsidR="00554310">
              <w:rPr>
                <w:noProof/>
                <w:webHidden/>
              </w:rPr>
              <w:tab/>
            </w:r>
            <w:r w:rsidR="00554310">
              <w:rPr>
                <w:noProof/>
                <w:webHidden/>
              </w:rPr>
              <w:fldChar w:fldCharType="begin"/>
            </w:r>
            <w:r w:rsidR="00554310">
              <w:rPr>
                <w:noProof/>
                <w:webHidden/>
              </w:rPr>
              <w:instrText xml:space="preserve"> PAGEREF _Toc22586960 \h </w:instrText>
            </w:r>
            <w:r w:rsidR="00554310">
              <w:rPr>
                <w:noProof/>
                <w:webHidden/>
              </w:rPr>
            </w:r>
            <w:r w:rsidR="00554310">
              <w:rPr>
                <w:noProof/>
                <w:webHidden/>
              </w:rPr>
              <w:fldChar w:fldCharType="separate"/>
            </w:r>
            <w:r w:rsidR="00972161">
              <w:rPr>
                <w:noProof/>
                <w:webHidden/>
              </w:rPr>
              <w:t>16</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61" w:history="1">
            <w:r w:rsidR="00554310" w:rsidRPr="00CF7278">
              <w:rPr>
                <w:rStyle w:val="Hyperlink"/>
                <w:b/>
                <w:noProof/>
                <w:lang w:eastAsia="zh-CN"/>
              </w:rPr>
              <w:t>1.6 Model Construction</w:t>
            </w:r>
            <w:r w:rsidR="00554310">
              <w:rPr>
                <w:noProof/>
                <w:webHidden/>
              </w:rPr>
              <w:tab/>
            </w:r>
            <w:r w:rsidR="00554310">
              <w:rPr>
                <w:noProof/>
                <w:webHidden/>
              </w:rPr>
              <w:fldChar w:fldCharType="begin"/>
            </w:r>
            <w:r w:rsidR="00554310">
              <w:rPr>
                <w:noProof/>
                <w:webHidden/>
              </w:rPr>
              <w:instrText xml:space="preserve"> PAGEREF _Toc22586961 \h </w:instrText>
            </w:r>
            <w:r w:rsidR="00554310">
              <w:rPr>
                <w:noProof/>
                <w:webHidden/>
              </w:rPr>
            </w:r>
            <w:r w:rsidR="00554310">
              <w:rPr>
                <w:noProof/>
                <w:webHidden/>
              </w:rPr>
              <w:fldChar w:fldCharType="separate"/>
            </w:r>
            <w:r w:rsidR="00972161">
              <w:rPr>
                <w:noProof/>
                <w:webHidden/>
              </w:rPr>
              <w:t>16</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62" w:history="1">
            <w:r w:rsidR="00554310" w:rsidRPr="00CF7278">
              <w:rPr>
                <w:rStyle w:val="Hyperlink"/>
                <w:b/>
                <w:noProof/>
                <w:lang w:eastAsia="zh-CN"/>
              </w:rPr>
              <w:t>1.7 Sequencing Data Analysis Tool</w:t>
            </w:r>
            <w:r w:rsidR="00554310">
              <w:rPr>
                <w:noProof/>
                <w:webHidden/>
              </w:rPr>
              <w:tab/>
            </w:r>
            <w:r w:rsidR="00554310">
              <w:rPr>
                <w:noProof/>
                <w:webHidden/>
              </w:rPr>
              <w:fldChar w:fldCharType="begin"/>
            </w:r>
            <w:r w:rsidR="00554310">
              <w:rPr>
                <w:noProof/>
                <w:webHidden/>
              </w:rPr>
              <w:instrText xml:space="preserve"> PAGEREF _Toc22586962 \h </w:instrText>
            </w:r>
            <w:r w:rsidR="00554310">
              <w:rPr>
                <w:noProof/>
                <w:webHidden/>
              </w:rPr>
            </w:r>
            <w:r w:rsidR="00554310">
              <w:rPr>
                <w:noProof/>
                <w:webHidden/>
              </w:rPr>
              <w:fldChar w:fldCharType="separate"/>
            </w:r>
            <w:r w:rsidR="00972161">
              <w:rPr>
                <w:noProof/>
                <w:webHidden/>
              </w:rPr>
              <w:t>17</w:t>
            </w:r>
            <w:r w:rsidR="00554310">
              <w:rPr>
                <w:noProof/>
                <w:webHidden/>
              </w:rPr>
              <w:fldChar w:fldCharType="end"/>
            </w:r>
          </w:hyperlink>
        </w:p>
        <w:p w:rsidR="00554310" w:rsidRDefault="009D2713">
          <w:pPr>
            <w:pStyle w:val="TOC1"/>
            <w:rPr>
              <w:rFonts w:asciiTheme="minorHAnsi" w:hAnsiTheme="minorHAnsi" w:cstheme="minorBidi"/>
              <w:noProof/>
              <w:sz w:val="22"/>
              <w:lang w:eastAsia="zh-CN"/>
            </w:rPr>
          </w:pPr>
          <w:hyperlink w:anchor="_Toc22586963" w:history="1">
            <w:r w:rsidR="00554310" w:rsidRPr="00CF7278">
              <w:rPr>
                <w:rStyle w:val="Hyperlink"/>
                <w:noProof/>
              </w:rPr>
              <w:t>CHAPTER 2: ALLFUTARES – An Integrated Python Package for the Analysis of Biological Sequences</w:t>
            </w:r>
            <w:r w:rsidR="00554310">
              <w:rPr>
                <w:noProof/>
                <w:webHidden/>
              </w:rPr>
              <w:tab/>
            </w:r>
            <w:r w:rsidR="00554310">
              <w:rPr>
                <w:noProof/>
                <w:webHidden/>
              </w:rPr>
              <w:fldChar w:fldCharType="begin"/>
            </w:r>
            <w:r w:rsidR="00554310">
              <w:rPr>
                <w:noProof/>
                <w:webHidden/>
              </w:rPr>
              <w:instrText xml:space="preserve"> PAGEREF _Toc22586963 \h </w:instrText>
            </w:r>
            <w:r w:rsidR="00554310">
              <w:rPr>
                <w:noProof/>
                <w:webHidden/>
              </w:rPr>
            </w:r>
            <w:r w:rsidR="00554310">
              <w:rPr>
                <w:noProof/>
                <w:webHidden/>
              </w:rPr>
              <w:fldChar w:fldCharType="separate"/>
            </w:r>
            <w:r w:rsidR="00972161">
              <w:rPr>
                <w:noProof/>
                <w:webHidden/>
              </w:rPr>
              <w:t>19</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64" w:history="1">
            <w:r w:rsidR="00554310" w:rsidRPr="00CF7278">
              <w:rPr>
                <w:rStyle w:val="Hyperlink"/>
                <w:b/>
                <w:noProof/>
              </w:rPr>
              <w:t>2.1 Overall Design of ALLFEATURE</w:t>
            </w:r>
            <w:r w:rsidR="00554310">
              <w:rPr>
                <w:noProof/>
                <w:webHidden/>
              </w:rPr>
              <w:tab/>
            </w:r>
            <w:r w:rsidR="00554310">
              <w:rPr>
                <w:noProof/>
                <w:webHidden/>
              </w:rPr>
              <w:fldChar w:fldCharType="begin"/>
            </w:r>
            <w:r w:rsidR="00554310">
              <w:rPr>
                <w:noProof/>
                <w:webHidden/>
              </w:rPr>
              <w:instrText xml:space="preserve"> PAGEREF _Toc22586964 \h </w:instrText>
            </w:r>
            <w:r w:rsidR="00554310">
              <w:rPr>
                <w:noProof/>
                <w:webHidden/>
              </w:rPr>
            </w:r>
            <w:r w:rsidR="00554310">
              <w:rPr>
                <w:noProof/>
                <w:webHidden/>
              </w:rPr>
              <w:fldChar w:fldCharType="separate"/>
            </w:r>
            <w:r w:rsidR="00972161">
              <w:rPr>
                <w:noProof/>
                <w:webHidden/>
              </w:rPr>
              <w:t>19</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65" w:history="1">
            <w:r w:rsidR="00554310" w:rsidRPr="00CF7278">
              <w:rPr>
                <w:rStyle w:val="Hyperlink"/>
                <w:b/>
                <w:noProof/>
              </w:rPr>
              <w:t>2.2 Detailed Methods in ALLFEATURE</w:t>
            </w:r>
            <w:r w:rsidR="00554310">
              <w:rPr>
                <w:noProof/>
                <w:webHidden/>
              </w:rPr>
              <w:tab/>
            </w:r>
            <w:r w:rsidR="00554310">
              <w:rPr>
                <w:noProof/>
                <w:webHidden/>
              </w:rPr>
              <w:fldChar w:fldCharType="begin"/>
            </w:r>
            <w:r w:rsidR="00554310">
              <w:rPr>
                <w:noProof/>
                <w:webHidden/>
              </w:rPr>
              <w:instrText xml:space="preserve"> PAGEREF _Toc22586965 \h </w:instrText>
            </w:r>
            <w:r w:rsidR="00554310">
              <w:rPr>
                <w:noProof/>
                <w:webHidden/>
              </w:rPr>
            </w:r>
            <w:r w:rsidR="00554310">
              <w:rPr>
                <w:noProof/>
                <w:webHidden/>
              </w:rPr>
              <w:fldChar w:fldCharType="separate"/>
            </w:r>
            <w:r w:rsidR="00972161">
              <w:rPr>
                <w:noProof/>
                <w:webHidden/>
              </w:rPr>
              <w:t>20</w:t>
            </w:r>
            <w:r w:rsidR="00554310">
              <w:rPr>
                <w:noProof/>
                <w:webHidden/>
              </w:rPr>
              <w:fldChar w:fldCharType="end"/>
            </w:r>
          </w:hyperlink>
        </w:p>
        <w:p w:rsidR="00554310" w:rsidRDefault="009D2713">
          <w:pPr>
            <w:pStyle w:val="TOC3"/>
            <w:tabs>
              <w:tab w:val="right" w:leader="dot" w:pos="8630"/>
            </w:tabs>
            <w:rPr>
              <w:rFonts w:asciiTheme="minorHAnsi" w:hAnsiTheme="minorHAnsi" w:cstheme="minorBidi"/>
              <w:noProof/>
              <w:sz w:val="22"/>
              <w:lang w:eastAsia="zh-CN"/>
            </w:rPr>
          </w:pPr>
          <w:hyperlink w:anchor="_Toc22586966" w:history="1">
            <w:r w:rsidR="00554310" w:rsidRPr="00CF7278">
              <w:rPr>
                <w:rStyle w:val="Hyperlink"/>
                <w:noProof/>
              </w:rPr>
              <w:t>2.2.1 Feature Extraction</w:t>
            </w:r>
            <w:r w:rsidR="00554310">
              <w:rPr>
                <w:noProof/>
                <w:webHidden/>
              </w:rPr>
              <w:tab/>
            </w:r>
            <w:r w:rsidR="00554310">
              <w:rPr>
                <w:noProof/>
                <w:webHidden/>
              </w:rPr>
              <w:fldChar w:fldCharType="begin"/>
            </w:r>
            <w:r w:rsidR="00554310">
              <w:rPr>
                <w:noProof/>
                <w:webHidden/>
              </w:rPr>
              <w:instrText xml:space="preserve"> PAGEREF _Toc22586966 \h </w:instrText>
            </w:r>
            <w:r w:rsidR="00554310">
              <w:rPr>
                <w:noProof/>
                <w:webHidden/>
              </w:rPr>
            </w:r>
            <w:r w:rsidR="00554310">
              <w:rPr>
                <w:noProof/>
                <w:webHidden/>
              </w:rPr>
              <w:fldChar w:fldCharType="separate"/>
            </w:r>
            <w:r w:rsidR="00972161">
              <w:rPr>
                <w:noProof/>
                <w:webHidden/>
              </w:rPr>
              <w:t>20</w:t>
            </w:r>
            <w:r w:rsidR="00554310">
              <w:rPr>
                <w:noProof/>
                <w:webHidden/>
              </w:rPr>
              <w:fldChar w:fldCharType="end"/>
            </w:r>
          </w:hyperlink>
        </w:p>
        <w:p w:rsidR="00554310" w:rsidRDefault="009D2713">
          <w:pPr>
            <w:pStyle w:val="TOC3"/>
            <w:tabs>
              <w:tab w:val="right" w:leader="dot" w:pos="8630"/>
            </w:tabs>
            <w:rPr>
              <w:rFonts w:asciiTheme="minorHAnsi" w:hAnsiTheme="minorHAnsi" w:cstheme="minorBidi"/>
              <w:noProof/>
              <w:sz w:val="22"/>
              <w:lang w:eastAsia="zh-CN"/>
            </w:rPr>
          </w:pPr>
          <w:hyperlink w:anchor="_Toc22586967" w:history="1">
            <w:r w:rsidR="00554310" w:rsidRPr="00CF7278">
              <w:rPr>
                <w:rStyle w:val="Hyperlink"/>
                <w:noProof/>
              </w:rPr>
              <w:t>2.2.2 Feature Selection and Dimensionality Reduction</w:t>
            </w:r>
            <w:r w:rsidR="00554310">
              <w:rPr>
                <w:noProof/>
                <w:webHidden/>
              </w:rPr>
              <w:tab/>
            </w:r>
            <w:r w:rsidR="00554310">
              <w:rPr>
                <w:noProof/>
                <w:webHidden/>
              </w:rPr>
              <w:fldChar w:fldCharType="begin"/>
            </w:r>
            <w:r w:rsidR="00554310">
              <w:rPr>
                <w:noProof/>
                <w:webHidden/>
              </w:rPr>
              <w:instrText xml:space="preserve"> PAGEREF _Toc22586967 \h </w:instrText>
            </w:r>
            <w:r w:rsidR="00554310">
              <w:rPr>
                <w:noProof/>
                <w:webHidden/>
              </w:rPr>
            </w:r>
            <w:r w:rsidR="00554310">
              <w:rPr>
                <w:noProof/>
                <w:webHidden/>
              </w:rPr>
              <w:fldChar w:fldCharType="separate"/>
            </w:r>
            <w:r w:rsidR="00972161">
              <w:rPr>
                <w:noProof/>
                <w:webHidden/>
              </w:rPr>
              <w:t>24</w:t>
            </w:r>
            <w:r w:rsidR="00554310">
              <w:rPr>
                <w:noProof/>
                <w:webHidden/>
              </w:rPr>
              <w:fldChar w:fldCharType="end"/>
            </w:r>
          </w:hyperlink>
        </w:p>
        <w:p w:rsidR="00554310" w:rsidRDefault="009D2713">
          <w:pPr>
            <w:pStyle w:val="TOC3"/>
            <w:tabs>
              <w:tab w:val="right" w:leader="dot" w:pos="8630"/>
            </w:tabs>
            <w:rPr>
              <w:rFonts w:asciiTheme="minorHAnsi" w:hAnsiTheme="minorHAnsi" w:cstheme="minorBidi"/>
              <w:noProof/>
              <w:sz w:val="22"/>
              <w:lang w:eastAsia="zh-CN"/>
            </w:rPr>
          </w:pPr>
          <w:hyperlink w:anchor="_Toc22586968" w:history="1">
            <w:r w:rsidR="00554310" w:rsidRPr="00CF7278">
              <w:rPr>
                <w:rStyle w:val="Hyperlink"/>
                <w:noProof/>
              </w:rPr>
              <w:t>2.2.3 Models Construction</w:t>
            </w:r>
            <w:r w:rsidR="00554310">
              <w:rPr>
                <w:noProof/>
                <w:webHidden/>
              </w:rPr>
              <w:tab/>
            </w:r>
            <w:r w:rsidR="00554310">
              <w:rPr>
                <w:noProof/>
                <w:webHidden/>
              </w:rPr>
              <w:fldChar w:fldCharType="begin"/>
            </w:r>
            <w:r w:rsidR="00554310">
              <w:rPr>
                <w:noProof/>
                <w:webHidden/>
              </w:rPr>
              <w:instrText xml:space="preserve"> PAGEREF _Toc22586968 \h </w:instrText>
            </w:r>
            <w:r w:rsidR="00554310">
              <w:rPr>
                <w:noProof/>
                <w:webHidden/>
              </w:rPr>
            </w:r>
            <w:r w:rsidR="00554310">
              <w:rPr>
                <w:noProof/>
                <w:webHidden/>
              </w:rPr>
              <w:fldChar w:fldCharType="separate"/>
            </w:r>
            <w:r w:rsidR="00972161">
              <w:rPr>
                <w:noProof/>
                <w:webHidden/>
              </w:rPr>
              <w:t>27</w:t>
            </w:r>
            <w:r w:rsidR="00554310">
              <w:rPr>
                <w:noProof/>
                <w:webHidden/>
              </w:rPr>
              <w:fldChar w:fldCharType="end"/>
            </w:r>
          </w:hyperlink>
        </w:p>
        <w:p w:rsidR="00554310" w:rsidRDefault="009D2713">
          <w:pPr>
            <w:pStyle w:val="TOC3"/>
            <w:tabs>
              <w:tab w:val="right" w:leader="dot" w:pos="8630"/>
            </w:tabs>
            <w:rPr>
              <w:rFonts w:asciiTheme="minorHAnsi" w:hAnsiTheme="minorHAnsi" w:cstheme="minorBidi"/>
              <w:noProof/>
              <w:sz w:val="22"/>
              <w:lang w:eastAsia="zh-CN"/>
            </w:rPr>
          </w:pPr>
          <w:hyperlink w:anchor="_Toc22586969" w:history="1">
            <w:r w:rsidR="00554310" w:rsidRPr="00CF7278">
              <w:rPr>
                <w:rStyle w:val="Hyperlink"/>
                <w:noProof/>
              </w:rPr>
              <w:t>2.2.4 Cross-validation and Models Evaluation</w:t>
            </w:r>
            <w:r w:rsidR="00554310">
              <w:rPr>
                <w:noProof/>
                <w:webHidden/>
              </w:rPr>
              <w:tab/>
            </w:r>
            <w:r w:rsidR="00554310">
              <w:rPr>
                <w:noProof/>
                <w:webHidden/>
              </w:rPr>
              <w:fldChar w:fldCharType="begin"/>
            </w:r>
            <w:r w:rsidR="00554310">
              <w:rPr>
                <w:noProof/>
                <w:webHidden/>
              </w:rPr>
              <w:instrText xml:space="preserve"> PAGEREF _Toc22586969 \h </w:instrText>
            </w:r>
            <w:r w:rsidR="00554310">
              <w:rPr>
                <w:noProof/>
                <w:webHidden/>
              </w:rPr>
            </w:r>
            <w:r w:rsidR="00554310">
              <w:rPr>
                <w:noProof/>
                <w:webHidden/>
              </w:rPr>
              <w:fldChar w:fldCharType="separate"/>
            </w:r>
            <w:r w:rsidR="00972161">
              <w:rPr>
                <w:noProof/>
                <w:webHidden/>
              </w:rPr>
              <w:t>27</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70" w:history="1">
            <w:r w:rsidR="00554310" w:rsidRPr="00CF7278">
              <w:rPr>
                <w:rStyle w:val="Hyperlink"/>
                <w:b/>
                <w:noProof/>
              </w:rPr>
              <w:t>2.3 Application of ALLFEATURE</w:t>
            </w:r>
            <w:r w:rsidR="00554310">
              <w:rPr>
                <w:noProof/>
                <w:webHidden/>
              </w:rPr>
              <w:tab/>
            </w:r>
            <w:r w:rsidR="00554310">
              <w:rPr>
                <w:noProof/>
                <w:webHidden/>
              </w:rPr>
              <w:fldChar w:fldCharType="begin"/>
            </w:r>
            <w:r w:rsidR="00554310">
              <w:rPr>
                <w:noProof/>
                <w:webHidden/>
              </w:rPr>
              <w:instrText xml:space="preserve"> PAGEREF _Toc22586970 \h </w:instrText>
            </w:r>
            <w:r w:rsidR="00554310">
              <w:rPr>
                <w:noProof/>
                <w:webHidden/>
              </w:rPr>
            </w:r>
            <w:r w:rsidR="00554310">
              <w:rPr>
                <w:noProof/>
                <w:webHidden/>
              </w:rPr>
              <w:fldChar w:fldCharType="separate"/>
            </w:r>
            <w:r w:rsidR="00972161">
              <w:rPr>
                <w:noProof/>
                <w:webHidden/>
              </w:rPr>
              <w:t>28</w:t>
            </w:r>
            <w:r w:rsidR="00554310">
              <w:rPr>
                <w:noProof/>
                <w:webHidden/>
              </w:rPr>
              <w:fldChar w:fldCharType="end"/>
            </w:r>
          </w:hyperlink>
        </w:p>
        <w:p w:rsidR="00554310" w:rsidRDefault="009D2713">
          <w:pPr>
            <w:pStyle w:val="TOC3"/>
            <w:tabs>
              <w:tab w:val="right" w:leader="dot" w:pos="8630"/>
            </w:tabs>
            <w:rPr>
              <w:rFonts w:asciiTheme="minorHAnsi" w:hAnsiTheme="minorHAnsi" w:cstheme="minorBidi"/>
              <w:noProof/>
              <w:sz w:val="22"/>
              <w:lang w:eastAsia="zh-CN"/>
            </w:rPr>
          </w:pPr>
          <w:hyperlink w:anchor="_Toc22586971" w:history="1">
            <w:r w:rsidR="00554310" w:rsidRPr="00CF7278">
              <w:rPr>
                <w:rStyle w:val="Hyperlink"/>
                <w:noProof/>
              </w:rPr>
              <w:t>2.</w:t>
            </w:r>
            <w:r w:rsidR="00554310" w:rsidRPr="00CF7278">
              <w:rPr>
                <w:rStyle w:val="Hyperlink"/>
                <w:noProof/>
                <w:lang w:eastAsia="zh-CN"/>
              </w:rPr>
              <w:t>3</w:t>
            </w:r>
            <w:r w:rsidR="00554310" w:rsidRPr="00CF7278">
              <w:rPr>
                <w:rStyle w:val="Hyperlink"/>
                <w:noProof/>
              </w:rPr>
              <w:t>.</w:t>
            </w:r>
            <w:r w:rsidR="00554310" w:rsidRPr="00CF7278">
              <w:rPr>
                <w:rStyle w:val="Hyperlink"/>
                <w:noProof/>
                <w:lang w:eastAsia="zh-CN"/>
              </w:rPr>
              <w:t>1</w:t>
            </w:r>
            <w:r w:rsidR="00554310" w:rsidRPr="00CF7278">
              <w:rPr>
                <w:rStyle w:val="Hyperlink"/>
                <w:noProof/>
              </w:rPr>
              <w:t xml:space="preserve"> DNA Enhancers Classification</w:t>
            </w:r>
            <w:r w:rsidR="00554310">
              <w:rPr>
                <w:noProof/>
                <w:webHidden/>
              </w:rPr>
              <w:tab/>
            </w:r>
            <w:r w:rsidR="00554310">
              <w:rPr>
                <w:noProof/>
                <w:webHidden/>
              </w:rPr>
              <w:fldChar w:fldCharType="begin"/>
            </w:r>
            <w:r w:rsidR="00554310">
              <w:rPr>
                <w:noProof/>
                <w:webHidden/>
              </w:rPr>
              <w:instrText xml:space="preserve"> PAGEREF _Toc22586971 \h </w:instrText>
            </w:r>
            <w:r w:rsidR="00554310">
              <w:rPr>
                <w:noProof/>
                <w:webHidden/>
              </w:rPr>
            </w:r>
            <w:r w:rsidR="00554310">
              <w:rPr>
                <w:noProof/>
                <w:webHidden/>
              </w:rPr>
              <w:fldChar w:fldCharType="separate"/>
            </w:r>
            <w:r w:rsidR="00972161">
              <w:rPr>
                <w:noProof/>
                <w:webHidden/>
              </w:rPr>
              <w:t>28</w:t>
            </w:r>
            <w:r w:rsidR="00554310">
              <w:rPr>
                <w:noProof/>
                <w:webHidden/>
              </w:rPr>
              <w:fldChar w:fldCharType="end"/>
            </w:r>
          </w:hyperlink>
        </w:p>
        <w:p w:rsidR="00554310" w:rsidRDefault="009D2713">
          <w:pPr>
            <w:pStyle w:val="TOC3"/>
            <w:tabs>
              <w:tab w:val="right" w:leader="dot" w:pos="8630"/>
            </w:tabs>
            <w:rPr>
              <w:rFonts w:asciiTheme="minorHAnsi" w:hAnsiTheme="minorHAnsi" w:cstheme="minorBidi"/>
              <w:noProof/>
              <w:sz w:val="22"/>
              <w:lang w:eastAsia="zh-CN"/>
            </w:rPr>
          </w:pPr>
          <w:hyperlink w:anchor="_Toc22586972" w:history="1">
            <w:r w:rsidR="00554310" w:rsidRPr="00CF7278">
              <w:rPr>
                <w:rStyle w:val="Hyperlink"/>
                <w:noProof/>
              </w:rPr>
              <w:t>2.</w:t>
            </w:r>
            <w:r w:rsidR="00554310" w:rsidRPr="00CF7278">
              <w:rPr>
                <w:rStyle w:val="Hyperlink"/>
                <w:noProof/>
                <w:lang w:eastAsia="zh-CN"/>
              </w:rPr>
              <w:t>3</w:t>
            </w:r>
            <w:r w:rsidR="00554310" w:rsidRPr="00CF7278">
              <w:rPr>
                <w:rStyle w:val="Hyperlink"/>
                <w:noProof/>
              </w:rPr>
              <w:t>.</w:t>
            </w:r>
            <w:r w:rsidR="00554310" w:rsidRPr="00CF7278">
              <w:rPr>
                <w:rStyle w:val="Hyperlink"/>
                <w:noProof/>
                <w:lang w:eastAsia="zh-CN"/>
              </w:rPr>
              <w:t>2</w:t>
            </w:r>
            <w:r w:rsidR="00554310" w:rsidRPr="00CF7278">
              <w:rPr>
                <w:rStyle w:val="Hyperlink"/>
                <w:noProof/>
              </w:rPr>
              <w:t xml:space="preserve"> RNA N6-methyladenine Sites Prediction</w:t>
            </w:r>
            <w:r w:rsidR="00554310">
              <w:rPr>
                <w:noProof/>
                <w:webHidden/>
              </w:rPr>
              <w:tab/>
            </w:r>
            <w:r w:rsidR="00554310">
              <w:rPr>
                <w:noProof/>
                <w:webHidden/>
              </w:rPr>
              <w:fldChar w:fldCharType="begin"/>
            </w:r>
            <w:r w:rsidR="00554310">
              <w:rPr>
                <w:noProof/>
                <w:webHidden/>
              </w:rPr>
              <w:instrText xml:space="preserve"> PAGEREF _Toc22586972 \h </w:instrText>
            </w:r>
            <w:r w:rsidR="00554310">
              <w:rPr>
                <w:noProof/>
                <w:webHidden/>
              </w:rPr>
            </w:r>
            <w:r w:rsidR="00554310">
              <w:rPr>
                <w:noProof/>
                <w:webHidden/>
              </w:rPr>
              <w:fldChar w:fldCharType="separate"/>
            </w:r>
            <w:r w:rsidR="00972161">
              <w:rPr>
                <w:noProof/>
                <w:webHidden/>
              </w:rPr>
              <w:t>30</w:t>
            </w:r>
            <w:r w:rsidR="00554310">
              <w:rPr>
                <w:noProof/>
                <w:webHidden/>
              </w:rPr>
              <w:fldChar w:fldCharType="end"/>
            </w:r>
          </w:hyperlink>
        </w:p>
        <w:p w:rsidR="00554310" w:rsidRDefault="009D2713">
          <w:pPr>
            <w:pStyle w:val="TOC3"/>
            <w:tabs>
              <w:tab w:val="right" w:leader="dot" w:pos="8630"/>
            </w:tabs>
            <w:rPr>
              <w:rFonts w:asciiTheme="minorHAnsi" w:hAnsiTheme="minorHAnsi" w:cstheme="minorBidi"/>
              <w:noProof/>
              <w:sz w:val="22"/>
              <w:lang w:eastAsia="zh-CN"/>
            </w:rPr>
          </w:pPr>
          <w:hyperlink w:anchor="_Toc22586973" w:history="1">
            <w:r w:rsidR="00554310" w:rsidRPr="00CF7278">
              <w:rPr>
                <w:rStyle w:val="Hyperlink"/>
                <w:noProof/>
              </w:rPr>
              <w:t>2.</w:t>
            </w:r>
            <w:r w:rsidR="00554310" w:rsidRPr="00CF7278">
              <w:rPr>
                <w:rStyle w:val="Hyperlink"/>
                <w:noProof/>
                <w:lang w:eastAsia="zh-CN"/>
              </w:rPr>
              <w:t>3</w:t>
            </w:r>
            <w:r w:rsidR="00554310" w:rsidRPr="00CF7278">
              <w:rPr>
                <w:rStyle w:val="Hyperlink"/>
                <w:noProof/>
              </w:rPr>
              <w:t>.</w:t>
            </w:r>
            <w:r w:rsidR="00554310" w:rsidRPr="00CF7278">
              <w:rPr>
                <w:rStyle w:val="Hyperlink"/>
                <w:noProof/>
                <w:lang w:eastAsia="zh-CN"/>
              </w:rPr>
              <w:t>3</w:t>
            </w:r>
            <w:r w:rsidR="00554310" w:rsidRPr="00CF7278">
              <w:rPr>
                <w:rStyle w:val="Hyperlink"/>
                <w:noProof/>
              </w:rPr>
              <w:t xml:space="preserve"> Protein-protein interactions prediction</w:t>
            </w:r>
            <w:r w:rsidR="00554310">
              <w:rPr>
                <w:noProof/>
                <w:webHidden/>
              </w:rPr>
              <w:tab/>
            </w:r>
            <w:r w:rsidR="00554310">
              <w:rPr>
                <w:noProof/>
                <w:webHidden/>
              </w:rPr>
              <w:fldChar w:fldCharType="begin"/>
            </w:r>
            <w:r w:rsidR="00554310">
              <w:rPr>
                <w:noProof/>
                <w:webHidden/>
              </w:rPr>
              <w:instrText xml:space="preserve"> PAGEREF _Toc22586973 \h </w:instrText>
            </w:r>
            <w:r w:rsidR="00554310">
              <w:rPr>
                <w:noProof/>
                <w:webHidden/>
              </w:rPr>
            </w:r>
            <w:r w:rsidR="00554310">
              <w:rPr>
                <w:noProof/>
                <w:webHidden/>
              </w:rPr>
              <w:fldChar w:fldCharType="separate"/>
            </w:r>
            <w:r w:rsidR="00972161">
              <w:rPr>
                <w:noProof/>
                <w:webHidden/>
              </w:rPr>
              <w:t>33</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74" w:history="1">
            <w:r w:rsidR="00554310" w:rsidRPr="00CF7278">
              <w:rPr>
                <w:rStyle w:val="Hyperlink"/>
                <w:b/>
                <w:noProof/>
              </w:rPr>
              <w:t>2.4 Summary and Conclusion</w:t>
            </w:r>
            <w:r w:rsidR="00554310">
              <w:rPr>
                <w:noProof/>
                <w:webHidden/>
              </w:rPr>
              <w:tab/>
            </w:r>
            <w:r w:rsidR="00554310">
              <w:rPr>
                <w:noProof/>
                <w:webHidden/>
              </w:rPr>
              <w:fldChar w:fldCharType="begin"/>
            </w:r>
            <w:r w:rsidR="00554310">
              <w:rPr>
                <w:noProof/>
                <w:webHidden/>
              </w:rPr>
              <w:instrText xml:space="preserve"> PAGEREF _Toc22586974 \h </w:instrText>
            </w:r>
            <w:r w:rsidR="00554310">
              <w:rPr>
                <w:noProof/>
                <w:webHidden/>
              </w:rPr>
            </w:r>
            <w:r w:rsidR="00554310">
              <w:rPr>
                <w:noProof/>
                <w:webHidden/>
              </w:rPr>
              <w:fldChar w:fldCharType="separate"/>
            </w:r>
            <w:r w:rsidR="00972161">
              <w:rPr>
                <w:noProof/>
                <w:webHidden/>
              </w:rPr>
              <w:t>35</w:t>
            </w:r>
            <w:r w:rsidR="00554310">
              <w:rPr>
                <w:noProof/>
                <w:webHidden/>
              </w:rPr>
              <w:fldChar w:fldCharType="end"/>
            </w:r>
          </w:hyperlink>
        </w:p>
        <w:p w:rsidR="00554310" w:rsidRDefault="009D2713">
          <w:pPr>
            <w:pStyle w:val="TOC1"/>
            <w:rPr>
              <w:rFonts w:asciiTheme="minorHAnsi" w:hAnsiTheme="minorHAnsi" w:cstheme="minorBidi"/>
              <w:noProof/>
              <w:sz w:val="22"/>
              <w:lang w:eastAsia="zh-CN"/>
            </w:rPr>
          </w:pPr>
          <w:hyperlink w:anchor="_Toc22586975" w:history="1">
            <w:r w:rsidR="00554310" w:rsidRPr="00CF7278">
              <w:rPr>
                <w:rStyle w:val="Hyperlink"/>
                <w:noProof/>
              </w:rPr>
              <w:t>CHAPTER 3: Introduction for EMR Data and CKD</w:t>
            </w:r>
            <w:r w:rsidR="00554310">
              <w:rPr>
                <w:noProof/>
                <w:webHidden/>
              </w:rPr>
              <w:tab/>
            </w:r>
            <w:r w:rsidR="00554310">
              <w:rPr>
                <w:noProof/>
                <w:webHidden/>
              </w:rPr>
              <w:fldChar w:fldCharType="begin"/>
            </w:r>
            <w:r w:rsidR="00554310">
              <w:rPr>
                <w:noProof/>
                <w:webHidden/>
              </w:rPr>
              <w:instrText xml:space="preserve"> PAGEREF _Toc22586975 \h </w:instrText>
            </w:r>
            <w:r w:rsidR="00554310">
              <w:rPr>
                <w:noProof/>
                <w:webHidden/>
              </w:rPr>
            </w:r>
            <w:r w:rsidR="00554310">
              <w:rPr>
                <w:noProof/>
                <w:webHidden/>
              </w:rPr>
              <w:fldChar w:fldCharType="separate"/>
            </w:r>
            <w:r w:rsidR="00972161">
              <w:rPr>
                <w:noProof/>
                <w:webHidden/>
              </w:rPr>
              <w:t>36</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76" w:history="1">
            <w:r w:rsidR="00554310" w:rsidRPr="00CF7278">
              <w:rPr>
                <w:rStyle w:val="Hyperlink"/>
                <w:b/>
                <w:noProof/>
              </w:rPr>
              <w:t>3.1 Chronic Kidney Disease and eGFR</w:t>
            </w:r>
            <w:r w:rsidR="00554310">
              <w:rPr>
                <w:noProof/>
                <w:webHidden/>
              </w:rPr>
              <w:tab/>
            </w:r>
            <w:r w:rsidR="00554310">
              <w:rPr>
                <w:noProof/>
                <w:webHidden/>
              </w:rPr>
              <w:fldChar w:fldCharType="begin"/>
            </w:r>
            <w:r w:rsidR="00554310">
              <w:rPr>
                <w:noProof/>
                <w:webHidden/>
              </w:rPr>
              <w:instrText xml:space="preserve"> PAGEREF _Toc22586976 \h </w:instrText>
            </w:r>
            <w:r w:rsidR="00554310">
              <w:rPr>
                <w:noProof/>
                <w:webHidden/>
              </w:rPr>
            </w:r>
            <w:r w:rsidR="00554310">
              <w:rPr>
                <w:noProof/>
                <w:webHidden/>
              </w:rPr>
              <w:fldChar w:fldCharType="separate"/>
            </w:r>
            <w:r w:rsidR="00972161">
              <w:rPr>
                <w:noProof/>
                <w:webHidden/>
              </w:rPr>
              <w:t>36</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77" w:history="1">
            <w:r w:rsidR="00554310" w:rsidRPr="00CF7278">
              <w:rPr>
                <w:rStyle w:val="Hyperlink"/>
                <w:b/>
                <w:noProof/>
              </w:rPr>
              <w:t>3.2 Machine Learning in EMR Data Analysis</w:t>
            </w:r>
            <w:r w:rsidR="00554310">
              <w:rPr>
                <w:noProof/>
                <w:webHidden/>
              </w:rPr>
              <w:tab/>
            </w:r>
            <w:r w:rsidR="00554310">
              <w:rPr>
                <w:noProof/>
                <w:webHidden/>
              </w:rPr>
              <w:fldChar w:fldCharType="begin"/>
            </w:r>
            <w:r w:rsidR="00554310">
              <w:rPr>
                <w:noProof/>
                <w:webHidden/>
              </w:rPr>
              <w:instrText xml:space="preserve"> PAGEREF _Toc22586977 \h </w:instrText>
            </w:r>
            <w:r w:rsidR="00554310">
              <w:rPr>
                <w:noProof/>
                <w:webHidden/>
              </w:rPr>
            </w:r>
            <w:r w:rsidR="00554310">
              <w:rPr>
                <w:noProof/>
                <w:webHidden/>
              </w:rPr>
              <w:fldChar w:fldCharType="separate"/>
            </w:r>
            <w:r w:rsidR="00972161">
              <w:rPr>
                <w:noProof/>
                <w:webHidden/>
              </w:rPr>
              <w:t>38</w:t>
            </w:r>
            <w:r w:rsidR="00554310">
              <w:rPr>
                <w:noProof/>
                <w:webHidden/>
              </w:rPr>
              <w:fldChar w:fldCharType="end"/>
            </w:r>
          </w:hyperlink>
        </w:p>
        <w:p w:rsidR="00554310" w:rsidRDefault="009D2713">
          <w:pPr>
            <w:pStyle w:val="TOC1"/>
            <w:rPr>
              <w:rFonts w:asciiTheme="minorHAnsi" w:hAnsiTheme="minorHAnsi" w:cstheme="minorBidi"/>
              <w:noProof/>
              <w:sz w:val="22"/>
              <w:lang w:eastAsia="zh-CN"/>
            </w:rPr>
          </w:pPr>
          <w:hyperlink w:anchor="_Toc22586978" w:history="1">
            <w:r w:rsidR="00554310" w:rsidRPr="00CF7278">
              <w:rPr>
                <w:rStyle w:val="Hyperlink"/>
                <w:noProof/>
              </w:rPr>
              <w:t>CHAPTER 4: Predicting Outcomes of Chronic Kidney Disease from EMR Data Based on Random Forest Regression</w:t>
            </w:r>
            <w:r w:rsidR="00554310">
              <w:rPr>
                <w:noProof/>
                <w:webHidden/>
              </w:rPr>
              <w:tab/>
            </w:r>
            <w:r w:rsidR="00554310">
              <w:rPr>
                <w:noProof/>
                <w:webHidden/>
              </w:rPr>
              <w:fldChar w:fldCharType="begin"/>
            </w:r>
            <w:r w:rsidR="00554310">
              <w:rPr>
                <w:noProof/>
                <w:webHidden/>
              </w:rPr>
              <w:instrText xml:space="preserve"> PAGEREF _Toc22586978 \h </w:instrText>
            </w:r>
            <w:r w:rsidR="00554310">
              <w:rPr>
                <w:noProof/>
                <w:webHidden/>
              </w:rPr>
            </w:r>
            <w:r w:rsidR="00554310">
              <w:rPr>
                <w:noProof/>
                <w:webHidden/>
              </w:rPr>
              <w:fldChar w:fldCharType="separate"/>
            </w:r>
            <w:r w:rsidR="00972161">
              <w:rPr>
                <w:noProof/>
                <w:webHidden/>
              </w:rPr>
              <w:t>40</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79" w:history="1">
            <w:r w:rsidR="00554310" w:rsidRPr="00CF7278">
              <w:rPr>
                <w:rStyle w:val="Hyperlink"/>
                <w:b/>
                <w:noProof/>
              </w:rPr>
              <w:t>4.1 Methods</w:t>
            </w:r>
            <w:r w:rsidR="00554310">
              <w:rPr>
                <w:noProof/>
                <w:webHidden/>
              </w:rPr>
              <w:tab/>
            </w:r>
            <w:r w:rsidR="00554310">
              <w:rPr>
                <w:noProof/>
                <w:webHidden/>
              </w:rPr>
              <w:fldChar w:fldCharType="begin"/>
            </w:r>
            <w:r w:rsidR="00554310">
              <w:rPr>
                <w:noProof/>
                <w:webHidden/>
              </w:rPr>
              <w:instrText xml:space="preserve"> PAGEREF _Toc22586979 \h </w:instrText>
            </w:r>
            <w:r w:rsidR="00554310">
              <w:rPr>
                <w:noProof/>
                <w:webHidden/>
              </w:rPr>
            </w:r>
            <w:r w:rsidR="00554310">
              <w:rPr>
                <w:noProof/>
                <w:webHidden/>
              </w:rPr>
              <w:fldChar w:fldCharType="separate"/>
            </w:r>
            <w:r w:rsidR="00972161">
              <w:rPr>
                <w:noProof/>
                <w:webHidden/>
              </w:rPr>
              <w:t>40</w:t>
            </w:r>
            <w:r w:rsidR="00554310">
              <w:rPr>
                <w:noProof/>
                <w:webHidden/>
              </w:rPr>
              <w:fldChar w:fldCharType="end"/>
            </w:r>
          </w:hyperlink>
        </w:p>
        <w:p w:rsidR="00554310" w:rsidRDefault="009D2713">
          <w:pPr>
            <w:pStyle w:val="TOC3"/>
            <w:tabs>
              <w:tab w:val="right" w:leader="dot" w:pos="8630"/>
            </w:tabs>
            <w:rPr>
              <w:rFonts w:asciiTheme="minorHAnsi" w:hAnsiTheme="minorHAnsi" w:cstheme="minorBidi"/>
              <w:noProof/>
              <w:sz w:val="22"/>
              <w:lang w:eastAsia="zh-CN"/>
            </w:rPr>
          </w:pPr>
          <w:hyperlink w:anchor="_Toc22586980" w:history="1">
            <w:r w:rsidR="00554310" w:rsidRPr="00CF7278">
              <w:rPr>
                <w:rStyle w:val="Hyperlink"/>
                <w:noProof/>
              </w:rPr>
              <w:t>4.</w:t>
            </w:r>
            <w:r w:rsidR="00554310" w:rsidRPr="00CF7278">
              <w:rPr>
                <w:rStyle w:val="Hyperlink"/>
                <w:noProof/>
                <w:lang w:eastAsia="zh-CN"/>
              </w:rPr>
              <w:t>1</w:t>
            </w:r>
            <w:r w:rsidR="00554310" w:rsidRPr="00CF7278">
              <w:rPr>
                <w:rStyle w:val="Hyperlink"/>
                <w:noProof/>
              </w:rPr>
              <w:t>.</w:t>
            </w:r>
            <w:r w:rsidR="00554310" w:rsidRPr="00CF7278">
              <w:rPr>
                <w:rStyle w:val="Hyperlink"/>
                <w:noProof/>
                <w:lang w:eastAsia="zh-CN"/>
              </w:rPr>
              <w:t>1</w:t>
            </w:r>
            <w:r w:rsidR="00554310" w:rsidRPr="00CF7278">
              <w:rPr>
                <w:rStyle w:val="Hyperlink"/>
                <w:noProof/>
              </w:rPr>
              <w:t xml:space="preserve"> Data Acquisition</w:t>
            </w:r>
            <w:r w:rsidR="00554310">
              <w:rPr>
                <w:noProof/>
                <w:webHidden/>
              </w:rPr>
              <w:tab/>
            </w:r>
            <w:r w:rsidR="00554310">
              <w:rPr>
                <w:noProof/>
                <w:webHidden/>
              </w:rPr>
              <w:fldChar w:fldCharType="begin"/>
            </w:r>
            <w:r w:rsidR="00554310">
              <w:rPr>
                <w:noProof/>
                <w:webHidden/>
              </w:rPr>
              <w:instrText xml:space="preserve"> PAGEREF _Toc22586980 \h </w:instrText>
            </w:r>
            <w:r w:rsidR="00554310">
              <w:rPr>
                <w:noProof/>
                <w:webHidden/>
              </w:rPr>
            </w:r>
            <w:r w:rsidR="00554310">
              <w:rPr>
                <w:noProof/>
                <w:webHidden/>
              </w:rPr>
              <w:fldChar w:fldCharType="separate"/>
            </w:r>
            <w:r w:rsidR="00972161">
              <w:rPr>
                <w:noProof/>
                <w:webHidden/>
              </w:rPr>
              <w:t>40</w:t>
            </w:r>
            <w:r w:rsidR="00554310">
              <w:rPr>
                <w:noProof/>
                <w:webHidden/>
              </w:rPr>
              <w:fldChar w:fldCharType="end"/>
            </w:r>
          </w:hyperlink>
        </w:p>
        <w:p w:rsidR="00554310" w:rsidRDefault="009D2713">
          <w:pPr>
            <w:pStyle w:val="TOC3"/>
            <w:tabs>
              <w:tab w:val="right" w:leader="dot" w:pos="8630"/>
            </w:tabs>
            <w:rPr>
              <w:rFonts w:asciiTheme="minorHAnsi" w:hAnsiTheme="minorHAnsi" w:cstheme="minorBidi"/>
              <w:noProof/>
              <w:sz w:val="22"/>
              <w:lang w:eastAsia="zh-CN"/>
            </w:rPr>
          </w:pPr>
          <w:hyperlink w:anchor="_Toc22586981" w:history="1">
            <w:r w:rsidR="00554310" w:rsidRPr="00CF7278">
              <w:rPr>
                <w:rStyle w:val="Hyperlink"/>
                <w:noProof/>
              </w:rPr>
              <w:t>4.</w:t>
            </w:r>
            <w:r w:rsidR="00554310" w:rsidRPr="00CF7278">
              <w:rPr>
                <w:rStyle w:val="Hyperlink"/>
                <w:noProof/>
                <w:lang w:eastAsia="zh-CN"/>
              </w:rPr>
              <w:t>1</w:t>
            </w:r>
            <w:r w:rsidR="00554310" w:rsidRPr="00CF7278">
              <w:rPr>
                <w:rStyle w:val="Hyperlink"/>
                <w:noProof/>
              </w:rPr>
              <w:t>.</w:t>
            </w:r>
            <w:r w:rsidR="00554310" w:rsidRPr="00CF7278">
              <w:rPr>
                <w:rStyle w:val="Hyperlink"/>
                <w:noProof/>
                <w:lang w:eastAsia="zh-CN"/>
              </w:rPr>
              <w:t>2</w:t>
            </w:r>
            <w:r w:rsidR="00554310" w:rsidRPr="00CF7278">
              <w:rPr>
                <w:rStyle w:val="Hyperlink"/>
                <w:noProof/>
              </w:rPr>
              <w:t xml:space="preserve"> Data Pre-processing</w:t>
            </w:r>
            <w:r w:rsidR="00554310">
              <w:rPr>
                <w:noProof/>
                <w:webHidden/>
              </w:rPr>
              <w:tab/>
            </w:r>
            <w:r w:rsidR="00554310">
              <w:rPr>
                <w:noProof/>
                <w:webHidden/>
              </w:rPr>
              <w:fldChar w:fldCharType="begin"/>
            </w:r>
            <w:r w:rsidR="00554310">
              <w:rPr>
                <w:noProof/>
                <w:webHidden/>
              </w:rPr>
              <w:instrText xml:space="preserve"> PAGEREF _Toc22586981 \h </w:instrText>
            </w:r>
            <w:r w:rsidR="00554310">
              <w:rPr>
                <w:noProof/>
                <w:webHidden/>
              </w:rPr>
            </w:r>
            <w:r w:rsidR="00554310">
              <w:rPr>
                <w:noProof/>
                <w:webHidden/>
              </w:rPr>
              <w:fldChar w:fldCharType="separate"/>
            </w:r>
            <w:r w:rsidR="00972161">
              <w:rPr>
                <w:noProof/>
                <w:webHidden/>
              </w:rPr>
              <w:t>41</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82" w:history="1">
            <w:r w:rsidR="00554310" w:rsidRPr="00CF7278">
              <w:rPr>
                <w:rStyle w:val="Hyperlink"/>
                <w:b/>
                <w:noProof/>
              </w:rPr>
              <w:t>4.2 Construction of Random Forest Regression Model</w:t>
            </w:r>
            <w:r w:rsidR="00554310">
              <w:rPr>
                <w:noProof/>
                <w:webHidden/>
              </w:rPr>
              <w:tab/>
            </w:r>
            <w:r w:rsidR="00554310">
              <w:rPr>
                <w:noProof/>
                <w:webHidden/>
              </w:rPr>
              <w:fldChar w:fldCharType="begin"/>
            </w:r>
            <w:r w:rsidR="00554310">
              <w:rPr>
                <w:noProof/>
                <w:webHidden/>
              </w:rPr>
              <w:instrText xml:space="preserve"> PAGEREF _Toc22586982 \h </w:instrText>
            </w:r>
            <w:r w:rsidR="00554310">
              <w:rPr>
                <w:noProof/>
                <w:webHidden/>
              </w:rPr>
            </w:r>
            <w:r w:rsidR="00554310">
              <w:rPr>
                <w:noProof/>
                <w:webHidden/>
              </w:rPr>
              <w:fldChar w:fldCharType="separate"/>
            </w:r>
            <w:r w:rsidR="00972161">
              <w:rPr>
                <w:noProof/>
                <w:webHidden/>
              </w:rPr>
              <w:t>44</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83" w:history="1">
            <w:r w:rsidR="00554310" w:rsidRPr="00CF7278">
              <w:rPr>
                <w:rStyle w:val="Hyperlink"/>
                <w:b/>
                <w:noProof/>
              </w:rPr>
              <w:t>4.3 Assessment of model performance</w:t>
            </w:r>
            <w:r w:rsidR="00554310">
              <w:rPr>
                <w:noProof/>
                <w:webHidden/>
              </w:rPr>
              <w:tab/>
            </w:r>
            <w:r w:rsidR="00554310">
              <w:rPr>
                <w:noProof/>
                <w:webHidden/>
              </w:rPr>
              <w:fldChar w:fldCharType="begin"/>
            </w:r>
            <w:r w:rsidR="00554310">
              <w:rPr>
                <w:noProof/>
                <w:webHidden/>
              </w:rPr>
              <w:instrText xml:space="preserve"> PAGEREF _Toc22586983 \h </w:instrText>
            </w:r>
            <w:r w:rsidR="00554310">
              <w:rPr>
                <w:noProof/>
                <w:webHidden/>
              </w:rPr>
            </w:r>
            <w:r w:rsidR="00554310">
              <w:rPr>
                <w:noProof/>
                <w:webHidden/>
              </w:rPr>
              <w:fldChar w:fldCharType="separate"/>
            </w:r>
            <w:r w:rsidR="00972161">
              <w:rPr>
                <w:noProof/>
                <w:webHidden/>
              </w:rPr>
              <w:t>45</w:t>
            </w:r>
            <w:r w:rsidR="00554310">
              <w:rPr>
                <w:noProof/>
                <w:webHidden/>
              </w:rPr>
              <w:fldChar w:fldCharType="end"/>
            </w:r>
          </w:hyperlink>
        </w:p>
        <w:p w:rsidR="00554310" w:rsidRDefault="009D2713">
          <w:pPr>
            <w:pStyle w:val="TOC3"/>
            <w:tabs>
              <w:tab w:val="right" w:leader="dot" w:pos="8630"/>
            </w:tabs>
            <w:rPr>
              <w:rFonts w:asciiTheme="minorHAnsi" w:hAnsiTheme="minorHAnsi" w:cstheme="minorBidi"/>
              <w:noProof/>
              <w:sz w:val="22"/>
              <w:lang w:eastAsia="zh-CN"/>
            </w:rPr>
          </w:pPr>
          <w:hyperlink w:anchor="_Toc22586984" w:history="1">
            <w:r w:rsidR="00554310" w:rsidRPr="00CF7278">
              <w:rPr>
                <w:rStyle w:val="Hyperlink"/>
                <w:noProof/>
              </w:rPr>
              <w:t>4.</w:t>
            </w:r>
            <w:r w:rsidR="00554310" w:rsidRPr="00CF7278">
              <w:rPr>
                <w:rStyle w:val="Hyperlink"/>
                <w:noProof/>
                <w:lang w:eastAsia="zh-CN"/>
              </w:rPr>
              <w:t>3</w:t>
            </w:r>
            <w:r w:rsidR="00554310" w:rsidRPr="00CF7278">
              <w:rPr>
                <w:rStyle w:val="Hyperlink"/>
                <w:noProof/>
              </w:rPr>
              <w:t>.</w:t>
            </w:r>
            <w:r w:rsidR="00554310" w:rsidRPr="00CF7278">
              <w:rPr>
                <w:rStyle w:val="Hyperlink"/>
                <w:noProof/>
                <w:lang w:eastAsia="zh-CN"/>
              </w:rPr>
              <w:t>1</w:t>
            </w:r>
            <w:r w:rsidR="00554310" w:rsidRPr="00CF7278">
              <w:rPr>
                <w:rStyle w:val="Hyperlink"/>
                <w:noProof/>
              </w:rPr>
              <w:t xml:space="preserve"> Goodness-of-fit</w:t>
            </w:r>
            <w:r w:rsidR="00554310">
              <w:rPr>
                <w:noProof/>
                <w:webHidden/>
              </w:rPr>
              <w:tab/>
            </w:r>
            <w:r w:rsidR="00554310">
              <w:rPr>
                <w:noProof/>
                <w:webHidden/>
              </w:rPr>
              <w:fldChar w:fldCharType="begin"/>
            </w:r>
            <w:r w:rsidR="00554310">
              <w:rPr>
                <w:noProof/>
                <w:webHidden/>
              </w:rPr>
              <w:instrText xml:space="preserve"> PAGEREF _Toc22586984 \h </w:instrText>
            </w:r>
            <w:r w:rsidR="00554310">
              <w:rPr>
                <w:noProof/>
                <w:webHidden/>
              </w:rPr>
            </w:r>
            <w:r w:rsidR="00554310">
              <w:rPr>
                <w:noProof/>
                <w:webHidden/>
              </w:rPr>
              <w:fldChar w:fldCharType="separate"/>
            </w:r>
            <w:r w:rsidR="00972161">
              <w:rPr>
                <w:noProof/>
                <w:webHidden/>
              </w:rPr>
              <w:t>45</w:t>
            </w:r>
            <w:r w:rsidR="00554310">
              <w:rPr>
                <w:noProof/>
                <w:webHidden/>
              </w:rPr>
              <w:fldChar w:fldCharType="end"/>
            </w:r>
          </w:hyperlink>
        </w:p>
        <w:p w:rsidR="00554310" w:rsidRDefault="009D2713">
          <w:pPr>
            <w:pStyle w:val="TOC3"/>
            <w:tabs>
              <w:tab w:val="right" w:leader="dot" w:pos="8630"/>
            </w:tabs>
            <w:rPr>
              <w:rFonts w:asciiTheme="minorHAnsi" w:hAnsiTheme="minorHAnsi" w:cstheme="minorBidi"/>
              <w:noProof/>
              <w:sz w:val="22"/>
              <w:lang w:eastAsia="zh-CN"/>
            </w:rPr>
          </w:pPr>
          <w:hyperlink w:anchor="_Toc22586985" w:history="1">
            <w:r w:rsidR="00554310" w:rsidRPr="00CF7278">
              <w:rPr>
                <w:rStyle w:val="Hyperlink"/>
                <w:noProof/>
              </w:rPr>
              <w:t>4.</w:t>
            </w:r>
            <w:r w:rsidR="00554310" w:rsidRPr="00CF7278">
              <w:rPr>
                <w:rStyle w:val="Hyperlink"/>
                <w:noProof/>
                <w:lang w:eastAsia="zh-CN"/>
              </w:rPr>
              <w:t>3</w:t>
            </w:r>
            <w:r w:rsidR="00554310" w:rsidRPr="00CF7278">
              <w:rPr>
                <w:rStyle w:val="Hyperlink"/>
                <w:noProof/>
              </w:rPr>
              <w:t>.</w:t>
            </w:r>
            <w:r w:rsidR="00554310" w:rsidRPr="00CF7278">
              <w:rPr>
                <w:rStyle w:val="Hyperlink"/>
                <w:noProof/>
                <w:lang w:eastAsia="zh-CN"/>
              </w:rPr>
              <w:t>2</w:t>
            </w:r>
            <w:r w:rsidR="00554310" w:rsidRPr="00CF7278">
              <w:rPr>
                <w:rStyle w:val="Hyperlink"/>
                <w:noProof/>
              </w:rPr>
              <w:t xml:space="preserve"> Discrimination</w:t>
            </w:r>
            <w:r w:rsidR="00554310">
              <w:rPr>
                <w:noProof/>
                <w:webHidden/>
              </w:rPr>
              <w:tab/>
            </w:r>
            <w:r w:rsidR="00554310">
              <w:rPr>
                <w:noProof/>
                <w:webHidden/>
              </w:rPr>
              <w:fldChar w:fldCharType="begin"/>
            </w:r>
            <w:r w:rsidR="00554310">
              <w:rPr>
                <w:noProof/>
                <w:webHidden/>
              </w:rPr>
              <w:instrText xml:space="preserve"> PAGEREF _Toc22586985 \h </w:instrText>
            </w:r>
            <w:r w:rsidR="00554310">
              <w:rPr>
                <w:noProof/>
                <w:webHidden/>
              </w:rPr>
            </w:r>
            <w:r w:rsidR="00554310">
              <w:rPr>
                <w:noProof/>
                <w:webHidden/>
              </w:rPr>
              <w:fldChar w:fldCharType="separate"/>
            </w:r>
            <w:r w:rsidR="00972161">
              <w:rPr>
                <w:noProof/>
                <w:webHidden/>
              </w:rPr>
              <w:t>45</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86" w:history="1">
            <w:r w:rsidR="00554310" w:rsidRPr="00CF7278">
              <w:rPr>
                <w:rStyle w:val="Hyperlink"/>
                <w:b/>
                <w:noProof/>
              </w:rPr>
              <w:t>4.4 Results</w:t>
            </w:r>
            <w:r w:rsidR="00554310">
              <w:rPr>
                <w:noProof/>
                <w:webHidden/>
              </w:rPr>
              <w:tab/>
            </w:r>
            <w:r w:rsidR="00554310">
              <w:rPr>
                <w:noProof/>
                <w:webHidden/>
              </w:rPr>
              <w:fldChar w:fldCharType="begin"/>
            </w:r>
            <w:r w:rsidR="00554310">
              <w:rPr>
                <w:noProof/>
                <w:webHidden/>
              </w:rPr>
              <w:instrText xml:space="preserve"> PAGEREF _Toc22586986 \h </w:instrText>
            </w:r>
            <w:r w:rsidR="00554310">
              <w:rPr>
                <w:noProof/>
                <w:webHidden/>
              </w:rPr>
            </w:r>
            <w:r w:rsidR="00554310">
              <w:rPr>
                <w:noProof/>
                <w:webHidden/>
              </w:rPr>
              <w:fldChar w:fldCharType="separate"/>
            </w:r>
            <w:r w:rsidR="00972161">
              <w:rPr>
                <w:noProof/>
                <w:webHidden/>
              </w:rPr>
              <w:t>45</w:t>
            </w:r>
            <w:r w:rsidR="00554310">
              <w:rPr>
                <w:noProof/>
                <w:webHidden/>
              </w:rPr>
              <w:fldChar w:fldCharType="end"/>
            </w:r>
          </w:hyperlink>
        </w:p>
        <w:p w:rsidR="00554310" w:rsidRDefault="009D2713">
          <w:pPr>
            <w:pStyle w:val="TOC2"/>
            <w:tabs>
              <w:tab w:val="right" w:leader="dot" w:pos="8630"/>
            </w:tabs>
            <w:rPr>
              <w:rFonts w:asciiTheme="minorHAnsi" w:hAnsiTheme="minorHAnsi" w:cstheme="minorBidi"/>
              <w:noProof/>
              <w:sz w:val="22"/>
              <w:lang w:eastAsia="zh-CN"/>
            </w:rPr>
          </w:pPr>
          <w:hyperlink w:anchor="_Toc22586987" w:history="1">
            <w:r w:rsidR="00554310" w:rsidRPr="00CF7278">
              <w:rPr>
                <w:rStyle w:val="Hyperlink"/>
                <w:b/>
                <w:noProof/>
              </w:rPr>
              <w:t>4.5 Conclusion and Discussion</w:t>
            </w:r>
            <w:r w:rsidR="00554310">
              <w:rPr>
                <w:noProof/>
                <w:webHidden/>
              </w:rPr>
              <w:tab/>
            </w:r>
            <w:r w:rsidR="00554310">
              <w:rPr>
                <w:noProof/>
                <w:webHidden/>
              </w:rPr>
              <w:fldChar w:fldCharType="begin"/>
            </w:r>
            <w:r w:rsidR="00554310">
              <w:rPr>
                <w:noProof/>
                <w:webHidden/>
              </w:rPr>
              <w:instrText xml:space="preserve"> PAGEREF _Toc22586987 \h </w:instrText>
            </w:r>
            <w:r w:rsidR="00554310">
              <w:rPr>
                <w:noProof/>
                <w:webHidden/>
              </w:rPr>
            </w:r>
            <w:r w:rsidR="00554310">
              <w:rPr>
                <w:noProof/>
                <w:webHidden/>
              </w:rPr>
              <w:fldChar w:fldCharType="separate"/>
            </w:r>
            <w:r w:rsidR="00972161">
              <w:rPr>
                <w:noProof/>
                <w:webHidden/>
              </w:rPr>
              <w:t>48</w:t>
            </w:r>
            <w:r w:rsidR="00554310">
              <w:rPr>
                <w:noProof/>
                <w:webHidden/>
              </w:rPr>
              <w:fldChar w:fldCharType="end"/>
            </w:r>
          </w:hyperlink>
        </w:p>
        <w:p w:rsidR="00554310" w:rsidRDefault="009D2713">
          <w:pPr>
            <w:pStyle w:val="TOC1"/>
            <w:rPr>
              <w:rFonts w:asciiTheme="minorHAnsi" w:hAnsiTheme="minorHAnsi" w:cstheme="minorBidi"/>
              <w:noProof/>
              <w:sz w:val="22"/>
              <w:lang w:eastAsia="zh-CN"/>
            </w:rPr>
          </w:pPr>
          <w:hyperlink w:anchor="_Toc22586988" w:history="1">
            <w:r w:rsidR="00554310" w:rsidRPr="00CF7278">
              <w:rPr>
                <w:rStyle w:val="Hyperlink"/>
                <w:noProof/>
              </w:rPr>
              <w:t>References</w:t>
            </w:r>
            <w:r w:rsidR="00554310">
              <w:rPr>
                <w:noProof/>
                <w:webHidden/>
              </w:rPr>
              <w:tab/>
            </w:r>
            <w:r w:rsidR="00554310">
              <w:rPr>
                <w:noProof/>
                <w:webHidden/>
              </w:rPr>
              <w:fldChar w:fldCharType="begin"/>
            </w:r>
            <w:r w:rsidR="00554310">
              <w:rPr>
                <w:noProof/>
                <w:webHidden/>
              </w:rPr>
              <w:instrText xml:space="preserve"> PAGEREF _Toc22586988 \h </w:instrText>
            </w:r>
            <w:r w:rsidR="00554310">
              <w:rPr>
                <w:noProof/>
                <w:webHidden/>
              </w:rPr>
            </w:r>
            <w:r w:rsidR="00554310">
              <w:rPr>
                <w:noProof/>
                <w:webHidden/>
              </w:rPr>
              <w:fldChar w:fldCharType="separate"/>
            </w:r>
            <w:r w:rsidR="00972161">
              <w:rPr>
                <w:noProof/>
                <w:webHidden/>
              </w:rPr>
              <w:t>49</w:t>
            </w:r>
            <w:r w:rsidR="00554310">
              <w:rPr>
                <w:noProof/>
                <w:webHidden/>
              </w:rPr>
              <w:fldChar w:fldCharType="end"/>
            </w:r>
          </w:hyperlink>
        </w:p>
        <w:p w:rsidR="00554310" w:rsidRDefault="009D2713">
          <w:pPr>
            <w:pStyle w:val="TOC1"/>
            <w:rPr>
              <w:rFonts w:asciiTheme="minorHAnsi" w:hAnsiTheme="minorHAnsi" w:cstheme="minorBidi"/>
              <w:noProof/>
              <w:sz w:val="22"/>
              <w:lang w:eastAsia="zh-CN"/>
            </w:rPr>
          </w:pPr>
          <w:hyperlink w:anchor="_Toc22586989" w:history="1">
            <w:r w:rsidR="00554310" w:rsidRPr="00CF7278">
              <w:rPr>
                <w:rStyle w:val="Hyperlink"/>
                <w:noProof/>
              </w:rPr>
              <w:t>APPENDIX 1: ALLFUEATRE Tutorial</w:t>
            </w:r>
            <w:r w:rsidR="00554310">
              <w:rPr>
                <w:noProof/>
                <w:webHidden/>
              </w:rPr>
              <w:tab/>
            </w:r>
            <w:r w:rsidR="00554310">
              <w:rPr>
                <w:noProof/>
                <w:webHidden/>
              </w:rPr>
              <w:fldChar w:fldCharType="begin"/>
            </w:r>
            <w:r w:rsidR="00554310">
              <w:rPr>
                <w:noProof/>
                <w:webHidden/>
              </w:rPr>
              <w:instrText xml:space="preserve"> PAGEREF _Toc22586989 \h </w:instrText>
            </w:r>
            <w:r w:rsidR="00554310">
              <w:rPr>
                <w:noProof/>
                <w:webHidden/>
              </w:rPr>
            </w:r>
            <w:r w:rsidR="00554310">
              <w:rPr>
                <w:noProof/>
                <w:webHidden/>
              </w:rPr>
              <w:fldChar w:fldCharType="separate"/>
            </w:r>
            <w:r w:rsidR="00972161">
              <w:rPr>
                <w:noProof/>
                <w:webHidden/>
              </w:rPr>
              <w:t>59</w:t>
            </w:r>
            <w:r w:rsidR="00554310">
              <w:rPr>
                <w:noProof/>
                <w:webHidden/>
              </w:rPr>
              <w:fldChar w:fldCharType="end"/>
            </w:r>
          </w:hyperlink>
        </w:p>
        <w:p w:rsidR="00554310" w:rsidRDefault="009D2713">
          <w:pPr>
            <w:pStyle w:val="TOC1"/>
            <w:rPr>
              <w:rFonts w:asciiTheme="minorHAnsi" w:hAnsiTheme="minorHAnsi" w:cstheme="minorBidi"/>
              <w:noProof/>
              <w:sz w:val="22"/>
              <w:lang w:eastAsia="zh-CN"/>
            </w:rPr>
          </w:pPr>
          <w:hyperlink w:anchor="_Toc22586990" w:history="1">
            <w:r w:rsidR="00554310" w:rsidRPr="00CF7278">
              <w:rPr>
                <w:rStyle w:val="Hyperlink"/>
                <w:noProof/>
              </w:rPr>
              <w:t>APPENDIX 2: DNA and RNA Feature Extraction Methods Description</w:t>
            </w:r>
            <w:r w:rsidR="00554310">
              <w:rPr>
                <w:noProof/>
                <w:webHidden/>
              </w:rPr>
              <w:tab/>
            </w:r>
            <w:r w:rsidR="00554310">
              <w:rPr>
                <w:noProof/>
                <w:webHidden/>
              </w:rPr>
              <w:fldChar w:fldCharType="begin"/>
            </w:r>
            <w:r w:rsidR="00554310">
              <w:rPr>
                <w:noProof/>
                <w:webHidden/>
              </w:rPr>
              <w:instrText xml:space="preserve"> PAGEREF _Toc22586990 \h </w:instrText>
            </w:r>
            <w:r w:rsidR="00554310">
              <w:rPr>
                <w:noProof/>
                <w:webHidden/>
              </w:rPr>
            </w:r>
            <w:r w:rsidR="00554310">
              <w:rPr>
                <w:noProof/>
                <w:webHidden/>
              </w:rPr>
              <w:fldChar w:fldCharType="separate"/>
            </w:r>
            <w:r w:rsidR="00972161">
              <w:rPr>
                <w:noProof/>
                <w:webHidden/>
              </w:rPr>
              <w:t>64</w:t>
            </w:r>
            <w:r w:rsidR="00554310">
              <w:rPr>
                <w:noProof/>
                <w:webHidden/>
              </w:rPr>
              <w:fldChar w:fldCharType="end"/>
            </w:r>
          </w:hyperlink>
        </w:p>
        <w:p w:rsidR="00554310" w:rsidRDefault="009D2713">
          <w:pPr>
            <w:pStyle w:val="TOC1"/>
            <w:rPr>
              <w:rFonts w:asciiTheme="minorHAnsi" w:hAnsiTheme="minorHAnsi" w:cstheme="minorBidi"/>
              <w:noProof/>
              <w:sz w:val="22"/>
              <w:lang w:eastAsia="zh-CN"/>
            </w:rPr>
          </w:pPr>
          <w:hyperlink w:anchor="_Toc22586991" w:history="1">
            <w:r w:rsidR="00554310" w:rsidRPr="00CF7278">
              <w:rPr>
                <w:rStyle w:val="Hyperlink"/>
                <w:noProof/>
              </w:rPr>
              <w:t>APPENDIX 3: Protein Feature Extraction Methods Description</w:t>
            </w:r>
            <w:r w:rsidR="00554310">
              <w:rPr>
                <w:noProof/>
                <w:webHidden/>
              </w:rPr>
              <w:tab/>
            </w:r>
            <w:r w:rsidR="00554310">
              <w:rPr>
                <w:noProof/>
                <w:webHidden/>
              </w:rPr>
              <w:fldChar w:fldCharType="begin"/>
            </w:r>
            <w:r w:rsidR="00554310">
              <w:rPr>
                <w:noProof/>
                <w:webHidden/>
              </w:rPr>
              <w:instrText xml:space="preserve"> PAGEREF _Toc22586991 \h </w:instrText>
            </w:r>
            <w:r w:rsidR="00554310">
              <w:rPr>
                <w:noProof/>
                <w:webHidden/>
              </w:rPr>
            </w:r>
            <w:r w:rsidR="00554310">
              <w:rPr>
                <w:noProof/>
                <w:webHidden/>
              </w:rPr>
              <w:fldChar w:fldCharType="separate"/>
            </w:r>
            <w:r w:rsidR="00972161">
              <w:rPr>
                <w:noProof/>
                <w:webHidden/>
              </w:rPr>
              <w:t>73</w:t>
            </w:r>
            <w:r w:rsidR="00554310">
              <w:rPr>
                <w:noProof/>
                <w:webHidden/>
              </w:rPr>
              <w:fldChar w:fldCharType="end"/>
            </w:r>
          </w:hyperlink>
        </w:p>
        <w:p w:rsidR="00554310" w:rsidRDefault="009D2713">
          <w:pPr>
            <w:pStyle w:val="TOC1"/>
            <w:rPr>
              <w:rFonts w:asciiTheme="minorHAnsi" w:hAnsiTheme="minorHAnsi" w:cstheme="minorBidi"/>
              <w:noProof/>
              <w:sz w:val="22"/>
              <w:lang w:eastAsia="zh-CN"/>
            </w:rPr>
          </w:pPr>
          <w:hyperlink w:anchor="_Toc22586992" w:history="1">
            <w:r w:rsidR="00554310" w:rsidRPr="00CF7278">
              <w:rPr>
                <w:rStyle w:val="Hyperlink"/>
                <w:noProof/>
              </w:rPr>
              <w:t>APPENDIX 4: Plan of Study</w:t>
            </w:r>
            <w:r w:rsidR="00554310">
              <w:rPr>
                <w:noProof/>
                <w:webHidden/>
              </w:rPr>
              <w:tab/>
            </w:r>
            <w:r w:rsidR="00554310">
              <w:rPr>
                <w:noProof/>
                <w:webHidden/>
              </w:rPr>
              <w:fldChar w:fldCharType="begin"/>
            </w:r>
            <w:r w:rsidR="00554310">
              <w:rPr>
                <w:noProof/>
                <w:webHidden/>
              </w:rPr>
              <w:instrText xml:space="preserve"> PAGEREF _Toc22586992 \h </w:instrText>
            </w:r>
            <w:r w:rsidR="00554310">
              <w:rPr>
                <w:noProof/>
                <w:webHidden/>
              </w:rPr>
            </w:r>
            <w:r w:rsidR="00554310">
              <w:rPr>
                <w:noProof/>
                <w:webHidden/>
              </w:rPr>
              <w:fldChar w:fldCharType="separate"/>
            </w:r>
            <w:r w:rsidR="00972161">
              <w:rPr>
                <w:noProof/>
                <w:webHidden/>
              </w:rPr>
              <w:t>90</w:t>
            </w:r>
            <w:r w:rsidR="00554310">
              <w:rPr>
                <w:noProof/>
                <w:webHidden/>
              </w:rPr>
              <w:fldChar w:fldCharType="end"/>
            </w:r>
          </w:hyperlink>
        </w:p>
        <w:p w:rsidR="00554310" w:rsidRDefault="009D2713">
          <w:pPr>
            <w:pStyle w:val="TOC1"/>
            <w:rPr>
              <w:rFonts w:asciiTheme="minorHAnsi" w:hAnsiTheme="minorHAnsi" w:cstheme="minorBidi"/>
              <w:noProof/>
              <w:sz w:val="22"/>
              <w:lang w:eastAsia="zh-CN"/>
            </w:rPr>
          </w:pPr>
          <w:hyperlink w:anchor="_Toc22586993" w:history="1">
            <w:r w:rsidR="00554310" w:rsidRPr="00CF7278">
              <w:rPr>
                <w:rStyle w:val="Hyperlink"/>
                <w:noProof/>
              </w:rPr>
              <w:t>APPENDIX 5: Curriculum Vitae</w:t>
            </w:r>
            <w:r w:rsidR="00554310">
              <w:rPr>
                <w:noProof/>
                <w:webHidden/>
              </w:rPr>
              <w:tab/>
            </w:r>
            <w:r w:rsidR="00554310">
              <w:rPr>
                <w:noProof/>
                <w:webHidden/>
              </w:rPr>
              <w:fldChar w:fldCharType="begin"/>
            </w:r>
            <w:r w:rsidR="00554310">
              <w:rPr>
                <w:noProof/>
                <w:webHidden/>
              </w:rPr>
              <w:instrText xml:space="preserve"> PAGEREF _Toc22586993 \h </w:instrText>
            </w:r>
            <w:r w:rsidR="00554310">
              <w:rPr>
                <w:noProof/>
                <w:webHidden/>
              </w:rPr>
            </w:r>
            <w:r w:rsidR="00554310">
              <w:rPr>
                <w:noProof/>
                <w:webHidden/>
              </w:rPr>
              <w:fldChar w:fldCharType="separate"/>
            </w:r>
            <w:r w:rsidR="00972161">
              <w:rPr>
                <w:noProof/>
                <w:webHidden/>
              </w:rPr>
              <w:t>91</w:t>
            </w:r>
            <w:r w:rsidR="00554310">
              <w:rPr>
                <w:noProof/>
                <w:webHidden/>
              </w:rPr>
              <w:fldChar w:fldCharType="end"/>
            </w:r>
          </w:hyperlink>
        </w:p>
        <w:p w:rsidR="007B0DD3" w:rsidRPr="00C65916" w:rsidRDefault="007B0DD3" w:rsidP="007B0DD3">
          <w:pPr>
            <w:ind w:firstLine="720"/>
            <w:rPr>
              <w:rFonts w:cs="Times New Roman"/>
              <w:noProof/>
              <w:szCs w:val="24"/>
            </w:rPr>
          </w:pPr>
          <w:r w:rsidRPr="00C65916">
            <w:rPr>
              <w:rFonts w:cs="Times New Roman"/>
              <w:noProof/>
              <w:szCs w:val="24"/>
            </w:rPr>
            <w:fldChar w:fldCharType="end"/>
          </w:r>
        </w:p>
      </w:sdtContent>
    </w:sdt>
    <w:p w:rsidR="007B0DD3" w:rsidRPr="00C65916" w:rsidRDefault="007B0DD3" w:rsidP="007B0DD3">
      <w:pPr>
        <w:ind w:firstLine="720"/>
        <w:rPr>
          <w:rFonts w:cs="Times New Roman"/>
          <w:color w:val="000000" w:themeColor="text1"/>
          <w:szCs w:val="24"/>
        </w:rPr>
      </w:pPr>
    </w:p>
    <w:p w:rsidR="007B0DD3" w:rsidRPr="00C65916" w:rsidRDefault="007B0DD3" w:rsidP="007B0DD3">
      <w:pPr>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r w:rsidRPr="00C65916">
        <w:rPr>
          <w:rFonts w:cs="Times New Roman"/>
          <w:color w:val="000000" w:themeColor="text1"/>
          <w:szCs w:val="24"/>
        </w:rPr>
        <w:tab/>
      </w:r>
    </w:p>
    <w:p w:rsidR="007B0DD3" w:rsidRPr="00C65916" w:rsidRDefault="007B0DD3" w:rsidP="007B0DD3">
      <w:pPr>
        <w:pStyle w:val="Heading1"/>
      </w:pPr>
      <w:bookmarkStart w:id="1" w:name="_Toc531249202"/>
      <w:bookmarkStart w:id="2" w:name="_Toc22586952"/>
      <w:r w:rsidRPr="00C65916">
        <w:lastRenderedPageBreak/>
        <w:t>LISTS OF FIGURES</w:t>
      </w:r>
      <w:bookmarkEnd w:id="1"/>
      <w:bookmarkEnd w:id="2"/>
    </w:p>
    <w:p w:rsidR="00AD3598" w:rsidRDefault="007B0DD3">
      <w:pPr>
        <w:pStyle w:val="TableofFigures"/>
        <w:tabs>
          <w:tab w:val="right" w:leader="dot" w:pos="8630"/>
        </w:tabs>
        <w:rPr>
          <w:rFonts w:asciiTheme="minorHAnsi" w:eastAsiaTheme="minorEastAsia" w:hAnsiTheme="minorHAnsi"/>
          <w:noProof/>
          <w:sz w:val="22"/>
          <w:lang w:eastAsia="zh-CN"/>
        </w:rPr>
      </w:pPr>
      <w:r w:rsidRPr="00C65916">
        <w:rPr>
          <w:rFonts w:cs="Times New Roman"/>
          <w:szCs w:val="24"/>
        </w:rPr>
        <w:fldChar w:fldCharType="begin"/>
      </w:r>
      <w:r w:rsidRPr="00C65916">
        <w:rPr>
          <w:rFonts w:cs="Times New Roman"/>
          <w:szCs w:val="24"/>
        </w:rPr>
        <w:instrText xml:space="preserve"> TOC \h \z \c "Figure" </w:instrText>
      </w:r>
      <w:r w:rsidRPr="00C65916">
        <w:rPr>
          <w:rFonts w:cs="Times New Roman"/>
          <w:szCs w:val="24"/>
        </w:rPr>
        <w:fldChar w:fldCharType="separate"/>
      </w:r>
      <w:hyperlink w:anchor="_Toc22579771" w:history="1">
        <w:r w:rsidR="00AD3598" w:rsidRPr="00210A62">
          <w:rPr>
            <w:rStyle w:val="Hyperlink"/>
            <w:rFonts w:cs="Times New Roman"/>
            <w:noProof/>
          </w:rPr>
          <w:t>Figure 1. A general designing idea of sequencing data analysis pipeline tool. The tool will take DNA, RNA or protein sequencing data with FASTA format and then go through steps of feature extraction, feature selection, dimensionality reduction, and model construction to generate outputs.</w:t>
        </w:r>
        <w:r w:rsidR="00AD3598">
          <w:rPr>
            <w:noProof/>
            <w:webHidden/>
          </w:rPr>
          <w:tab/>
        </w:r>
        <w:r w:rsidR="00AD3598">
          <w:rPr>
            <w:noProof/>
            <w:webHidden/>
          </w:rPr>
          <w:fldChar w:fldCharType="begin"/>
        </w:r>
        <w:r w:rsidR="00AD3598">
          <w:rPr>
            <w:noProof/>
            <w:webHidden/>
          </w:rPr>
          <w:instrText xml:space="preserve"> PAGEREF _Toc22579771 \h </w:instrText>
        </w:r>
        <w:r w:rsidR="00AD3598">
          <w:rPr>
            <w:noProof/>
            <w:webHidden/>
          </w:rPr>
        </w:r>
        <w:r w:rsidR="00AD3598">
          <w:rPr>
            <w:noProof/>
            <w:webHidden/>
          </w:rPr>
          <w:fldChar w:fldCharType="separate"/>
        </w:r>
        <w:r w:rsidR="00972161">
          <w:rPr>
            <w:noProof/>
            <w:webHidden/>
          </w:rPr>
          <w:t>18</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72" w:history="1">
        <w:r w:rsidR="00AD3598" w:rsidRPr="00210A62">
          <w:rPr>
            <w:rStyle w:val="Hyperlink"/>
            <w:rFonts w:cs="Times New Roman"/>
            <w:noProof/>
          </w:rPr>
          <w:t>Figure 2. The pipeline of ALLFEATURE. The python package contains feature extraction, feature selection, machine learning, deep learning, and performance evaluation. The input is the DNA, RNA or protein sequences with FASTA format or the high-dimension matrix with csv format. The outputs of the pipeline will provide generated feature vectors, prediction accuracy comparison, and suggestion of the best model for researchers.</w:t>
        </w:r>
        <w:r w:rsidR="00AD3598">
          <w:rPr>
            <w:noProof/>
            <w:webHidden/>
          </w:rPr>
          <w:tab/>
        </w:r>
        <w:r w:rsidR="00AD3598">
          <w:rPr>
            <w:noProof/>
            <w:webHidden/>
          </w:rPr>
          <w:fldChar w:fldCharType="begin"/>
        </w:r>
        <w:r w:rsidR="00AD3598">
          <w:rPr>
            <w:noProof/>
            <w:webHidden/>
          </w:rPr>
          <w:instrText xml:space="preserve"> PAGEREF _Toc22579772 \h </w:instrText>
        </w:r>
        <w:r w:rsidR="00AD3598">
          <w:rPr>
            <w:noProof/>
            <w:webHidden/>
          </w:rPr>
        </w:r>
        <w:r w:rsidR="00AD3598">
          <w:rPr>
            <w:noProof/>
            <w:webHidden/>
          </w:rPr>
          <w:fldChar w:fldCharType="separate"/>
        </w:r>
        <w:r w:rsidR="00972161">
          <w:rPr>
            <w:noProof/>
            <w:webHidden/>
          </w:rPr>
          <w:t>19</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73" w:history="1">
        <w:r w:rsidR="00AD3598" w:rsidRPr="00210A62">
          <w:rPr>
            <w:rStyle w:val="Hyperlink"/>
            <w:rFonts w:cs="Times New Roman"/>
            <w:noProof/>
          </w:rPr>
          <w:t>Figure 3. The boxplot of classification accuracies (A) and ROC curves (B) of DNA enhancers using various classifiers with Extra-Tree feature selection method. (A) 13 classifiers all achieve satisfactory accuracy, and SVM, DNN, RNN obtain superior performance than other classifiers. (B) The ROC curves of 13 classifier indicate DNN and RNN achieved better results.</w:t>
        </w:r>
        <w:r w:rsidR="00AD3598">
          <w:rPr>
            <w:noProof/>
            <w:webHidden/>
          </w:rPr>
          <w:tab/>
        </w:r>
        <w:r w:rsidR="00AD3598">
          <w:rPr>
            <w:noProof/>
            <w:webHidden/>
          </w:rPr>
          <w:fldChar w:fldCharType="begin"/>
        </w:r>
        <w:r w:rsidR="00AD3598">
          <w:rPr>
            <w:noProof/>
            <w:webHidden/>
          </w:rPr>
          <w:instrText xml:space="preserve"> PAGEREF _Toc22579773 \h </w:instrText>
        </w:r>
        <w:r w:rsidR="00AD3598">
          <w:rPr>
            <w:noProof/>
            <w:webHidden/>
          </w:rPr>
        </w:r>
        <w:r w:rsidR="00AD3598">
          <w:rPr>
            <w:noProof/>
            <w:webHidden/>
          </w:rPr>
          <w:fldChar w:fldCharType="separate"/>
        </w:r>
        <w:r w:rsidR="00972161">
          <w:rPr>
            <w:noProof/>
            <w:webHidden/>
          </w:rPr>
          <w:t>30</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74" w:history="1">
        <w:r w:rsidR="00AD3598" w:rsidRPr="00210A62">
          <w:rPr>
            <w:rStyle w:val="Hyperlink"/>
            <w:rFonts w:cs="Times New Roman"/>
            <w:noProof/>
          </w:rPr>
          <w:t>Figure 4. The boxplot accuracies (A) and ROC curves (B) under different classifiers on RNA N6-methyladenine sites dataset via ReliefF feature selection. (A) The boxplot of 13 classifiers and deep learning methods achieve better performance and the KNN is the worst. (B) The ROC curves of 13 classifier and DNN, CNN and RNN obtain the best prediction performance.</w:t>
        </w:r>
        <w:r w:rsidR="00AD3598">
          <w:rPr>
            <w:noProof/>
            <w:webHidden/>
          </w:rPr>
          <w:tab/>
        </w:r>
        <w:r w:rsidR="00AD3598">
          <w:rPr>
            <w:noProof/>
            <w:webHidden/>
          </w:rPr>
          <w:fldChar w:fldCharType="begin"/>
        </w:r>
        <w:r w:rsidR="00AD3598">
          <w:rPr>
            <w:noProof/>
            <w:webHidden/>
          </w:rPr>
          <w:instrText xml:space="preserve"> PAGEREF _Toc22579774 \h </w:instrText>
        </w:r>
        <w:r w:rsidR="00AD3598">
          <w:rPr>
            <w:noProof/>
            <w:webHidden/>
          </w:rPr>
        </w:r>
        <w:r w:rsidR="00AD3598">
          <w:rPr>
            <w:noProof/>
            <w:webHidden/>
          </w:rPr>
          <w:fldChar w:fldCharType="separate"/>
        </w:r>
        <w:r w:rsidR="00972161">
          <w:rPr>
            <w:noProof/>
            <w:webHidden/>
          </w:rPr>
          <w:t>32</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75" w:history="1">
        <w:r w:rsidR="00AD3598" w:rsidRPr="00210A62">
          <w:rPr>
            <w:rStyle w:val="Hyperlink"/>
            <w:rFonts w:cs="Times New Roman"/>
            <w:noProof/>
          </w:rPr>
          <w:t xml:space="preserve">Figure 5. The boxplot accuracies (A) and ROC curves (B) under different classifiers on protein-protein interactions dataset via MRMR feature selection. (A) The boxplot of 13 classifiers and LightGBM achieve better performance and the GNB is the worst. (B) The </w:t>
        </w:r>
        <w:r w:rsidR="00AD3598" w:rsidRPr="00210A62">
          <w:rPr>
            <w:rStyle w:val="Hyperlink"/>
            <w:rFonts w:cs="Times New Roman"/>
            <w:noProof/>
          </w:rPr>
          <w:lastRenderedPageBreak/>
          <w:t>ROC curves of 13 classifier and LightGBM and xgBoost obtain the best prediction performance.</w:t>
        </w:r>
        <w:r w:rsidR="00AD3598">
          <w:rPr>
            <w:noProof/>
            <w:webHidden/>
          </w:rPr>
          <w:tab/>
        </w:r>
        <w:r w:rsidR="00AD3598">
          <w:rPr>
            <w:noProof/>
            <w:webHidden/>
          </w:rPr>
          <w:fldChar w:fldCharType="begin"/>
        </w:r>
        <w:r w:rsidR="00AD3598">
          <w:rPr>
            <w:noProof/>
            <w:webHidden/>
          </w:rPr>
          <w:instrText xml:space="preserve"> PAGEREF _Toc22579775 \h </w:instrText>
        </w:r>
        <w:r w:rsidR="00AD3598">
          <w:rPr>
            <w:noProof/>
            <w:webHidden/>
          </w:rPr>
        </w:r>
        <w:r w:rsidR="00AD3598">
          <w:rPr>
            <w:noProof/>
            <w:webHidden/>
          </w:rPr>
          <w:fldChar w:fldCharType="separate"/>
        </w:r>
        <w:r w:rsidR="00972161">
          <w:rPr>
            <w:noProof/>
            <w:webHidden/>
          </w:rPr>
          <w:t>34</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76" w:history="1">
        <w:r w:rsidR="00AD3598" w:rsidRPr="00210A62">
          <w:rPr>
            <w:rStyle w:val="Hyperlink"/>
            <w:rFonts w:cs="Times New Roman"/>
            <w:noProof/>
          </w:rPr>
          <w:t>Figure 6. Workflow of the data preprocessing, including initial eGFR data, demographic and disease information, and data merging and filtering. This process resulted in 61,740 samples with 15 variables each.</w:t>
        </w:r>
        <w:r w:rsidR="00AD3598">
          <w:rPr>
            <w:noProof/>
            <w:webHidden/>
          </w:rPr>
          <w:tab/>
        </w:r>
        <w:r w:rsidR="00AD3598">
          <w:rPr>
            <w:noProof/>
            <w:webHidden/>
          </w:rPr>
          <w:fldChar w:fldCharType="begin"/>
        </w:r>
        <w:r w:rsidR="00AD3598">
          <w:rPr>
            <w:noProof/>
            <w:webHidden/>
          </w:rPr>
          <w:instrText xml:space="preserve"> PAGEREF _Toc22579776 \h </w:instrText>
        </w:r>
        <w:r w:rsidR="00AD3598">
          <w:rPr>
            <w:noProof/>
            <w:webHidden/>
          </w:rPr>
        </w:r>
        <w:r w:rsidR="00AD3598">
          <w:rPr>
            <w:noProof/>
            <w:webHidden/>
          </w:rPr>
          <w:fldChar w:fldCharType="separate"/>
        </w:r>
        <w:r w:rsidR="00972161">
          <w:rPr>
            <w:noProof/>
            <w:webHidden/>
          </w:rPr>
          <w:t>42</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77" w:history="1">
        <w:r w:rsidR="00AD3598" w:rsidRPr="00210A62">
          <w:rPr>
            <w:rStyle w:val="Hyperlink"/>
            <w:rFonts w:cs="Times New Roman"/>
            <w:noProof/>
          </w:rPr>
          <w:t xml:space="preserve">Figure 7. Goodness of fit based on </w:t>
        </w:r>
        <m:oMath>
          <m:r>
            <w:rPr>
              <w:rStyle w:val="Hyperlink"/>
              <w:rFonts w:ascii="Cambria Math" w:hAnsi="Cambria Math" w:cs="Times New Roman"/>
              <w:noProof/>
            </w:rPr>
            <m:t>R2</m:t>
          </m:r>
        </m:oMath>
        <w:r w:rsidR="00AD3598" w:rsidRPr="00210A62">
          <w:rPr>
            <w:rStyle w:val="Hyperlink"/>
            <w:rFonts w:cs="Times New Roman"/>
            <w:noProof/>
          </w:rPr>
          <w:t xml:space="preserve"> of the Random Forest Regression model in predicting eGFR in year 1 to year 3 for the default and optimized models. RMSE comparison for each year is also provided for the default and optimized models.</w:t>
        </w:r>
        <w:r w:rsidR="00AD3598">
          <w:rPr>
            <w:noProof/>
            <w:webHidden/>
          </w:rPr>
          <w:tab/>
        </w:r>
        <w:r w:rsidR="00AD3598">
          <w:rPr>
            <w:noProof/>
            <w:webHidden/>
          </w:rPr>
          <w:fldChar w:fldCharType="begin"/>
        </w:r>
        <w:r w:rsidR="00AD3598">
          <w:rPr>
            <w:noProof/>
            <w:webHidden/>
          </w:rPr>
          <w:instrText xml:space="preserve"> PAGEREF _Toc22579777 \h </w:instrText>
        </w:r>
        <w:r w:rsidR="00AD3598">
          <w:rPr>
            <w:noProof/>
            <w:webHidden/>
          </w:rPr>
        </w:r>
        <w:r w:rsidR="00AD3598">
          <w:rPr>
            <w:noProof/>
            <w:webHidden/>
          </w:rPr>
          <w:fldChar w:fldCharType="separate"/>
        </w:r>
        <w:r w:rsidR="00972161">
          <w:rPr>
            <w:noProof/>
            <w:webHidden/>
          </w:rPr>
          <w:t>47</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78" w:history="1">
        <w:r w:rsidR="00AD3598" w:rsidRPr="00210A62">
          <w:rPr>
            <w:rStyle w:val="Hyperlink"/>
            <w:rFonts w:cs="Times New Roman"/>
            <w:noProof/>
          </w:rPr>
          <w:t>Figure 8. Feature importance in predicting eGFR values in years 1-3 using optimized parameter values in Random Forest Regression.</w:t>
        </w:r>
        <w:r w:rsidR="00AD3598">
          <w:rPr>
            <w:noProof/>
            <w:webHidden/>
          </w:rPr>
          <w:tab/>
        </w:r>
        <w:r w:rsidR="00AD3598">
          <w:rPr>
            <w:noProof/>
            <w:webHidden/>
          </w:rPr>
          <w:fldChar w:fldCharType="begin"/>
        </w:r>
        <w:r w:rsidR="00AD3598">
          <w:rPr>
            <w:noProof/>
            <w:webHidden/>
          </w:rPr>
          <w:instrText xml:space="preserve"> PAGEREF _Toc22579778 \h </w:instrText>
        </w:r>
        <w:r w:rsidR="00AD3598">
          <w:rPr>
            <w:noProof/>
            <w:webHidden/>
          </w:rPr>
        </w:r>
        <w:r w:rsidR="00AD3598">
          <w:rPr>
            <w:noProof/>
            <w:webHidden/>
          </w:rPr>
          <w:fldChar w:fldCharType="separate"/>
        </w:r>
        <w:r w:rsidR="00972161">
          <w:rPr>
            <w:noProof/>
            <w:webHidden/>
          </w:rPr>
          <w:t>47</w:t>
        </w:r>
        <w:r w:rsidR="00AD3598">
          <w:rPr>
            <w:noProof/>
            <w:webHidden/>
          </w:rPr>
          <w:fldChar w:fldCharType="end"/>
        </w:r>
      </w:hyperlink>
    </w:p>
    <w:p w:rsidR="007B0DD3" w:rsidRPr="00C65916" w:rsidRDefault="007B0DD3" w:rsidP="007B0DD3">
      <w:pPr>
        <w:pStyle w:val="TableofFigures"/>
        <w:tabs>
          <w:tab w:val="right" w:leader="dot" w:pos="8630"/>
        </w:tabs>
        <w:rPr>
          <w:rFonts w:cs="Times New Roman"/>
          <w:szCs w:val="24"/>
        </w:rPr>
      </w:pPr>
      <w:r w:rsidRPr="00C65916">
        <w:rPr>
          <w:rFonts w:cs="Times New Roman"/>
          <w:szCs w:val="24"/>
        </w:rPr>
        <w:fldChar w:fldCharType="end"/>
      </w:r>
    </w:p>
    <w:p w:rsidR="007B0DD3" w:rsidRPr="00C65916" w:rsidRDefault="007B0DD3" w:rsidP="007B0DD3">
      <w:pPr>
        <w:rPr>
          <w:rFonts w:cs="Times New Roman"/>
          <w:szCs w:val="24"/>
        </w:rPr>
      </w:pPr>
    </w:p>
    <w:p w:rsidR="007B0DD3" w:rsidRPr="00C65916" w:rsidRDefault="007B0DD3" w:rsidP="007B0DD3">
      <w:pPr>
        <w:pStyle w:val="TableofFigures"/>
        <w:tabs>
          <w:tab w:val="right" w:leader="dot" w:pos="8630"/>
        </w:tabs>
        <w:rPr>
          <w:rFonts w:cs="Times New Roman"/>
          <w:szCs w:val="24"/>
        </w:rPr>
      </w:pPr>
      <w:r w:rsidRPr="00C65916">
        <w:rPr>
          <w:rFonts w:cs="Times New Roman"/>
          <w:color w:val="000000" w:themeColor="text1"/>
          <w:szCs w:val="24"/>
        </w:rPr>
        <w:br w:type="page"/>
      </w:r>
    </w:p>
    <w:p w:rsidR="007B0DD3" w:rsidRPr="00C65916" w:rsidRDefault="007B0DD3" w:rsidP="007B0DD3">
      <w:pPr>
        <w:pStyle w:val="Heading1"/>
      </w:pPr>
      <w:bookmarkStart w:id="3" w:name="_Toc531249203"/>
      <w:bookmarkStart w:id="4" w:name="_Toc22586953"/>
      <w:r w:rsidRPr="00C65916">
        <w:lastRenderedPageBreak/>
        <w:t>LIST OF TABLES</w:t>
      </w:r>
      <w:bookmarkEnd w:id="3"/>
      <w:bookmarkEnd w:id="4"/>
    </w:p>
    <w:p w:rsidR="00AD3598" w:rsidRDefault="007B0DD3">
      <w:pPr>
        <w:pStyle w:val="TableofFigures"/>
        <w:tabs>
          <w:tab w:val="right" w:leader="dot" w:pos="8630"/>
        </w:tabs>
        <w:rPr>
          <w:rFonts w:asciiTheme="minorHAnsi" w:eastAsiaTheme="minorEastAsia" w:hAnsiTheme="minorHAnsi"/>
          <w:noProof/>
          <w:sz w:val="22"/>
          <w:lang w:eastAsia="zh-CN"/>
        </w:rPr>
      </w:pPr>
      <w:r w:rsidRPr="00C65916">
        <w:rPr>
          <w:rFonts w:cs="Times New Roman"/>
          <w:szCs w:val="24"/>
        </w:rPr>
        <w:fldChar w:fldCharType="begin"/>
      </w:r>
      <w:r w:rsidRPr="00C65916">
        <w:rPr>
          <w:rFonts w:cs="Times New Roman"/>
          <w:szCs w:val="24"/>
        </w:rPr>
        <w:instrText xml:space="preserve"> TOC \h \z \c "Table" </w:instrText>
      </w:r>
      <w:r w:rsidRPr="00C65916">
        <w:rPr>
          <w:rFonts w:cs="Times New Roman"/>
          <w:szCs w:val="24"/>
        </w:rPr>
        <w:fldChar w:fldCharType="separate"/>
      </w:r>
      <w:hyperlink w:anchor="_Toc22579779" w:history="1">
        <w:r w:rsidR="00AD3598" w:rsidRPr="002579D9">
          <w:rPr>
            <w:rStyle w:val="Hyperlink"/>
            <w:rFonts w:cs="Times New Roman"/>
            <w:noProof/>
          </w:rPr>
          <w:t>Table 1. List of 16 DNA feature extraction methods and 12 RNA feature extraction methods</w:t>
        </w:r>
        <w:r w:rsidR="00AD3598">
          <w:rPr>
            <w:noProof/>
            <w:webHidden/>
          </w:rPr>
          <w:tab/>
        </w:r>
        <w:r w:rsidR="00AD3598">
          <w:rPr>
            <w:noProof/>
            <w:webHidden/>
          </w:rPr>
          <w:fldChar w:fldCharType="begin"/>
        </w:r>
        <w:r w:rsidR="00AD3598">
          <w:rPr>
            <w:noProof/>
            <w:webHidden/>
          </w:rPr>
          <w:instrText xml:space="preserve"> PAGEREF _Toc22579779 \h </w:instrText>
        </w:r>
        <w:r w:rsidR="00AD3598">
          <w:rPr>
            <w:noProof/>
            <w:webHidden/>
          </w:rPr>
        </w:r>
        <w:r w:rsidR="00AD3598">
          <w:rPr>
            <w:noProof/>
            <w:webHidden/>
          </w:rPr>
          <w:fldChar w:fldCharType="separate"/>
        </w:r>
        <w:r w:rsidR="00972161">
          <w:rPr>
            <w:noProof/>
            <w:webHidden/>
          </w:rPr>
          <w:t>21</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80" w:history="1">
        <w:r w:rsidR="00AD3598" w:rsidRPr="002579D9">
          <w:rPr>
            <w:rStyle w:val="Hyperlink"/>
            <w:rFonts w:cs="Times New Roman"/>
            <w:noProof/>
          </w:rPr>
          <w:t>Table 2. List of 32 Protein feature extraction methods and their description</w:t>
        </w:r>
        <w:r w:rsidR="00AD3598">
          <w:rPr>
            <w:noProof/>
            <w:webHidden/>
          </w:rPr>
          <w:tab/>
        </w:r>
        <w:r w:rsidR="00AD3598">
          <w:rPr>
            <w:noProof/>
            <w:webHidden/>
          </w:rPr>
          <w:fldChar w:fldCharType="begin"/>
        </w:r>
        <w:r w:rsidR="00AD3598">
          <w:rPr>
            <w:noProof/>
            <w:webHidden/>
          </w:rPr>
          <w:instrText xml:space="preserve"> PAGEREF _Toc22579780 \h </w:instrText>
        </w:r>
        <w:r w:rsidR="00AD3598">
          <w:rPr>
            <w:noProof/>
            <w:webHidden/>
          </w:rPr>
        </w:r>
        <w:r w:rsidR="00AD3598">
          <w:rPr>
            <w:noProof/>
            <w:webHidden/>
          </w:rPr>
          <w:fldChar w:fldCharType="separate"/>
        </w:r>
        <w:r w:rsidR="00972161">
          <w:rPr>
            <w:noProof/>
            <w:webHidden/>
          </w:rPr>
          <w:t>23</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81" w:history="1">
        <w:r w:rsidR="00AD3598" w:rsidRPr="002579D9">
          <w:rPr>
            <w:rStyle w:val="Hyperlink"/>
            <w:rFonts w:cs="Times New Roman"/>
            <w:noProof/>
          </w:rPr>
          <w:t>Table 3. Feature selection and dimensionality reduction methods</w:t>
        </w:r>
        <w:r w:rsidR="00AD3598">
          <w:rPr>
            <w:noProof/>
            <w:webHidden/>
          </w:rPr>
          <w:tab/>
        </w:r>
        <w:r w:rsidR="00AD3598">
          <w:rPr>
            <w:noProof/>
            <w:webHidden/>
          </w:rPr>
          <w:fldChar w:fldCharType="begin"/>
        </w:r>
        <w:r w:rsidR="00AD3598">
          <w:rPr>
            <w:noProof/>
            <w:webHidden/>
          </w:rPr>
          <w:instrText xml:space="preserve"> PAGEREF _Toc22579781 \h </w:instrText>
        </w:r>
        <w:r w:rsidR="00AD3598">
          <w:rPr>
            <w:noProof/>
            <w:webHidden/>
          </w:rPr>
        </w:r>
        <w:r w:rsidR="00AD3598">
          <w:rPr>
            <w:noProof/>
            <w:webHidden/>
          </w:rPr>
          <w:fldChar w:fldCharType="separate"/>
        </w:r>
        <w:r w:rsidR="00972161">
          <w:rPr>
            <w:noProof/>
            <w:webHidden/>
          </w:rPr>
          <w:t>25</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82" w:history="1">
        <w:r w:rsidR="00AD3598" w:rsidRPr="002579D9">
          <w:rPr>
            <w:rStyle w:val="Hyperlink"/>
            <w:rFonts w:cs="Times New Roman"/>
            <w:noProof/>
          </w:rPr>
          <w:t>Table 4. Classification accuracies based on different feature descriptors of DNA enhancers</w:t>
        </w:r>
        <w:r w:rsidR="00AD3598">
          <w:rPr>
            <w:noProof/>
            <w:webHidden/>
          </w:rPr>
          <w:tab/>
        </w:r>
        <w:r w:rsidR="00AD3598">
          <w:rPr>
            <w:noProof/>
            <w:webHidden/>
          </w:rPr>
          <w:fldChar w:fldCharType="begin"/>
        </w:r>
        <w:r w:rsidR="00AD3598">
          <w:rPr>
            <w:noProof/>
            <w:webHidden/>
          </w:rPr>
          <w:instrText xml:space="preserve"> PAGEREF _Toc22579782 \h </w:instrText>
        </w:r>
        <w:r w:rsidR="00AD3598">
          <w:rPr>
            <w:noProof/>
            <w:webHidden/>
          </w:rPr>
        </w:r>
        <w:r w:rsidR="00AD3598">
          <w:rPr>
            <w:noProof/>
            <w:webHidden/>
          </w:rPr>
          <w:fldChar w:fldCharType="separate"/>
        </w:r>
        <w:r w:rsidR="00972161">
          <w:rPr>
            <w:noProof/>
            <w:webHidden/>
          </w:rPr>
          <w:t>29</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83" w:history="1">
        <w:r w:rsidR="00AD3598" w:rsidRPr="002579D9">
          <w:rPr>
            <w:rStyle w:val="Hyperlink"/>
            <w:rFonts w:cs="Times New Roman"/>
            <w:noProof/>
          </w:rPr>
          <w:t>Table 5. Comparison of number of features and modeling execution time of DNA enhancers</w:t>
        </w:r>
        <w:r w:rsidR="00AD3598">
          <w:rPr>
            <w:noProof/>
            <w:webHidden/>
          </w:rPr>
          <w:tab/>
        </w:r>
        <w:r w:rsidR="00AD3598">
          <w:rPr>
            <w:noProof/>
            <w:webHidden/>
          </w:rPr>
          <w:fldChar w:fldCharType="begin"/>
        </w:r>
        <w:r w:rsidR="00AD3598">
          <w:rPr>
            <w:noProof/>
            <w:webHidden/>
          </w:rPr>
          <w:instrText xml:space="preserve"> PAGEREF _Toc22579783 \h </w:instrText>
        </w:r>
        <w:r w:rsidR="00AD3598">
          <w:rPr>
            <w:noProof/>
            <w:webHidden/>
          </w:rPr>
        </w:r>
        <w:r w:rsidR="00AD3598">
          <w:rPr>
            <w:noProof/>
            <w:webHidden/>
          </w:rPr>
          <w:fldChar w:fldCharType="separate"/>
        </w:r>
        <w:r w:rsidR="00972161">
          <w:rPr>
            <w:noProof/>
            <w:webHidden/>
          </w:rPr>
          <w:t>29</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84" w:history="1">
        <w:r w:rsidR="00AD3598" w:rsidRPr="002579D9">
          <w:rPr>
            <w:rStyle w:val="Hyperlink"/>
            <w:rFonts w:cs="Times New Roman"/>
            <w:noProof/>
          </w:rPr>
          <w:t>Table 6. Classification accuracies based on different feature descriptors of RNA N6-methyladenine sites</w:t>
        </w:r>
        <w:r w:rsidR="00AD3598">
          <w:rPr>
            <w:noProof/>
            <w:webHidden/>
          </w:rPr>
          <w:tab/>
        </w:r>
        <w:r w:rsidR="00AD3598">
          <w:rPr>
            <w:noProof/>
            <w:webHidden/>
          </w:rPr>
          <w:fldChar w:fldCharType="begin"/>
        </w:r>
        <w:r w:rsidR="00AD3598">
          <w:rPr>
            <w:noProof/>
            <w:webHidden/>
          </w:rPr>
          <w:instrText xml:space="preserve"> PAGEREF _Toc22579784 \h </w:instrText>
        </w:r>
        <w:r w:rsidR="00AD3598">
          <w:rPr>
            <w:noProof/>
            <w:webHidden/>
          </w:rPr>
        </w:r>
        <w:r w:rsidR="00AD3598">
          <w:rPr>
            <w:noProof/>
            <w:webHidden/>
          </w:rPr>
          <w:fldChar w:fldCharType="separate"/>
        </w:r>
        <w:r w:rsidR="00972161">
          <w:rPr>
            <w:noProof/>
            <w:webHidden/>
          </w:rPr>
          <w:t>31</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85" w:history="1">
        <w:r w:rsidR="00AD3598" w:rsidRPr="002579D9">
          <w:rPr>
            <w:rStyle w:val="Hyperlink"/>
            <w:rFonts w:cs="Times New Roman"/>
            <w:noProof/>
          </w:rPr>
          <w:t>Table 7. Comparison of number of features and modeling execution time of RNA 6mA data</w:t>
        </w:r>
        <w:r w:rsidR="00AD3598">
          <w:rPr>
            <w:noProof/>
            <w:webHidden/>
          </w:rPr>
          <w:tab/>
        </w:r>
        <w:r w:rsidR="00AD3598">
          <w:rPr>
            <w:noProof/>
            <w:webHidden/>
          </w:rPr>
          <w:fldChar w:fldCharType="begin"/>
        </w:r>
        <w:r w:rsidR="00AD3598">
          <w:rPr>
            <w:noProof/>
            <w:webHidden/>
          </w:rPr>
          <w:instrText xml:space="preserve"> PAGEREF _Toc22579785 \h </w:instrText>
        </w:r>
        <w:r w:rsidR="00AD3598">
          <w:rPr>
            <w:noProof/>
            <w:webHidden/>
          </w:rPr>
        </w:r>
        <w:r w:rsidR="00AD3598">
          <w:rPr>
            <w:noProof/>
            <w:webHidden/>
          </w:rPr>
          <w:fldChar w:fldCharType="separate"/>
        </w:r>
        <w:r w:rsidR="00972161">
          <w:rPr>
            <w:noProof/>
            <w:webHidden/>
          </w:rPr>
          <w:t>31</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86" w:history="1">
        <w:r w:rsidR="00AD3598" w:rsidRPr="002579D9">
          <w:rPr>
            <w:rStyle w:val="Hyperlink"/>
            <w:rFonts w:cs="Times New Roman"/>
            <w:noProof/>
          </w:rPr>
          <w:t>Table 8. Classification accuracies based on different feature descriptors of protein-protein interactions data</w:t>
        </w:r>
        <w:r w:rsidR="00AD3598">
          <w:rPr>
            <w:noProof/>
            <w:webHidden/>
          </w:rPr>
          <w:tab/>
        </w:r>
        <w:r w:rsidR="00AD3598">
          <w:rPr>
            <w:noProof/>
            <w:webHidden/>
          </w:rPr>
          <w:fldChar w:fldCharType="begin"/>
        </w:r>
        <w:r w:rsidR="00AD3598">
          <w:rPr>
            <w:noProof/>
            <w:webHidden/>
          </w:rPr>
          <w:instrText xml:space="preserve"> PAGEREF _Toc22579786 \h </w:instrText>
        </w:r>
        <w:r w:rsidR="00AD3598">
          <w:rPr>
            <w:noProof/>
            <w:webHidden/>
          </w:rPr>
        </w:r>
        <w:r w:rsidR="00AD3598">
          <w:rPr>
            <w:noProof/>
            <w:webHidden/>
          </w:rPr>
          <w:fldChar w:fldCharType="separate"/>
        </w:r>
        <w:r w:rsidR="00972161">
          <w:rPr>
            <w:noProof/>
            <w:webHidden/>
          </w:rPr>
          <w:t>33</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87" w:history="1">
        <w:r w:rsidR="00AD3598" w:rsidRPr="002579D9">
          <w:rPr>
            <w:rStyle w:val="Hyperlink"/>
            <w:rFonts w:cs="Times New Roman"/>
            <w:noProof/>
          </w:rPr>
          <w:t>Table 9. Comparison of number of features and modeling execution time of PPIs</w:t>
        </w:r>
        <w:r w:rsidR="00AD3598">
          <w:rPr>
            <w:noProof/>
            <w:webHidden/>
          </w:rPr>
          <w:tab/>
        </w:r>
        <w:r w:rsidR="00AD3598">
          <w:rPr>
            <w:noProof/>
            <w:webHidden/>
          </w:rPr>
          <w:fldChar w:fldCharType="begin"/>
        </w:r>
        <w:r w:rsidR="00AD3598">
          <w:rPr>
            <w:noProof/>
            <w:webHidden/>
          </w:rPr>
          <w:instrText xml:space="preserve"> PAGEREF _Toc22579787 \h </w:instrText>
        </w:r>
        <w:r w:rsidR="00AD3598">
          <w:rPr>
            <w:noProof/>
            <w:webHidden/>
          </w:rPr>
        </w:r>
        <w:r w:rsidR="00AD3598">
          <w:rPr>
            <w:noProof/>
            <w:webHidden/>
          </w:rPr>
          <w:fldChar w:fldCharType="separate"/>
        </w:r>
        <w:r w:rsidR="00972161">
          <w:rPr>
            <w:noProof/>
            <w:webHidden/>
          </w:rPr>
          <w:t>33</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88" w:history="1">
        <w:r w:rsidR="00AD3598" w:rsidRPr="002579D9">
          <w:rPr>
            <w:rStyle w:val="Hyperlink"/>
            <w:rFonts w:cs="Times New Roman"/>
            <w:noProof/>
          </w:rPr>
          <w:t>Table 10. Predictor and covariate data type breakdown</w:t>
        </w:r>
        <w:r w:rsidR="00AD3598">
          <w:rPr>
            <w:noProof/>
            <w:webHidden/>
          </w:rPr>
          <w:tab/>
        </w:r>
        <w:r w:rsidR="00AD3598">
          <w:rPr>
            <w:noProof/>
            <w:webHidden/>
          </w:rPr>
          <w:fldChar w:fldCharType="begin"/>
        </w:r>
        <w:r w:rsidR="00AD3598">
          <w:rPr>
            <w:noProof/>
            <w:webHidden/>
          </w:rPr>
          <w:instrText xml:space="preserve"> PAGEREF _Toc22579788 \h </w:instrText>
        </w:r>
        <w:r w:rsidR="00AD3598">
          <w:rPr>
            <w:noProof/>
            <w:webHidden/>
          </w:rPr>
        </w:r>
        <w:r w:rsidR="00AD3598">
          <w:rPr>
            <w:noProof/>
            <w:webHidden/>
          </w:rPr>
          <w:fldChar w:fldCharType="separate"/>
        </w:r>
        <w:r w:rsidR="00972161">
          <w:rPr>
            <w:noProof/>
            <w:webHidden/>
          </w:rPr>
          <w:t>40</w:t>
        </w:r>
        <w:r w:rsidR="00AD3598">
          <w:rPr>
            <w:noProof/>
            <w:webHidden/>
          </w:rPr>
          <w:fldChar w:fldCharType="end"/>
        </w:r>
      </w:hyperlink>
    </w:p>
    <w:p w:rsidR="00AD3598" w:rsidRDefault="009D2713">
      <w:pPr>
        <w:pStyle w:val="TableofFigures"/>
        <w:tabs>
          <w:tab w:val="right" w:leader="dot" w:pos="8630"/>
        </w:tabs>
        <w:rPr>
          <w:rFonts w:asciiTheme="minorHAnsi" w:eastAsiaTheme="minorEastAsia" w:hAnsiTheme="minorHAnsi"/>
          <w:noProof/>
          <w:sz w:val="22"/>
          <w:lang w:eastAsia="zh-CN"/>
        </w:rPr>
      </w:pPr>
      <w:hyperlink w:anchor="_Toc22579789" w:history="1">
        <w:r w:rsidR="00AD3598" w:rsidRPr="002579D9">
          <w:rPr>
            <w:rStyle w:val="Hyperlink"/>
            <w:rFonts w:cs="Times New Roman"/>
            <w:noProof/>
          </w:rPr>
          <w:t>Table 11. Hyperparameters used in the Random Forest Regression for the default and optimized models.</w:t>
        </w:r>
        <w:r w:rsidR="00AD3598">
          <w:rPr>
            <w:noProof/>
            <w:webHidden/>
          </w:rPr>
          <w:tab/>
        </w:r>
        <w:r w:rsidR="00AD3598">
          <w:rPr>
            <w:noProof/>
            <w:webHidden/>
          </w:rPr>
          <w:fldChar w:fldCharType="begin"/>
        </w:r>
        <w:r w:rsidR="00AD3598">
          <w:rPr>
            <w:noProof/>
            <w:webHidden/>
          </w:rPr>
          <w:instrText xml:space="preserve"> PAGEREF _Toc22579789 \h </w:instrText>
        </w:r>
        <w:r w:rsidR="00AD3598">
          <w:rPr>
            <w:noProof/>
            <w:webHidden/>
          </w:rPr>
        </w:r>
        <w:r w:rsidR="00AD3598">
          <w:rPr>
            <w:noProof/>
            <w:webHidden/>
          </w:rPr>
          <w:fldChar w:fldCharType="separate"/>
        </w:r>
        <w:r w:rsidR="00972161">
          <w:rPr>
            <w:noProof/>
            <w:webHidden/>
          </w:rPr>
          <w:t>46</w:t>
        </w:r>
        <w:r w:rsidR="00AD3598">
          <w:rPr>
            <w:noProof/>
            <w:webHidden/>
          </w:rPr>
          <w:fldChar w:fldCharType="end"/>
        </w:r>
      </w:hyperlink>
    </w:p>
    <w:p w:rsidR="007B0DD3" w:rsidRPr="00C65916" w:rsidRDefault="007B0DD3" w:rsidP="00107552">
      <w:pPr>
        <w:rPr>
          <w:rFonts w:cs="Times New Roman"/>
          <w:color w:val="000000" w:themeColor="text1"/>
          <w:szCs w:val="24"/>
        </w:rPr>
      </w:pPr>
      <w:r w:rsidRPr="00C65916">
        <w:rPr>
          <w:rFonts w:cs="Times New Roman"/>
          <w:szCs w:val="24"/>
        </w:rPr>
        <w:fldChar w:fldCharType="end"/>
      </w:r>
    </w:p>
    <w:p w:rsidR="007B0DD3" w:rsidRPr="00C65916" w:rsidRDefault="007B0DD3" w:rsidP="007B0DD3">
      <w:pPr>
        <w:ind w:firstLine="720"/>
        <w:rPr>
          <w:rFonts w:cs="Times New Roman"/>
          <w:color w:val="000000" w:themeColor="text1"/>
          <w:szCs w:val="24"/>
        </w:rPr>
      </w:pPr>
    </w:p>
    <w:p w:rsidR="007B0DD3" w:rsidRPr="00C65916" w:rsidRDefault="007B0DD3" w:rsidP="007B0DD3">
      <w:pPr>
        <w:ind w:firstLine="720"/>
        <w:rPr>
          <w:rFonts w:cs="Times New Roman"/>
          <w:color w:val="000000" w:themeColor="text1"/>
          <w:szCs w:val="24"/>
        </w:rPr>
        <w:sectPr w:rsidR="007B0DD3" w:rsidRPr="00C65916" w:rsidSect="007B0DD3">
          <w:headerReference w:type="default" r:id="rId8"/>
          <w:headerReference w:type="first" r:id="rId9"/>
          <w:pgSz w:w="12240" w:h="15840"/>
          <w:pgMar w:top="1440" w:right="1440" w:bottom="1440" w:left="2160" w:header="720" w:footer="720" w:gutter="0"/>
          <w:pgNumType w:fmt="lowerRoman"/>
          <w:cols w:space="720"/>
          <w:titlePg/>
          <w:docGrid w:linePitch="360"/>
        </w:sectPr>
      </w:pPr>
    </w:p>
    <w:p w:rsidR="007B0DD3" w:rsidRPr="00C65916" w:rsidRDefault="007B0DD3" w:rsidP="007B0DD3">
      <w:pPr>
        <w:pStyle w:val="Heading1"/>
      </w:pPr>
      <w:bookmarkStart w:id="5" w:name="_Toc22586954"/>
      <w:r w:rsidRPr="00C65916">
        <w:lastRenderedPageBreak/>
        <w:t>ABSTRACT</w:t>
      </w:r>
      <w:bookmarkEnd w:id="5"/>
    </w:p>
    <w:p w:rsidR="007B0DD3" w:rsidRPr="00C65916" w:rsidRDefault="007B0DD3" w:rsidP="007B0DD3">
      <w:pPr>
        <w:jc w:val="center"/>
        <w:rPr>
          <w:rFonts w:cs="Times New Roman"/>
          <w:szCs w:val="24"/>
        </w:rPr>
      </w:pPr>
      <w:r w:rsidRPr="00C65916">
        <w:rPr>
          <w:rFonts w:cs="Times New Roman"/>
          <w:szCs w:val="24"/>
        </w:rPr>
        <w:t xml:space="preserve">APPLYING MACHINE LEARNING ALGORITHMS </w:t>
      </w:r>
      <w:r>
        <w:rPr>
          <w:rFonts w:cs="Times New Roman"/>
          <w:szCs w:val="24"/>
        </w:rPr>
        <w:t>FOR THE ANALYSIS OF BIOLOGICAL SEQUENCES AND MEDICAL RECORDS</w:t>
      </w:r>
    </w:p>
    <w:p w:rsidR="007B0DD3" w:rsidRPr="00C65916" w:rsidRDefault="007B0DD3" w:rsidP="007B0DD3">
      <w:pPr>
        <w:jc w:val="center"/>
        <w:rPr>
          <w:rFonts w:cs="Times New Roman"/>
          <w:szCs w:val="24"/>
        </w:rPr>
      </w:pPr>
      <w:r w:rsidRPr="00C65916">
        <w:rPr>
          <w:rFonts w:cs="Times New Roman"/>
          <w:szCs w:val="24"/>
        </w:rPr>
        <w:t>SHAOPENG GU</w:t>
      </w:r>
    </w:p>
    <w:p w:rsidR="00E2747D" w:rsidRDefault="007B0DD3" w:rsidP="007B0DD3">
      <w:pPr>
        <w:ind w:firstLine="720"/>
        <w:rPr>
          <w:rFonts w:cs="Times New Roman"/>
          <w:szCs w:val="24"/>
        </w:rPr>
      </w:pPr>
      <w:r w:rsidRPr="00C65916">
        <w:rPr>
          <w:rFonts w:cs="Times New Roman"/>
          <w:szCs w:val="24"/>
        </w:rPr>
        <w:t>The appearance of next</w:t>
      </w:r>
      <w:r>
        <w:rPr>
          <w:rFonts w:cs="Times New Roman"/>
          <w:szCs w:val="24"/>
        </w:rPr>
        <w:t>-</w:t>
      </w:r>
      <w:r w:rsidRPr="00C65916">
        <w:rPr>
          <w:rFonts w:cs="Times New Roman"/>
          <w:szCs w:val="24"/>
        </w:rPr>
        <w:t xml:space="preserve">generation sequencing (NGS) technology </w:t>
      </w:r>
      <w:r>
        <w:rPr>
          <w:rFonts w:cs="Times New Roman"/>
          <w:szCs w:val="24"/>
        </w:rPr>
        <w:t>has</w:t>
      </w:r>
      <w:r w:rsidRPr="00C65916">
        <w:rPr>
          <w:rFonts w:cs="Times New Roman"/>
          <w:szCs w:val="24"/>
        </w:rPr>
        <w:t xml:space="preserve"> significantly improved the quantities and qualities of biological sequences. How to </w:t>
      </w:r>
      <w:r w:rsidR="00E2747D">
        <w:rPr>
          <w:rFonts w:cs="Times New Roman"/>
          <w:szCs w:val="24"/>
        </w:rPr>
        <w:t>infer</w:t>
      </w:r>
      <w:r w:rsidRPr="00C65916">
        <w:rPr>
          <w:rFonts w:cs="Times New Roman"/>
          <w:szCs w:val="24"/>
        </w:rPr>
        <w:t xml:space="preserve"> the structure and function from</w:t>
      </w:r>
      <w:r w:rsidR="00E2747D">
        <w:rPr>
          <w:rFonts w:cs="Times New Roman"/>
          <w:szCs w:val="24"/>
        </w:rPr>
        <w:t xml:space="preserve"> </w:t>
      </w:r>
      <w:r w:rsidRPr="00C65916">
        <w:rPr>
          <w:rFonts w:cs="Times New Roman"/>
          <w:szCs w:val="24"/>
        </w:rPr>
        <w:t>biological sequences</w:t>
      </w:r>
      <w:r w:rsidR="00E2747D">
        <w:rPr>
          <w:rFonts w:cs="Times New Roman"/>
          <w:szCs w:val="24"/>
        </w:rPr>
        <w:t xml:space="preserve"> (DNA, RNA, and Protein)</w:t>
      </w:r>
      <w:r w:rsidRPr="00C65916">
        <w:rPr>
          <w:rFonts w:cs="Times New Roman"/>
          <w:szCs w:val="24"/>
        </w:rPr>
        <w:t xml:space="preserve"> is </w:t>
      </w:r>
      <w:r w:rsidR="00E2747D">
        <w:rPr>
          <w:rFonts w:cs="Times New Roman"/>
          <w:szCs w:val="24"/>
        </w:rPr>
        <w:t xml:space="preserve">a fundamentally important task </w:t>
      </w:r>
      <w:r w:rsidRPr="00C65916">
        <w:rPr>
          <w:rFonts w:cs="Times New Roman"/>
          <w:szCs w:val="24"/>
        </w:rPr>
        <w:t>for biological research, disease diagnosis, biotechnology</w:t>
      </w:r>
      <w:r>
        <w:rPr>
          <w:rFonts w:cs="Times New Roman"/>
          <w:szCs w:val="24"/>
        </w:rPr>
        <w:t>,</w:t>
      </w:r>
      <w:r w:rsidRPr="00C65916">
        <w:rPr>
          <w:rFonts w:cs="Times New Roman"/>
          <w:szCs w:val="24"/>
        </w:rPr>
        <w:t xml:space="preserve"> and many other areas. </w:t>
      </w:r>
    </w:p>
    <w:p w:rsidR="007B0DD3" w:rsidRPr="00C65916" w:rsidRDefault="007B0DD3" w:rsidP="007B0DD3">
      <w:pPr>
        <w:ind w:firstLine="720"/>
        <w:rPr>
          <w:rFonts w:cs="Times New Roman"/>
          <w:szCs w:val="24"/>
          <w:lang w:eastAsia="zh-CN"/>
        </w:rPr>
      </w:pPr>
      <w:r w:rsidRPr="00C65916">
        <w:rPr>
          <w:rFonts w:cs="Times New Roman"/>
          <w:szCs w:val="24"/>
        </w:rPr>
        <w:t>Recent</w:t>
      </w:r>
      <w:r w:rsidR="00E2747D">
        <w:rPr>
          <w:rFonts w:cs="Times New Roman"/>
          <w:szCs w:val="24"/>
        </w:rPr>
        <w:t xml:space="preserve">ly, </w:t>
      </w:r>
      <w:r w:rsidRPr="00C65916">
        <w:rPr>
          <w:rFonts w:cs="Times New Roman"/>
          <w:szCs w:val="24"/>
        </w:rPr>
        <w:t xml:space="preserve">machine learning algorithms have been applied to </w:t>
      </w:r>
      <w:r w:rsidR="00E2747D">
        <w:rPr>
          <w:rFonts w:cs="Times New Roman"/>
          <w:szCs w:val="24"/>
        </w:rPr>
        <w:t xml:space="preserve">analyze </w:t>
      </w:r>
      <w:r w:rsidRPr="00C65916">
        <w:rPr>
          <w:rFonts w:cs="Times New Roman"/>
          <w:szCs w:val="24"/>
        </w:rPr>
        <w:t xml:space="preserve">DNA, RNA and protein sequencing data. </w:t>
      </w:r>
      <w:r w:rsidR="00E2747D">
        <w:rPr>
          <w:rFonts w:cs="Times New Roman"/>
          <w:szCs w:val="24"/>
        </w:rPr>
        <w:t xml:space="preserve">In essence, many problems </w:t>
      </w:r>
      <w:r w:rsidRPr="00C65916">
        <w:rPr>
          <w:rFonts w:cs="Times New Roman"/>
          <w:szCs w:val="24"/>
        </w:rPr>
        <w:t xml:space="preserve">can be </w:t>
      </w:r>
      <w:r w:rsidR="00E2747D">
        <w:rPr>
          <w:rFonts w:cs="Times New Roman"/>
          <w:szCs w:val="24"/>
        </w:rPr>
        <w:t>treated</w:t>
      </w:r>
      <w:r w:rsidRPr="00C65916">
        <w:rPr>
          <w:rFonts w:cs="Times New Roman"/>
          <w:szCs w:val="24"/>
        </w:rPr>
        <w:t xml:space="preserve"> as binary </w:t>
      </w:r>
      <w:r w:rsidR="00E2747D">
        <w:rPr>
          <w:rFonts w:cs="Times New Roman"/>
          <w:szCs w:val="24"/>
        </w:rPr>
        <w:t>or</w:t>
      </w:r>
      <w:r w:rsidRPr="00C65916">
        <w:rPr>
          <w:rFonts w:cs="Times New Roman"/>
          <w:szCs w:val="24"/>
        </w:rPr>
        <w:t xml:space="preserve"> multi-class </w:t>
      </w:r>
      <w:r w:rsidR="00E2747D">
        <w:rPr>
          <w:rFonts w:cs="Times New Roman"/>
          <w:szCs w:val="24"/>
        </w:rPr>
        <w:t>classification</w:t>
      </w:r>
      <w:r w:rsidRPr="00C65916">
        <w:rPr>
          <w:rFonts w:cs="Times New Roman"/>
          <w:szCs w:val="24"/>
        </w:rPr>
        <w:t xml:space="preserve"> tasks</w:t>
      </w:r>
      <w:r w:rsidR="006D6EC5">
        <w:rPr>
          <w:rFonts w:cs="Times New Roman"/>
          <w:szCs w:val="24"/>
        </w:rPr>
        <w:t xml:space="preserve"> include predicting nucleic acid modification sites based on a set of experimentally verified binding sites, RNA-binding protein, protein functions, protein fold recognition, protein-protein interactions. The goal of this work is to build a general-purpose, machine-learning-based platform to enable the classification of biological sequences.</w:t>
      </w:r>
    </w:p>
    <w:p w:rsidR="007B0DD3" w:rsidRPr="00C65916" w:rsidRDefault="006D6EC5" w:rsidP="007B0DD3">
      <w:pPr>
        <w:ind w:firstLine="720"/>
        <w:rPr>
          <w:rFonts w:cs="Times New Roman"/>
          <w:szCs w:val="24"/>
        </w:rPr>
      </w:pPr>
      <w:r>
        <w:rPr>
          <w:rFonts w:cs="Times New Roman"/>
          <w:szCs w:val="24"/>
        </w:rPr>
        <w:t>T</w:t>
      </w:r>
      <w:r w:rsidR="007B0DD3" w:rsidRPr="00C65916">
        <w:rPr>
          <w:rFonts w:cs="Times New Roman"/>
          <w:szCs w:val="24"/>
        </w:rPr>
        <w:t xml:space="preserve">he first step is </w:t>
      </w:r>
      <w:r w:rsidR="00AD3598">
        <w:rPr>
          <w:rFonts w:cs="Times New Roman"/>
          <w:szCs w:val="24"/>
        </w:rPr>
        <w:t xml:space="preserve">to </w:t>
      </w:r>
      <w:r>
        <w:rPr>
          <w:rFonts w:cs="Times New Roman"/>
          <w:szCs w:val="24"/>
        </w:rPr>
        <w:t xml:space="preserve">construct classifiers is </w:t>
      </w:r>
      <w:r w:rsidR="007B0DD3" w:rsidRPr="00C65916">
        <w:rPr>
          <w:rFonts w:cs="Times New Roman"/>
          <w:szCs w:val="24"/>
        </w:rPr>
        <w:t>feature extraction, which transform</w:t>
      </w:r>
      <w:r w:rsidR="007B0DD3">
        <w:rPr>
          <w:rFonts w:cs="Times New Roman"/>
          <w:szCs w:val="24"/>
        </w:rPr>
        <w:t>s</w:t>
      </w:r>
      <w:r w:rsidR="007B0DD3" w:rsidRPr="00C65916">
        <w:rPr>
          <w:rFonts w:cs="Times New Roman"/>
          <w:szCs w:val="24"/>
        </w:rPr>
        <w:t xml:space="preserve"> the character sequence data into numeric vectors of the same length. After extracting featur</w:t>
      </w:r>
      <w:r>
        <w:rPr>
          <w:rFonts w:cs="Times New Roman"/>
          <w:szCs w:val="24"/>
        </w:rPr>
        <w:t>es</w:t>
      </w:r>
      <w:r w:rsidR="007B0DD3" w:rsidRPr="00C65916">
        <w:rPr>
          <w:rFonts w:cs="Times New Roman"/>
          <w:szCs w:val="24"/>
        </w:rPr>
        <w:t xml:space="preserve">, selecting a suitable classifier algorithm is another step for the prediction model construction. However, some challenges remain in the biological sequencing data analysis. First, overfitting and time-consuming issues often exist during </w:t>
      </w:r>
      <w:r w:rsidR="00AD3598">
        <w:rPr>
          <w:rFonts w:cs="Times New Roman"/>
          <w:szCs w:val="24"/>
        </w:rPr>
        <w:t xml:space="preserve">the </w:t>
      </w:r>
      <w:r>
        <w:rPr>
          <w:rFonts w:cs="Times New Roman"/>
          <w:szCs w:val="24"/>
        </w:rPr>
        <w:t>classification process</w:t>
      </w:r>
      <w:r w:rsidR="007B0DD3" w:rsidRPr="00C65916">
        <w:rPr>
          <w:rFonts w:cs="Times New Roman"/>
          <w:szCs w:val="24"/>
        </w:rPr>
        <w:t xml:space="preserve">. </w:t>
      </w:r>
      <w:r>
        <w:rPr>
          <w:rFonts w:cs="Times New Roman"/>
          <w:szCs w:val="24"/>
        </w:rPr>
        <w:t>Second</w:t>
      </w:r>
      <w:r w:rsidR="007B0DD3" w:rsidRPr="00C65916">
        <w:rPr>
          <w:rFonts w:cs="Times New Roman"/>
          <w:szCs w:val="24"/>
        </w:rPr>
        <w:t xml:space="preserve">, most computational tools only focus on one individual step instead of </w:t>
      </w:r>
      <w:r w:rsidR="007B0DD3" w:rsidRPr="00C65916">
        <w:rPr>
          <w:rFonts w:cs="Times New Roman"/>
          <w:szCs w:val="24"/>
        </w:rPr>
        <w:lastRenderedPageBreak/>
        <w:t xml:space="preserve">integrating all functionalities for sequencing data analysis. Finally, </w:t>
      </w:r>
      <w:r w:rsidR="00794455">
        <w:rPr>
          <w:rFonts w:cs="Times New Roman"/>
          <w:szCs w:val="24"/>
        </w:rPr>
        <w:t xml:space="preserve">most </w:t>
      </w:r>
      <w:r w:rsidR="007B0DD3" w:rsidRPr="00C65916">
        <w:rPr>
          <w:rFonts w:cs="Times New Roman"/>
          <w:szCs w:val="24"/>
        </w:rPr>
        <w:t>computational tools lack deep learning methods</w:t>
      </w:r>
      <w:r w:rsidR="00794455">
        <w:rPr>
          <w:rFonts w:cs="Times New Roman"/>
          <w:szCs w:val="24"/>
        </w:rPr>
        <w:t>,</w:t>
      </w:r>
      <w:r w:rsidR="007B0DD3" w:rsidRPr="00C65916">
        <w:rPr>
          <w:rFonts w:cs="Times New Roman"/>
          <w:szCs w:val="24"/>
        </w:rPr>
        <w:t xml:space="preserve"> which are widely used for classification recently.</w:t>
      </w:r>
    </w:p>
    <w:p w:rsidR="007B0DD3" w:rsidRPr="00C65916" w:rsidRDefault="007B0DD3" w:rsidP="007B0DD3">
      <w:pPr>
        <w:ind w:firstLine="720"/>
        <w:rPr>
          <w:rFonts w:cs="Times New Roman"/>
          <w:szCs w:val="24"/>
        </w:rPr>
      </w:pPr>
      <w:r w:rsidRPr="00C65916">
        <w:rPr>
          <w:rFonts w:cs="Times New Roman"/>
          <w:szCs w:val="24"/>
        </w:rPr>
        <w:t>Feature selection is the step to overcome the challenge of overfitting by only selecting those features that contribute most to the prediction</w:t>
      </w:r>
      <w:r w:rsidR="00794455">
        <w:rPr>
          <w:rFonts w:cs="Times New Roman"/>
          <w:szCs w:val="24"/>
        </w:rPr>
        <w:t>.</w:t>
      </w:r>
      <w:r w:rsidRPr="00C65916">
        <w:rPr>
          <w:rFonts w:cs="Times New Roman"/>
          <w:szCs w:val="24"/>
        </w:rPr>
        <w:t xml:space="preserve"> </w:t>
      </w:r>
      <w:r w:rsidR="00794455">
        <w:rPr>
          <w:rFonts w:cs="Times New Roman"/>
          <w:szCs w:val="24"/>
        </w:rPr>
        <w:t xml:space="preserve">To build a versatile tool for sequence classification. </w:t>
      </w:r>
      <w:r w:rsidRPr="00C65916">
        <w:rPr>
          <w:rFonts w:cs="Times New Roman"/>
          <w:szCs w:val="24"/>
        </w:rPr>
        <w:t xml:space="preserve">I </w:t>
      </w:r>
      <w:r w:rsidR="00794455">
        <w:rPr>
          <w:rFonts w:cs="Times New Roman"/>
          <w:szCs w:val="24"/>
        </w:rPr>
        <w:t>developed</w:t>
      </w:r>
      <w:r w:rsidRPr="00C65916">
        <w:rPr>
          <w:rFonts w:cs="Times New Roman"/>
          <w:szCs w:val="24"/>
        </w:rPr>
        <w:t xml:space="preserve"> a </w:t>
      </w:r>
      <w:r w:rsidR="002E5494">
        <w:rPr>
          <w:rFonts w:cs="Times New Roman"/>
          <w:szCs w:val="24"/>
        </w:rPr>
        <w:t>user-friendly comprehensive</w:t>
      </w:r>
      <w:r w:rsidRPr="00C65916">
        <w:rPr>
          <w:rFonts w:cs="Times New Roman"/>
          <w:szCs w:val="24"/>
        </w:rPr>
        <w:t xml:space="preserve"> </w:t>
      </w:r>
      <w:r w:rsidR="00794455">
        <w:rPr>
          <w:rFonts w:cs="Times New Roman"/>
          <w:szCs w:val="24"/>
        </w:rPr>
        <w:t>P</w:t>
      </w:r>
      <w:r w:rsidRPr="00C65916">
        <w:rPr>
          <w:rFonts w:cs="Times New Roman"/>
          <w:szCs w:val="24"/>
        </w:rPr>
        <w:t xml:space="preserve">ython pipeline tool, </w:t>
      </w:r>
      <w:proofErr w:type="gramStart"/>
      <w:r w:rsidRPr="00C65916">
        <w:rPr>
          <w:rFonts w:cs="Times New Roman"/>
          <w:b/>
          <w:bCs/>
          <w:szCs w:val="24"/>
        </w:rPr>
        <w:t>ALLFEATURE</w:t>
      </w:r>
      <w:r w:rsidRPr="00C65916">
        <w:rPr>
          <w:rFonts w:cs="Times New Roman"/>
          <w:szCs w:val="24"/>
        </w:rPr>
        <w:t>, that</w:t>
      </w:r>
      <w:proofErr w:type="gramEnd"/>
      <w:r w:rsidRPr="00C65916">
        <w:rPr>
          <w:rFonts w:cs="Times New Roman"/>
          <w:szCs w:val="24"/>
        </w:rPr>
        <w:t xml:space="preserve"> integrated</w:t>
      </w:r>
      <w:r w:rsidR="00794455">
        <w:rPr>
          <w:rFonts w:cs="Times New Roman"/>
          <w:szCs w:val="24"/>
        </w:rPr>
        <w:t xml:space="preserve"> 60 different feature extraction methods,</w:t>
      </w:r>
      <w:r w:rsidRPr="00C65916">
        <w:rPr>
          <w:rFonts w:cs="Times New Roman"/>
          <w:szCs w:val="24"/>
        </w:rPr>
        <w:t xml:space="preserve"> 20 feature selection methods, 16 dimensionality reduction methods and 13</w:t>
      </w:r>
      <w:r w:rsidR="00AD3598">
        <w:rPr>
          <w:rFonts w:cs="Times New Roman"/>
          <w:szCs w:val="24"/>
        </w:rPr>
        <w:t xml:space="preserve"> </w:t>
      </w:r>
      <w:r w:rsidRPr="00C65916">
        <w:rPr>
          <w:rFonts w:cs="Times New Roman"/>
          <w:szCs w:val="24"/>
        </w:rPr>
        <w:t>classification models</w:t>
      </w:r>
      <w:r w:rsidR="00794455">
        <w:rPr>
          <w:rFonts w:cs="Times New Roman"/>
          <w:szCs w:val="24"/>
        </w:rPr>
        <w:t xml:space="preserve"> for analyzing sequencing data. We used DNA enhancers, RNA N6-methyladenosine sites and protein-protein interactions datasets to test the tool and</w:t>
      </w:r>
      <w:r w:rsidR="002E5494">
        <w:rPr>
          <w:rFonts w:cs="Times New Roman"/>
          <w:szCs w:val="24"/>
        </w:rPr>
        <w:t xml:space="preserve"> classification accuracy and ROC curves to evaluate classifiers. Compared with other state-of-art tools, ALLFEATURE is more effective and accurate for the analysis of sequences data.</w:t>
      </w:r>
    </w:p>
    <w:p w:rsidR="007B0DD3" w:rsidRPr="00C65916" w:rsidRDefault="007B0DD3" w:rsidP="007B0DD3">
      <w:pPr>
        <w:ind w:firstLine="720"/>
        <w:rPr>
          <w:rFonts w:cs="Times New Roman"/>
          <w:szCs w:val="24"/>
        </w:rPr>
      </w:pPr>
      <w:r w:rsidRPr="00C65916">
        <w:rPr>
          <w:rFonts w:cs="Times New Roman"/>
          <w:szCs w:val="24"/>
        </w:rPr>
        <w:t>Applying machine learning algorithms for Electronic medical record (EMR) data analysis is also included in this dissertation. Chronic kidney disease (CKD) is prevalent across the world and well defined by an estimated glomerular filtration rate (</w:t>
      </w:r>
      <w:proofErr w:type="spellStart"/>
      <w:r w:rsidRPr="00C65916">
        <w:rPr>
          <w:rFonts w:cs="Times New Roman"/>
          <w:szCs w:val="24"/>
        </w:rPr>
        <w:t>eGFR</w:t>
      </w:r>
      <w:proofErr w:type="spellEnd"/>
      <w:r w:rsidRPr="00C65916">
        <w:rPr>
          <w:rFonts w:cs="Times New Roman"/>
          <w:szCs w:val="24"/>
        </w:rPr>
        <w:t xml:space="preserve">). The progression of kidney disease can be predicted if future </w:t>
      </w:r>
      <w:proofErr w:type="spellStart"/>
      <w:r w:rsidRPr="00C65916">
        <w:rPr>
          <w:rFonts w:cs="Times New Roman"/>
          <w:szCs w:val="24"/>
        </w:rPr>
        <w:t>eGFR</w:t>
      </w:r>
      <w:proofErr w:type="spellEnd"/>
      <w:r w:rsidRPr="00C65916">
        <w:rPr>
          <w:rFonts w:cs="Times New Roman"/>
          <w:szCs w:val="24"/>
        </w:rPr>
        <w:t xml:space="preserve"> can be accurately estimated using predictive analytics. Thus, I present a prediction model of </w:t>
      </w:r>
      <w:proofErr w:type="spellStart"/>
      <w:r w:rsidRPr="00C65916">
        <w:rPr>
          <w:rFonts w:cs="Times New Roman"/>
          <w:szCs w:val="24"/>
        </w:rPr>
        <w:t>eGFR</w:t>
      </w:r>
      <w:proofErr w:type="spellEnd"/>
      <w:r w:rsidRPr="00C65916">
        <w:rPr>
          <w:rFonts w:cs="Times New Roman"/>
          <w:szCs w:val="24"/>
        </w:rPr>
        <w:t xml:space="preserve"> that was built using Random Forest regression. The dataset includes demographic, clinical and laboratory information from a regional primary health care clinic. The final model included </w:t>
      </w:r>
      <w:proofErr w:type="spellStart"/>
      <w:r w:rsidRPr="00C65916">
        <w:rPr>
          <w:rFonts w:cs="Times New Roman"/>
          <w:szCs w:val="24"/>
        </w:rPr>
        <w:t>eGFR</w:t>
      </w:r>
      <w:proofErr w:type="spellEnd"/>
      <w:r w:rsidRPr="00C65916">
        <w:rPr>
          <w:rFonts w:cs="Times New Roman"/>
          <w:szCs w:val="24"/>
        </w:rPr>
        <w:t>, age, gender, body mass index (BMI), obesity, hypertension</w:t>
      </w:r>
      <w:r>
        <w:rPr>
          <w:rFonts w:cs="Times New Roman"/>
          <w:szCs w:val="24"/>
        </w:rPr>
        <w:t>,</w:t>
      </w:r>
      <w:r w:rsidRPr="00C65916">
        <w:rPr>
          <w:rFonts w:cs="Times New Roman"/>
          <w:szCs w:val="24"/>
        </w:rPr>
        <w:t xml:space="preserve"> and diabetes, which achieved a mean coefficient of determination of 0.95. The estimated </w:t>
      </w:r>
      <w:proofErr w:type="spellStart"/>
      <w:r w:rsidRPr="00C65916">
        <w:rPr>
          <w:rFonts w:cs="Times New Roman"/>
          <w:szCs w:val="24"/>
        </w:rPr>
        <w:t>eGFRs</w:t>
      </w:r>
      <w:proofErr w:type="spellEnd"/>
      <w:r w:rsidRPr="00C65916">
        <w:rPr>
          <w:rFonts w:cs="Times New Roman"/>
          <w:szCs w:val="24"/>
        </w:rPr>
        <w:t xml:space="preserve"> were used to classify patients into CKD stages with high macro-averaged and micro-averaged metrics.</w:t>
      </w:r>
    </w:p>
    <w:p w:rsidR="007B0DD3" w:rsidRPr="00C65916" w:rsidRDefault="007B0DD3" w:rsidP="007B0DD3">
      <w:pPr>
        <w:pStyle w:val="Heading1"/>
      </w:pPr>
      <w:bookmarkStart w:id="6" w:name="_Toc22586955"/>
      <w:r w:rsidRPr="00C65916">
        <w:lastRenderedPageBreak/>
        <w:t>CHAPTER 1: Introduction for Sequencing Data Analysis</w:t>
      </w:r>
      <w:bookmarkEnd w:id="6"/>
    </w:p>
    <w:p w:rsidR="007B0DD3" w:rsidRPr="00C65916" w:rsidRDefault="007B0DD3" w:rsidP="007B0DD3">
      <w:pPr>
        <w:pStyle w:val="Heading2"/>
        <w:spacing w:before="0" w:after="160"/>
        <w:rPr>
          <w:rFonts w:cs="Times New Roman"/>
          <w:b/>
          <w:szCs w:val="24"/>
        </w:rPr>
      </w:pPr>
      <w:bookmarkStart w:id="7" w:name="_Toc22586956"/>
      <w:r w:rsidRPr="00C65916">
        <w:rPr>
          <w:rFonts w:cs="Times New Roman"/>
          <w:b/>
          <w:szCs w:val="24"/>
        </w:rPr>
        <w:t>1.1 Gene Expression</w:t>
      </w:r>
      <w:bookmarkEnd w:id="7"/>
    </w:p>
    <w:p w:rsidR="007B0DD3" w:rsidRPr="00C65916" w:rsidRDefault="007B0DD3" w:rsidP="007B0DD3">
      <w:pPr>
        <w:ind w:firstLine="720"/>
        <w:rPr>
          <w:rFonts w:cs="Times New Roman"/>
          <w:szCs w:val="24"/>
        </w:rPr>
      </w:pPr>
      <w:bookmarkStart w:id="8" w:name="_Hlk523211775"/>
      <w:r w:rsidRPr="00C65916">
        <w:rPr>
          <w:rFonts w:cs="Times New Roman"/>
          <w:szCs w:val="24"/>
        </w:rPr>
        <w:t xml:space="preserve">The process to determine which information from </w:t>
      </w:r>
      <w:r>
        <w:rPr>
          <w:rFonts w:cs="Times New Roman"/>
          <w:szCs w:val="24"/>
        </w:rPr>
        <w:t xml:space="preserve">a </w:t>
      </w:r>
      <w:r w:rsidRPr="00C65916">
        <w:rPr>
          <w:rFonts w:cs="Times New Roman"/>
          <w:szCs w:val="24"/>
        </w:rPr>
        <w:t>gene can be used for synthesizing a functional gene product is called gene expression. Gene products are often proteins, a molecule that perform</w:t>
      </w:r>
      <w:r>
        <w:rPr>
          <w:rFonts w:cs="Times New Roman"/>
          <w:szCs w:val="24"/>
        </w:rPr>
        <w:t>s</w:t>
      </w:r>
      <w:r w:rsidRPr="00C65916">
        <w:rPr>
          <w:rFonts w:cs="Times New Roman"/>
          <w:szCs w:val="24"/>
        </w:rPr>
        <w:t xml:space="preserve"> a job in the cell. But the products also can be a functional RNA in non-protein coding genes such as transfer RNA or small nuclear RNA genes. The gene expression process mainly contains two steps that are transcription and translation. The DNA sequence of a gene is transcribed into RNA in the transcription step. In </w:t>
      </w:r>
      <w:r>
        <w:rPr>
          <w:rFonts w:cs="Times New Roman"/>
          <w:szCs w:val="24"/>
        </w:rPr>
        <w:t xml:space="preserve">the </w:t>
      </w:r>
      <w:r w:rsidRPr="00C65916">
        <w:rPr>
          <w:rFonts w:cs="Times New Roman"/>
          <w:szCs w:val="24"/>
        </w:rPr>
        <w:t xml:space="preserve">translation step, the sequence of transcribed RNA is translated </w:t>
      </w:r>
      <w:r>
        <w:rPr>
          <w:rFonts w:cs="Times New Roman"/>
          <w:szCs w:val="24"/>
        </w:rPr>
        <w:t>into</w:t>
      </w:r>
      <w:r w:rsidRPr="00C65916">
        <w:rPr>
          <w:rFonts w:cs="Times New Roman"/>
          <w:szCs w:val="24"/>
        </w:rPr>
        <w:t xml:space="preserve"> protein, the amino acid sequence of a polypeptide. Therefore, the gene expression can be considered as a translation between DNA, RNA</w:t>
      </w:r>
      <w:r>
        <w:rPr>
          <w:rFonts w:cs="Times New Roman"/>
          <w:szCs w:val="24"/>
        </w:rPr>
        <w:t>,</w:t>
      </w:r>
      <w:r w:rsidRPr="00C65916">
        <w:rPr>
          <w:rFonts w:cs="Times New Roman"/>
          <w:szCs w:val="24"/>
        </w:rPr>
        <w:t xml:space="preserve"> and protein that using to determine the cell functions.</w:t>
      </w:r>
    </w:p>
    <w:p w:rsidR="007B0DD3" w:rsidRPr="00C65916" w:rsidRDefault="009D2713" w:rsidP="009D2713">
      <w:pPr>
        <w:ind w:firstLine="720"/>
        <w:rPr>
          <w:rFonts w:cs="Times New Roman"/>
          <w:szCs w:val="24"/>
        </w:rPr>
      </w:pPr>
      <w:r>
        <w:rPr>
          <w:rFonts w:cs="Times New Roman"/>
          <w:szCs w:val="24"/>
        </w:rPr>
        <w:t>M</w:t>
      </w:r>
      <w:r w:rsidRPr="00C65916">
        <w:rPr>
          <w:rFonts w:cs="Times New Roman"/>
          <w:szCs w:val="24"/>
        </w:rPr>
        <w:t xml:space="preserve">any technologies </w:t>
      </w:r>
      <w:r>
        <w:rPr>
          <w:rFonts w:cs="Times New Roman"/>
          <w:szCs w:val="24"/>
        </w:rPr>
        <w:t xml:space="preserve">can be </w:t>
      </w:r>
      <w:r w:rsidRPr="00C65916">
        <w:rPr>
          <w:rFonts w:cs="Times New Roman"/>
          <w:szCs w:val="24"/>
        </w:rPr>
        <w:t xml:space="preserve">used to detect </w:t>
      </w:r>
      <w:r>
        <w:rPr>
          <w:rFonts w:cs="Times New Roman"/>
          <w:szCs w:val="24"/>
        </w:rPr>
        <w:t xml:space="preserve">the </w:t>
      </w:r>
      <w:r w:rsidRPr="00C65916">
        <w:rPr>
          <w:rFonts w:cs="Times New Roman"/>
          <w:szCs w:val="24"/>
        </w:rPr>
        <w:t>expression of genes include microarray and N</w:t>
      </w:r>
      <w:r>
        <w:rPr>
          <w:rFonts w:cs="Times New Roman"/>
          <w:szCs w:val="24"/>
        </w:rPr>
        <w:t>ext-generation sequencing technologies</w:t>
      </w:r>
      <w:r w:rsidR="00596FCC">
        <w:rPr>
          <w:rFonts w:cs="Times New Roman"/>
          <w:szCs w:val="24"/>
        </w:rPr>
        <w:t xml:space="preserve"> </w:t>
      </w:r>
      <w:r w:rsidR="00596FCC" w:rsidRPr="00C65916">
        <w:rPr>
          <w:rFonts w:cs="Times New Roman"/>
          <w:color w:val="000000"/>
          <w:szCs w:val="24"/>
          <w:shd w:val="clear" w:color="auto" w:fill="FFFFFF"/>
        </w:rPr>
        <w:fldChar w:fldCharType="begin"/>
      </w:r>
      <w:r w:rsidR="00596FC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596FCC" w:rsidRPr="00C65916">
        <w:rPr>
          <w:rFonts w:cs="Times New Roman"/>
          <w:color w:val="000000"/>
          <w:szCs w:val="24"/>
          <w:shd w:val="clear" w:color="auto" w:fill="FFFFFF"/>
        </w:rPr>
        <w:fldChar w:fldCharType="separate"/>
      </w:r>
      <w:r w:rsidR="00596FCC" w:rsidRPr="00C65916">
        <w:rPr>
          <w:rFonts w:cs="Times New Roman"/>
          <w:noProof/>
          <w:color w:val="000000"/>
          <w:szCs w:val="24"/>
          <w:shd w:val="clear" w:color="auto" w:fill="FFFFFF"/>
        </w:rPr>
        <w:t>[</w:t>
      </w:r>
      <w:r w:rsidR="00596FCC">
        <w:rPr>
          <w:rFonts w:cs="Arial"/>
          <w:noProof/>
          <w:color w:val="000000" w:themeColor="text1"/>
          <w:sz w:val="22"/>
        </w:rPr>
        <w:t>1</w:t>
      </w:r>
      <w:r w:rsidR="00596FCC" w:rsidRPr="00C65916">
        <w:rPr>
          <w:rFonts w:cs="Times New Roman"/>
          <w:noProof/>
          <w:color w:val="000000"/>
          <w:szCs w:val="24"/>
          <w:shd w:val="clear" w:color="auto" w:fill="FFFFFF"/>
        </w:rPr>
        <w:t>]</w:t>
      </w:r>
      <w:r w:rsidR="00596FCC" w:rsidRPr="00C65916">
        <w:rPr>
          <w:rFonts w:cs="Times New Roman"/>
          <w:color w:val="000000"/>
          <w:szCs w:val="24"/>
          <w:shd w:val="clear" w:color="auto" w:fill="FFFFFF"/>
        </w:rPr>
        <w:fldChar w:fldCharType="end"/>
      </w:r>
      <w:r w:rsidRPr="00C65916">
        <w:rPr>
          <w:rFonts w:cs="Times New Roman"/>
          <w:szCs w:val="24"/>
        </w:rPr>
        <w:t xml:space="preserve">. </w:t>
      </w:r>
      <w:r w:rsidR="00596FCC">
        <w:rPr>
          <w:rFonts w:cs="Times New Roman"/>
          <w:szCs w:val="24"/>
        </w:rPr>
        <w:t>NGS provides advanced</w:t>
      </w:r>
      <w:r w:rsidR="007B0DD3" w:rsidRPr="00C65916">
        <w:rPr>
          <w:rFonts w:cs="Times New Roman"/>
          <w:szCs w:val="24"/>
        </w:rPr>
        <w:t xml:space="preserve"> technology with many advantages: ultra-high throughput, speed, scalability and friendlily cost</w:t>
      </w:r>
      <w:r w:rsidR="00183FDD">
        <w:rPr>
          <w:rFonts w:cs="Times New Roman"/>
          <w:szCs w:val="24"/>
        </w:rPr>
        <w:t xml:space="preserve"> </w:t>
      </w:r>
      <w:r w:rsidR="00183FDD" w:rsidRPr="00C65916">
        <w:rPr>
          <w:rFonts w:cs="Times New Roman"/>
          <w:color w:val="000000"/>
          <w:szCs w:val="24"/>
          <w:shd w:val="clear" w:color="auto" w:fill="FFFFFF"/>
        </w:rPr>
        <w:fldChar w:fldCharType="begin"/>
      </w:r>
      <w:r w:rsidR="00183FDD"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83FDD" w:rsidRPr="00C65916">
        <w:rPr>
          <w:rFonts w:cs="Times New Roman"/>
          <w:color w:val="000000"/>
          <w:szCs w:val="24"/>
          <w:shd w:val="clear" w:color="auto" w:fill="FFFFFF"/>
        </w:rPr>
        <w:fldChar w:fldCharType="separate"/>
      </w:r>
      <w:r w:rsidR="00183FDD" w:rsidRPr="00C65916">
        <w:rPr>
          <w:rFonts w:cs="Times New Roman"/>
          <w:noProof/>
          <w:color w:val="000000"/>
          <w:szCs w:val="24"/>
          <w:shd w:val="clear" w:color="auto" w:fill="FFFFFF"/>
        </w:rPr>
        <w:t>[</w:t>
      </w:r>
      <w:r w:rsidR="00CC42DB">
        <w:rPr>
          <w:rFonts w:cs="Arial"/>
          <w:noProof/>
          <w:color w:val="000000" w:themeColor="text1"/>
          <w:sz w:val="22"/>
        </w:rPr>
        <w:t>2</w:t>
      </w:r>
      <w:r w:rsidR="00183FDD" w:rsidRPr="00C65916">
        <w:rPr>
          <w:rFonts w:cs="Times New Roman"/>
          <w:noProof/>
          <w:color w:val="000000"/>
          <w:szCs w:val="24"/>
          <w:shd w:val="clear" w:color="auto" w:fill="FFFFFF"/>
        </w:rPr>
        <w:t>]</w:t>
      </w:r>
      <w:r w:rsidR="00183FDD" w:rsidRPr="00C65916">
        <w:rPr>
          <w:rFonts w:cs="Times New Roman"/>
          <w:color w:val="000000"/>
          <w:szCs w:val="24"/>
          <w:shd w:val="clear" w:color="auto" w:fill="FFFFFF"/>
        </w:rPr>
        <w:fldChar w:fldCharType="end"/>
      </w:r>
      <w:r w:rsidR="007B0DD3" w:rsidRPr="00C65916">
        <w:rPr>
          <w:rFonts w:cs="Times New Roman"/>
          <w:szCs w:val="24"/>
        </w:rPr>
        <w:t xml:space="preserve">. With NGS, the duration for sequencing an entire human genome is reduced from a decade to a single day </w:t>
      </w:r>
      <w:r w:rsidR="00CC42DB" w:rsidRPr="00C65916">
        <w:rPr>
          <w:rFonts w:cs="Times New Roman"/>
          <w:color w:val="000000"/>
          <w:szCs w:val="24"/>
          <w:shd w:val="clear" w:color="auto" w:fill="FFFFFF"/>
        </w:rPr>
        <w:fldChar w:fldCharType="begin"/>
      </w:r>
      <w:r w:rsidR="00CC42DB"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C42DB" w:rsidRPr="00C65916">
        <w:rPr>
          <w:rFonts w:cs="Times New Roman"/>
          <w:color w:val="000000"/>
          <w:szCs w:val="24"/>
          <w:shd w:val="clear" w:color="auto" w:fill="FFFFFF"/>
        </w:rPr>
        <w:fldChar w:fldCharType="separate"/>
      </w:r>
      <w:r w:rsidR="00CC42DB" w:rsidRPr="00C65916">
        <w:rPr>
          <w:rFonts w:cs="Times New Roman"/>
          <w:noProof/>
          <w:color w:val="000000"/>
          <w:szCs w:val="24"/>
          <w:shd w:val="clear" w:color="auto" w:fill="FFFFFF"/>
        </w:rPr>
        <w:t>[</w:t>
      </w:r>
      <w:r w:rsidR="00CC42DB">
        <w:rPr>
          <w:rFonts w:cs="Arial"/>
          <w:noProof/>
          <w:color w:val="000000" w:themeColor="text1"/>
          <w:sz w:val="22"/>
        </w:rPr>
        <w:t>3</w:t>
      </w:r>
      <w:r w:rsidR="00CC42DB" w:rsidRPr="00C65916">
        <w:rPr>
          <w:rFonts w:cs="Times New Roman"/>
          <w:noProof/>
          <w:color w:val="000000"/>
          <w:szCs w:val="24"/>
          <w:shd w:val="clear" w:color="auto" w:fill="FFFFFF"/>
        </w:rPr>
        <w:t>]</w:t>
      </w:r>
      <w:r w:rsidR="00CC42DB" w:rsidRPr="00C65916">
        <w:rPr>
          <w:rFonts w:cs="Times New Roman"/>
          <w:color w:val="000000"/>
          <w:szCs w:val="24"/>
          <w:shd w:val="clear" w:color="auto" w:fill="FFFFFF"/>
        </w:rPr>
        <w:fldChar w:fldCharType="end"/>
      </w:r>
      <w:r w:rsidR="00CC42DB">
        <w:rPr>
          <w:rFonts w:cs="Times New Roman"/>
          <w:color w:val="000000"/>
          <w:szCs w:val="24"/>
          <w:shd w:val="clear" w:color="auto" w:fill="FFFFFF"/>
        </w:rPr>
        <w:t xml:space="preserve"> </w:t>
      </w:r>
      <w:r w:rsidR="007B0DD3" w:rsidRPr="00C65916">
        <w:rPr>
          <w:rFonts w:cs="Times New Roman"/>
          <w:szCs w:val="24"/>
        </w:rPr>
        <w:t>and its cost dropped f</w:t>
      </w:r>
      <w:r w:rsidR="00B82A42">
        <w:rPr>
          <w:rFonts w:cs="Times New Roman"/>
          <w:szCs w:val="24"/>
        </w:rPr>
        <w:t xml:space="preserve">rom $300000 to less than $1000 </w:t>
      </w:r>
      <w:r w:rsidR="00B82A42" w:rsidRPr="00C65916">
        <w:rPr>
          <w:rFonts w:cs="Times New Roman"/>
          <w:color w:val="000000"/>
          <w:szCs w:val="24"/>
          <w:shd w:val="clear" w:color="auto" w:fill="FFFFFF"/>
        </w:rPr>
        <w:fldChar w:fldCharType="begin"/>
      </w:r>
      <w:r w:rsidR="00B82A42"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2A42" w:rsidRPr="00C65916">
        <w:rPr>
          <w:rFonts w:cs="Times New Roman"/>
          <w:color w:val="000000"/>
          <w:szCs w:val="24"/>
          <w:shd w:val="clear" w:color="auto" w:fill="FFFFFF"/>
        </w:rPr>
        <w:fldChar w:fldCharType="separate"/>
      </w:r>
      <w:r w:rsidR="00B82A42" w:rsidRPr="00C65916">
        <w:rPr>
          <w:rFonts w:cs="Times New Roman"/>
          <w:noProof/>
          <w:color w:val="000000"/>
          <w:szCs w:val="24"/>
          <w:shd w:val="clear" w:color="auto" w:fill="FFFFFF"/>
        </w:rPr>
        <w:t>[</w:t>
      </w:r>
      <w:r w:rsidR="00B82A42">
        <w:rPr>
          <w:rFonts w:cs="Arial"/>
          <w:noProof/>
          <w:color w:val="000000" w:themeColor="text1"/>
          <w:sz w:val="22"/>
        </w:rPr>
        <w:t>4</w:t>
      </w:r>
      <w:r w:rsidR="00B82A42" w:rsidRPr="00C65916">
        <w:rPr>
          <w:rFonts w:cs="Times New Roman"/>
          <w:noProof/>
          <w:color w:val="000000"/>
          <w:szCs w:val="24"/>
          <w:shd w:val="clear" w:color="auto" w:fill="FFFFFF"/>
        </w:rPr>
        <w:t>]</w:t>
      </w:r>
      <w:r w:rsidR="00B82A42" w:rsidRPr="00C65916">
        <w:rPr>
          <w:rFonts w:cs="Times New Roman"/>
          <w:color w:val="000000"/>
          <w:szCs w:val="24"/>
          <w:shd w:val="clear" w:color="auto" w:fill="FFFFFF"/>
        </w:rPr>
        <w:fldChar w:fldCharType="end"/>
      </w:r>
      <w:r w:rsidR="007B0DD3" w:rsidRPr="00C65916">
        <w:rPr>
          <w:rFonts w:cs="Times New Roman"/>
          <w:szCs w:val="24"/>
        </w:rPr>
        <w:t xml:space="preserve">. The most recent released version, 232 of </w:t>
      </w:r>
      <w:proofErr w:type="spellStart"/>
      <w:r w:rsidR="007B0DD3" w:rsidRPr="00C65916">
        <w:rPr>
          <w:rFonts w:cs="Times New Roman"/>
          <w:szCs w:val="24"/>
        </w:rPr>
        <w:t>GenBank</w:t>
      </w:r>
      <w:proofErr w:type="spellEnd"/>
      <w:r w:rsidR="007B0DD3" w:rsidRPr="00C65916">
        <w:rPr>
          <w:rFonts w:cs="Times New Roman"/>
          <w:szCs w:val="24"/>
        </w:rPr>
        <w:t xml:space="preserve"> in NCBI contains 213,387,758 sequences and WGS in NCBI in</w:t>
      </w:r>
      <w:r w:rsidR="00B82A42">
        <w:rPr>
          <w:rFonts w:cs="Times New Roman"/>
          <w:szCs w:val="24"/>
        </w:rPr>
        <w:t xml:space="preserve">cludes 1,022,913,321 sequences </w:t>
      </w:r>
      <w:r w:rsidR="00B82A42" w:rsidRPr="00C65916">
        <w:rPr>
          <w:rFonts w:cs="Times New Roman"/>
          <w:color w:val="000000"/>
          <w:szCs w:val="24"/>
          <w:shd w:val="clear" w:color="auto" w:fill="FFFFFF"/>
        </w:rPr>
        <w:fldChar w:fldCharType="begin"/>
      </w:r>
      <w:r w:rsidR="00B82A42"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2A42" w:rsidRPr="00C65916">
        <w:rPr>
          <w:rFonts w:cs="Times New Roman"/>
          <w:color w:val="000000"/>
          <w:szCs w:val="24"/>
          <w:shd w:val="clear" w:color="auto" w:fill="FFFFFF"/>
        </w:rPr>
        <w:fldChar w:fldCharType="separate"/>
      </w:r>
      <w:r w:rsidR="00B82A42" w:rsidRPr="00C65916">
        <w:rPr>
          <w:rFonts w:cs="Times New Roman"/>
          <w:noProof/>
          <w:color w:val="000000"/>
          <w:szCs w:val="24"/>
          <w:shd w:val="clear" w:color="auto" w:fill="FFFFFF"/>
        </w:rPr>
        <w:t>[</w:t>
      </w:r>
      <w:r w:rsidR="00B82A42">
        <w:rPr>
          <w:rFonts w:cs="Arial"/>
          <w:noProof/>
          <w:color w:val="000000" w:themeColor="text1"/>
          <w:sz w:val="22"/>
        </w:rPr>
        <w:t>5</w:t>
      </w:r>
      <w:r w:rsidR="00B82A42" w:rsidRPr="00C65916">
        <w:rPr>
          <w:rFonts w:cs="Times New Roman"/>
          <w:noProof/>
          <w:color w:val="000000"/>
          <w:szCs w:val="24"/>
          <w:shd w:val="clear" w:color="auto" w:fill="FFFFFF"/>
        </w:rPr>
        <w:t>]</w:t>
      </w:r>
      <w:r w:rsidR="00B82A42" w:rsidRPr="00C65916">
        <w:rPr>
          <w:rFonts w:cs="Times New Roman"/>
          <w:color w:val="000000"/>
          <w:szCs w:val="24"/>
          <w:shd w:val="clear" w:color="auto" w:fill="FFFFFF"/>
        </w:rPr>
        <w:fldChar w:fldCharType="end"/>
      </w:r>
      <w:r w:rsidR="007B0DD3" w:rsidRPr="00C65916">
        <w:rPr>
          <w:rFonts w:cs="Times New Roman"/>
          <w:szCs w:val="24"/>
        </w:rPr>
        <w:t xml:space="preserve">. Unlike the microarrays, NGS </w:t>
      </w:r>
      <w:r w:rsidR="004E667B">
        <w:rPr>
          <w:rFonts w:cs="Times New Roman"/>
          <w:szCs w:val="24"/>
        </w:rPr>
        <w:t>can</w:t>
      </w:r>
      <w:r w:rsidR="007B0DD3" w:rsidRPr="00C65916">
        <w:rPr>
          <w:rFonts w:cs="Times New Roman"/>
          <w:szCs w:val="24"/>
        </w:rPr>
        <w:t xml:space="preserve"> analyze and investigate the transcriptome for any species</w:t>
      </w:r>
      <w:r w:rsidR="006F17A8">
        <w:rPr>
          <w:rFonts w:cs="Times New Roman"/>
          <w:szCs w:val="24"/>
        </w:rPr>
        <w:t xml:space="preserve"> with much higher resolution</w:t>
      </w:r>
      <w:r w:rsidR="006F17A8" w:rsidRPr="00C65916">
        <w:rPr>
          <w:rFonts w:cs="Times New Roman"/>
          <w:szCs w:val="24"/>
        </w:rPr>
        <w:t xml:space="preserve"> because</w:t>
      </w:r>
      <w:r w:rsidR="007B0DD3" w:rsidRPr="00C65916">
        <w:rPr>
          <w:rFonts w:cs="Times New Roman"/>
          <w:szCs w:val="24"/>
        </w:rPr>
        <w:t xml:space="preserve"> it does not require species or transcript-specific probes. </w:t>
      </w:r>
      <w:r w:rsidR="006F17A8">
        <w:rPr>
          <w:rFonts w:cs="Times New Roman"/>
          <w:szCs w:val="24"/>
        </w:rPr>
        <w:t xml:space="preserve">It can be used to </w:t>
      </w:r>
      <w:r w:rsidR="007B0DD3" w:rsidRPr="00C65916">
        <w:rPr>
          <w:rFonts w:cs="Times New Roman"/>
          <w:szCs w:val="24"/>
        </w:rPr>
        <w:t xml:space="preserve">sequence whole genomes and </w:t>
      </w:r>
      <w:r w:rsidR="00AD3598">
        <w:rPr>
          <w:rFonts w:cs="Times New Roman"/>
          <w:szCs w:val="24"/>
        </w:rPr>
        <w:t>studies</w:t>
      </w:r>
      <w:r w:rsidR="007B0DD3" w:rsidRPr="00C65916">
        <w:rPr>
          <w:rFonts w:cs="Times New Roman"/>
          <w:szCs w:val="24"/>
        </w:rPr>
        <w:t xml:space="preserve"> the structure and function from the </w:t>
      </w:r>
      <w:r w:rsidR="007B0DD3" w:rsidRPr="00C65916">
        <w:rPr>
          <w:rFonts w:cs="Times New Roman"/>
          <w:szCs w:val="24"/>
        </w:rPr>
        <w:lastRenderedPageBreak/>
        <w:t>perspectiv</w:t>
      </w:r>
      <w:r w:rsidR="00B82A42">
        <w:rPr>
          <w:rFonts w:cs="Times New Roman"/>
          <w:szCs w:val="24"/>
        </w:rPr>
        <w:t xml:space="preserve">e of biological sequences </w:t>
      </w:r>
      <w:r w:rsidR="00B82A42" w:rsidRPr="00C65916">
        <w:rPr>
          <w:rFonts w:cs="Times New Roman"/>
          <w:color w:val="000000"/>
          <w:szCs w:val="24"/>
          <w:shd w:val="clear" w:color="auto" w:fill="FFFFFF"/>
        </w:rPr>
        <w:fldChar w:fldCharType="begin"/>
      </w:r>
      <w:r w:rsidR="00B82A42"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2A42" w:rsidRPr="00C65916">
        <w:rPr>
          <w:rFonts w:cs="Times New Roman"/>
          <w:color w:val="000000"/>
          <w:szCs w:val="24"/>
          <w:shd w:val="clear" w:color="auto" w:fill="FFFFFF"/>
        </w:rPr>
        <w:fldChar w:fldCharType="separate"/>
      </w:r>
      <w:r w:rsidR="00B82A42" w:rsidRPr="00C65916">
        <w:rPr>
          <w:rFonts w:cs="Times New Roman"/>
          <w:noProof/>
          <w:color w:val="000000"/>
          <w:szCs w:val="24"/>
          <w:shd w:val="clear" w:color="auto" w:fill="FFFFFF"/>
        </w:rPr>
        <w:t>[</w:t>
      </w:r>
      <w:r w:rsidR="00B82A42">
        <w:rPr>
          <w:rFonts w:cs="Arial"/>
          <w:noProof/>
          <w:color w:val="000000" w:themeColor="text1"/>
          <w:sz w:val="22"/>
        </w:rPr>
        <w:t>6, 7</w:t>
      </w:r>
      <w:r w:rsidR="00B82A42" w:rsidRPr="00C65916">
        <w:rPr>
          <w:rFonts w:cs="Times New Roman"/>
          <w:noProof/>
          <w:color w:val="000000"/>
          <w:szCs w:val="24"/>
          <w:shd w:val="clear" w:color="auto" w:fill="FFFFFF"/>
        </w:rPr>
        <w:t>]</w:t>
      </w:r>
      <w:r w:rsidR="00B82A42" w:rsidRPr="00C65916">
        <w:rPr>
          <w:rFonts w:cs="Times New Roman"/>
          <w:color w:val="000000"/>
          <w:szCs w:val="24"/>
          <w:shd w:val="clear" w:color="auto" w:fill="FFFFFF"/>
        </w:rPr>
        <w:fldChar w:fldCharType="end"/>
      </w:r>
      <w:r w:rsidR="007B0DD3" w:rsidRPr="00C65916">
        <w:rPr>
          <w:rFonts w:cs="Times New Roman"/>
          <w:szCs w:val="24"/>
        </w:rPr>
        <w:t xml:space="preserve"> </w:t>
      </w:r>
      <w:r w:rsidR="006F17A8">
        <w:rPr>
          <w:rFonts w:cs="Times New Roman"/>
          <w:szCs w:val="24"/>
        </w:rPr>
        <w:t>to</w:t>
      </w:r>
      <w:r w:rsidR="007B0DD3" w:rsidRPr="00C65916">
        <w:rPr>
          <w:rFonts w:cs="Times New Roman"/>
          <w:szCs w:val="24"/>
        </w:rPr>
        <w:t xml:space="preserve"> help researches to </w:t>
      </w:r>
      <w:r w:rsidR="00B97F54">
        <w:rPr>
          <w:rFonts w:cs="Times New Roman"/>
          <w:szCs w:val="24"/>
        </w:rPr>
        <w:t xml:space="preserve">explore disease diagnosis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Times New Roman"/>
          <w:noProof/>
          <w:color w:val="000000"/>
          <w:szCs w:val="24"/>
          <w:shd w:val="clear" w:color="auto" w:fill="FFFFFF"/>
        </w:rPr>
        <w:t>8-10</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00B97F54">
        <w:rPr>
          <w:rFonts w:cs="Times New Roman"/>
          <w:szCs w:val="24"/>
        </w:rPr>
        <w:t xml:space="preserve">, biotechnology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Arial"/>
          <w:noProof/>
          <w:color w:val="000000" w:themeColor="text1"/>
          <w:sz w:val="22"/>
        </w:rPr>
        <w:t>11</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00B97F54">
        <w:rPr>
          <w:rFonts w:cs="Times New Roman"/>
          <w:color w:val="000000"/>
          <w:szCs w:val="24"/>
          <w:shd w:val="clear" w:color="auto" w:fill="FFFFFF"/>
        </w:rPr>
        <w:t xml:space="preserve"> </w:t>
      </w:r>
      <w:r w:rsidR="007B0DD3" w:rsidRPr="00C65916">
        <w:rPr>
          <w:rFonts w:cs="Times New Roman"/>
          <w:szCs w:val="24"/>
        </w:rPr>
        <w:t xml:space="preserve">and many other </w:t>
      </w:r>
      <w:r w:rsidR="006F17A8">
        <w:rPr>
          <w:rFonts w:cs="Times New Roman"/>
          <w:szCs w:val="24"/>
        </w:rPr>
        <w:t>topics</w:t>
      </w:r>
      <w:r w:rsidR="007B0DD3" w:rsidRPr="00C65916">
        <w:rPr>
          <w:rFonts w:cs="Times New Roman"/>
          <w:szCs w:val="24"/>
        </w:rPr>
        <w:t xml:space="preserve">. </w:t>
      </w:r>
    </w:p>
    <w:p w:rsidR="007B0DD3" w:rsidRPr="00C65916" w:rsidRDefault="007B0DD3" w:rsidP="007B0DD3">
      <w:pPr>
        <w:pStyle w:val="Heading2"/>
        <w:spacing w:before="0" w:after="160"/>
        <w:rPr>
          <w:rFonts w:cs="Times New Roman"/>
          <w:b/>
          <w:szCs w:val="24"/>
        </w:rPr>
      </w:pPr>
      <w:bookmarkStart w:id="9" w:name="_Toc22586957"/>
      <w:r w:rsidRPr="00C65916">
        <w:rPr>
          <w:rFonts w:cs="Times New Roman"/>
          <w:b/>
          <w:szCs w:val="24"/>
        </w:rPr>
        <w:t>1.2 Machine Learning in Sequencing Data Analysis</w:t>
      </w:r>
      <w:bookmarkEnd w:id="9"/>
    </w:p>
    <w:p w:rsidR="007B0DD3" w:rsidRPr="00FB02DD" w:rsidRDefault="00BD77BD" w:rsidP="00FB02DD">
      <w:pPr>
        <w:ind w:firstLine="720"/>
        <w:rPr>
          <w:rFonts w:cs="Times New Roman"/>
          <w:szCs w:val="24"/>
        </w:rPr>
      </w:pPr>
      <w:r>
        <w:rPr>
          <w:rFonts w:cs="Times New Roman"/>
          <w:color w:val="000000" w:themeColor="text1"/>
          <w:szCs w:val="24"/>
        </w:rPr>
        <w:t xml:space="preserve">Computational </w:t>
      </w:r>
      <w:r w:rsidR="00AF0509">
        <w:rPr>
          <w:rFonts w:cs="Times New Roman"/>
          <w:color w:val="000000" w:themeColor="text1"/>
          <w:szCs w:val="24"/>
        </w:rPr>
        <w:t>biological sequences</w:t>
      </w:r>
      <w:r>
        <w:rPr>
          <w:rFonts w:cs="Times New Roman"/>
          <w:color w:val="000000" w:themeColor="text1"/>
          <w:szCs w:val="24"/>
        </w:rPr>
        <w:t xml:space="preserve"> analysis tool are urgently needed because </w:t>
      </w:r>
      <w:r w:rsidR="00AF0509">
        <w:rPr>
          <w:rFonts w:cs="Times New Roman"/>
          <w:color w:val="000000" w:themeColor="text1"/>
          <w:szCs w:val="24"/>
        </w:rPr>
        <w:t>cost of wet-laboratory experiment is high</w:t>
      </w:r>
      <w:r w:rsidR="007B0DD3" w:rsidRPr="00C65916">
        <w:rPr>
          <w:rFonts w:cs="Times New Roman"/>
          <w:color w:val="000000" w:themeColor="text1"/>
          <w:szCs w:val="24"/>
        </w:rPr>
        <w:t xml:space="preserve">. Recently, the </w:t>
      </w:r>
      <w:r w:rsidR="007B0DD3">
        <w:rPr>
          <w:rFonts w:cs="Times New Roman"/>
          <w:color w:val="000000" w:themeColor="text1"/>
          <w:szCs w:val="24"/>
        </w:rPr>
        <w:t>rapid</w:t>
      </w:r>
      <w:r w:rsidR="007B0DD3" w:rsidRPr="00C65916">
        <w:rPr>
          <w:rFonts w:cs="Times New Roman"/>
          <w:color w:val="000000" w:themeColor="text1"/>
          <w:szCs w:val="24"/>
        </w:rPr>
        <w:t xml:space="preserve"> development of machine learning provides a lot of new solutions to many difficult problems. Applying machine learning algorithms </w:t>
      </w:r>
      <w:r w:rsidR="009A51C2">
        <w:rPr>
          <w:rFonts w:cs="Times New Roman"/>
          <w:color w:val="000000" w:themeColor="text1"/>
          <w:szCs w:val="24"/>
        </w:rPr>
        <w:t>for the analysis of biological sequences</w:t>
      </w:r>
      <w:r w:rsidR="00B97F54">
        <w:rPr>
          <w:rFonts w:cs="Times New Roman"/>
          <w:color w:val="000000" w:themeColor="text1"/>
          <w:szCs w:val="24"/>
        </w:rPr>
        <w:t xml:space="preserve"> became a popular trend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Arial"/>
          <w:noProof/>
          <w:color w:val="000000" w:themeColor="text1"/>
          <w:sz w:val="22"/>
        </w:rPr>
        <w:t>12</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007B0DD3" w:rsidRPr="00C65916">
        <w:rPr>
          <w:rFonts w:cs="Times New Roman"/>
          <w:color w:val="000000" w:themeColor="text1"/>
          <w:szCs w:val="24"/>
        </w:rPr>
        <w:t xml:space="preserve">. </w:t>
      </w:r>
      <w:r w:rsidR="009A51C2">
        <w:rPr>
          <w:rFonts w:cs="Times New Roman"/>
          <w:color w:val="000000" w:themeColor="text1"/>
          <w:szCs w:val="24"/>
        </w:rPr>
        <w:t>Many</w:t>
      </w:r>
      <w:r w:rsidR="007B0DD3" w:rsidRPr="00C65916">
        <w:rPr>
          <w:rFonts w:cs="Times New Roman"/>
          <w:color w:val="000000" w:themeColor="text1"/>
          <w:szCs w:val="24"/>
        </w:rPr>
        <w:t xml:space="preserve"> research </w:t>
      </w:r>
      <w:r w:rsidR="009A51C2">
        <w:rPr>
          <w:rFonts w:cs="Times New Roman"/>
          <w:color w:val="000000" w:themeColor="text1"/>
          <w:szCs w:val="24"/>
        </w:rPr>
        <w:t>topics</w:t>
      </w:r>
      <w:r w:rsidR="007B0DD3" w:rsidRPr="00C65916">
        <w:rPr>
          <w:rFonts w:cs="Times New Roman"/>
          <w:color w:val="000000" w:themeColor="text1"/>
          <w:szCs w:val="24"/>
        </w:rPr>
        <w:t xml:space="preserve"> </w:t>
      </w:r>
      <w:r w:rsidR="009A51C2">
        <w:rPr>
          <w:rFonts w:cs="Times New Roman"/>
          <w:color w:val="000000" w:themeColor="text1"/>
          <w:szCs w:val="24"/>
        </w:rPr>
        <w:t>are</w:t>
      </w:r>
      <w:r w:rsidR="007B0DD3" w:rsidRPr="00C65916">
        <w:rPr>
          <w:rFonts w:cs="Times New Roman"/>
          <w:color w:val="000000" w:themeColor="text1"/>
          <w:szCs w:val="24"/>
        </w:rPr>
        <w:t xml:space="preserve"> to consider sequencing data analysis as a two-class or multi-</w:t>
      </w:r>
      <w:r w:rsidR="00B97F54">
        <w:rPr>
          <w:rFonts w:cs="Times New Roman"/>
          <w:color w:val="000000" w:themeColor="text1"/>
          <w:szCs w:val="24"/>
        </w:rPr>
        <w:t xml:space="preserve">class prediction tasks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Times New Roman"/>
          <w:noProof/>
          <w:color w:val="000000"/>
          <w:szCs w:val="24"/>
          <w:shd w:val="clear" w:color="auto" w:fill="FFFFFF"/>
        </w:rPr>
        <w:t>1</w:t>
      </w:r>
      <w:r w:rsidR="00B97F54">
        <w:rPr>
          <w:rFonts w:cs="Arial"/>
          <w:noProof/>
          <w:color w:val="000000" w:themeColor="text1"/>
          <w:sz w:val="22"/>
        </w:rPr>
        <w:t>3, 14</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00B97F54">
        <w:rPr>
          <w:rFonts w:cs="Times New Roman"/>
          <w:color w:val="000000"/>
          <w:szCs w:val="24"/>
          <w:shd w:val="clear" w:color="auto" w:fill="FFFFFF"/>
        </w:rPr>
        <w:t xml:space="preserve"> </w:t>
      </w:r>
      <w:r w:rsidR="009A51C2">
        <w:rPr>
          <w:rFonts w:cs="Times New Roman"/>
          <w:color w:val="000000" w:themeColor="text1"/>
          <w:szCs w:val="24"/>
        </w:rPr>
        <w:t>include</w:t>
      </w:r>
      <w:r w:rsidR="007B0DD3" w:rsidRPr="00C65916">
        <w:rPr>
          <w:rFonts w:cs="Times New Roman"/>
          <w:color w:val="000000" w:themeColor="text1"/>
          <w:szCs w:val="24"/>
        </w:rPr>
        <w:t xml:space="preserve"> </w:t>
      </w:r>
      <w:r w:rsidR="00B97F54">
        <w:rPr>
          <w:rFonts w:cs="Times New Roman"/>
          <w:szCs w:val="24"/>
        </w:rPr>
        <w:t xml:space="preserve">DNA N6-methyladenosine site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Arial"/>
          <w:noProof/>
          <w:color w:val="000000" w:themeColor="text1"/>
          <w:sz w:val="22"/>
        </w:rPr>
        <w:t>15</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007B0DD3" w:rsidRPr="00C65916">
        <w:rPr>
          <w:rFonts w:cs="Times New Roman"/>
          <w:szCs w:val="24"/>
        </w:rPr>
        <w:t>,</w:t>
      </w:r>
      <w:r w:rsidR="00B97F54">
        <w:rPr>
          <w:rFonts w:cs="Times New Roman"/>
          <w:szCs w:val="24"/>
        </w:rPr>
        <w:t xml:space="preserve"> DNA N4-methylcytosine site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Arial"/>
          <w:noProof/>
          <w:color w:val="000000" w:themeColor="text1"/>
          <w:sz w:val="22"/>
        </w:rPr>
        <w:t>16</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007B0DD3" w:rsidRPr="00C65916">
        <w:rPr>
          <w:rFonts w:cs="Times New Roman"/>
          <w:szCs w:val="24"/>
        </w:rPr>
        <w:t xml:space="preserve">, </w:t>
      </w:r>
      <w:r w:rsidR="00B97F54">
        <w:rPr>
          <w:rFonts w:cs="Times New Roman"/>
          <w:szCs w:val="24"/>
        </w:rPr>
        <w:t xml:space="preserve">RNA N6-methyladenosine site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Arial"/>
          <w:noProof/>
          <w:color w:val="000000" w:themeColor="text1"/>
          <w:sz w:val="22"/>
        </w:rPr>
        <w:t>17</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007B0DD3" w:rsidRPr="00C65916">
        <w:rPr>
          <w:rFonts w:cs="Times New Roman"/>
          <w:szCs w:val="24"/>
        </w:rPr>
        <w:t>, RNA-b</w:t>
      </w:r>
      <w:r w:rsidR="004A2C9F">
        <w:rPr>
          <w:rFonts w:cs="Times New Roman"/>
          <w:szCs w:val="24"/>
        </w:rPr>
        <w:t xml:space="preserve">inding protein identification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18</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4A2C9F">
        <w:rPr>
          <w:rFonts w:cs="Times New Roman"/>
          <w:szCs w:val="24"/>
        </w:rPr>
        <w:t xml:space="preserve">, protein function site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19</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7B0DD3" w:rsidRPr="00C65916">
        <w:rPr>
          <w:rFonts w:cs="Times New Roman"/>
          <w:szCs w:val="24"/>
        </w:rPr>
        <w:t>, p</w:t>
      </w:r>
      <w:r w:rsidR="004A2C9F">
        <w:rPr>
          <w:rFonts w:cs="Times New Roman"/>
          <w:szCs w:val="24"/>
        </w:rPr>
        <w:t xml:space="preserve">rotein fold recognition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20, 21</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7B0DD3" w:rsidRPr="00C65916">
        <w:rPr>
          <w:rFonts w:cs="Times New Roman"/>
          <w:szCs w:val="24"/>
        </w:rPr>
        <w:t>, protein-protei</w:t>
      </w:r>
      <w:r w:rsidR="004A2C9F">
        <w:rPr>
          <w:rFonts w:cs="Times New Roman"/>
          <w:szCs w:val="24"/>
        </w:rPr>
        <w:t xml:space="preserve">n interaction prediction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22-24</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7B0DD3" w:rsidRPr="00C65916">
        <w:rPr>
          <w:rFonts w:cs="Times New Roman"/>
          <w:szCs w:val="24"/>
        </w:rPr>
        <w:t xml:space="preserve">, </w:t>
      </w:r>
      <w:r w:rsidR="009A51C2">
        <w:rPr>
          <w:rFonts w:cs="Times New Roman"/>
          <w:szCs w:val="24"/>
        </w:rPr>
        <w:t>and so on</w:t>
      </w:r>
      <w:r w:rsidR="007B0DD3" w:rsidRPr="00C65916">
        <w:rPr>
          <w:rFonts w:cs="Times New Roman"/>
          <w:szCs w:val="24"/>
        </w:rPr>
        <w:t>. Besides supervised algorithms for classificatio</w:t>
      </w:r>
      <w:r w:rsidR="009A51C2">
        <w:rPr>
          <w:rFonts w:cs="Times New Roman"/>
          <w:szCs w:val="24"/>
        </w:rPr>
        <w:t>n</w:t>
      </w:r>
      <w:r w:rsidR="007B0DD3" w:rsidRPr="00C65916">
        <w:rPr>
          <w:rFonts w:cs="Times New Roman"/>
          <w:szCs w:val="24"/>
        </w:rPr>
        <w:t xml:space="preserve">, unsupervised machine learning methods also can be applied to reduce </w:t>
      </w:r>
      <w:r w:rsidR="007B0DD3">
        <w:rPr>
          <w:rFonts w:cs="Times New Roman"/>
          <w:szCs w:val="24"/>
        </w:rPr>
        <w:t xml:space="preserve">the </w:t>
      </w:r>
      <w:r w:rsidR="007B0DD3" w:rsidRPr="00C65916">
        <w:rPr>
          <w:rFonts w:cs="Times New Roman"/>
          <w:szCs w:val="24"/>
        </w:rPr>
        <w:t xml:space="preserve">dimensionality of the </w:t>
      </w:r>
      <w:r w:rsidR="009A51C2">
        <w:rPr>
          <w:rFonts w:cs="Times New Roman"/>
          <w:szCs w:val="24"/>
        </w:rPr>
        <w:t>features</w:t>
      </w:r>
      <w:r w:rsidR="007B0DD3" w:rsidRPr="00C65916">
        <w:rPr>
          <w:rFonts w:cs="Times New Roman"/>
          <w:szCs w:val="24"/>
        </w:rPr>
        <w:t>.</w:t>
      </w:r>
    </w:p>
    <w:p w:rsidR="007B0DD3" w:rsidRPr="00C65916" w:rsidRDefault="007B0DD3" w:rsidP="007B0DD3">
      <w:pPr>
        <w:pStyle w:val="Heading2"/>
        <w:spacing w:before="0" w:after="160"/>
        <w:rPr>
          <w:rFonts w:cs="Times New Roman"/>
          <w:b/>
          <w:szCs w:val="24"/>
        </w:rPr>
      </w:pPr>
      <w:bookmarkStart w:id="10" w:name="_Toc22586958"/>
      <w:r w:rsidRPr="00C65916">
        <w:rPr>
          <w:rFonts w:cs="Times New Roman"/>
          <w:b/>
          <w:szCs w:val="24"/>
        </w:rPr>
        <w:t>1.3 Feature Extraction of Sequencing Data</w:t>
      </w:r>
      <w:bookmarkEnd w:id="10"/>
    </w:p>
    <w:p w:rsidR="007B0DD3" w:rsidRPr="00C65916" w:rsidRDefault="007B0DD3" w:rsidP="00FB02DD">
      <w:pPr>
        <w:ind w:firstLine="720"/>
        <w:rPr>
          <w:rFonts w:cs="Times New Roman"/>
          <w:color w:val="000000" w:themeColor="text1"/>
          <w:szCs w:val="24"/>
        </w:rPr>
      </w:pPr>
      <w:r w:rsidRPr="00C65916">
        <w:rPr>
          <w:rFonts w:cs="Times New Roman"/>
          <w:color w:val="000000" w:themeColor="text1"/>
          <w:szCs w:val="24"/>
        </w:rPr>
        <w:t xml:space="preserve">Billions of short raw reads </w:t>
      </w:r>
      <w:r w:rsidR="00F2269D">
        <w:rPr>
          <w:rFonts w:cs="Times New Roman"/>
          <w:color w:val="000000" w:themeColor="text1"/>
          <w:szCs w:val="24"/>
        </w:rPr>
        <w:t>are</w:t>
      </w:r>
      <w:r w:rsidRPr="00C65916">
        <w:rPr>
          <w:rFonts w:cs="Times New Roman"/>
          <w:color w:val="000000" w:themeColor="text1"/>
          <w:szCs w:val="24"/>
        </w:rPr>
        <w:t xml:space="preserve"> generated for each sample through NGS </w:t>
      </w:r>
      <w:r w:rsidR="003F2444">
        <w:rPr>
          <w:rFonts w:cs="Times New Roman"/>
          <w:color w:val="000000" w:themeColor="text1"/>
          <w:szCs w:val="24"/>
        </w:rPr>
        <w:t xml:space="preserve">in </w:t>
      </w:r>
      <w:r w:rsidR="001511CA">
        <w:rPr>
          <w:rFonts w:cs="Times New Roman"/>
          <w:color w:val="000000" w:themeColor="text1"/>
          <w:szCs w:val="24"/>
        </w:rPr>
        <w:t>FASTA data format</w:t>
      </w:r>
      <w:r w:rsidR="002A6148">
        <w:rPr>
          <w:rFonts w:cs="Times New Roman"/>
          <w:color w:val="000000" w:themeColor="text1"/>
          <w:szCs w:val="24"/>
        </w:rPr>
        <w:t xml:space="preserve">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25</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F2269D">
        <w:rPr>
          <w:rFonts w:cs="Times New Roman"/>
          <w:color w:val="000000" w:themeColor="text1"/>
          <w:szCs w:val="24"/>
        </w:rPr>
        <w:t>,</w:t>
      </w:r>
      <w:r w:rsidRPr="00C65916">
        <w:rPr>
          <w:rFonts w:cs="Times New Roman"/>
          <w:color w:val="000000" w:themeColor="text1"/>
          <w:szCs w:val="24"/>
        </w:rPr>
        <w:t xml:space="preserve"> </w:t>
      </w:r>
      <w:r w:rsidR="00F2269D">
        <w:rPr>
          <w:rFonts w:cs="Times New Roman"/>
          <w:color w:val="000000" w:themeColor="text1"/>
          <w:szCs w:val="24"/>
        </w:rPr>
        <w:t>which</w:t>
      </w:r>
      <w:r w:rsidR="00F2269D">
        <w:rPr>
          <w:rFonts w:cs="Times New Roman"/>
          <w:color w:val="000000" w:themeColor="text1"/>
          <w:szCs w:val="24"/>
        </w:rPr>
        <w:t xml:space="preserve"> </w:t>
      </w:r>
      <w:r w:rsidRPr="00C65916">
        <w:rPr>
          <w:rFonts w:cs="Times New Roman"/>
          <w:color w:val="000000" w:themeColor="text1"/>
          <w:szCs w:val="24"/>
        </w:rPr>
        <w:t xml:space="preserve">cannot directly </w:t>
      </w:r>
      <w:r>
        <w:rPr>
          <w:rFonts w:cs="Times New Roman"/>
          <w:color w:val="000000" w:themeColor="text1"/>
          <w:szCs w:val="24"/>
        </w:rPr>
        <w:t xml:space="preserve">be </w:t>
      </w:r>
      <w:r w:rsidRPr="00C65916">
        <w:rPr>
          <w:rFonts w:cs="Times New Roman"/>
          <w:color w:val="000000" w:themeColor="text1"/>
          <w:szCs w:val="24"/>
        </w:rPr>
        <w:t>used for classification purpose</w:t>
      </w:r>
      <w:r>
        <w:rPr>
          <w:rFonts w:cs="Times New Roman"/>
          <w:color w:val="000000" w:themeColor="text1"/>
          <w:szCs w:val="24"/>
        </w:rPr>
        <w:t>s</w:t>
      </w:r>
      <w:r w:rsidRPr="00C65916">
        <w:rPr>
          <w:rFonts w:cs="Times New Roman"/>
          <w:color w:val="000000" w:themeColor="text1"/>
          <w:szCs w:val="24"/>
        </w:rPr>
        <w:t xml:space="preserve">. Thus, </w:t>
      </w:r>
      <w:r w:rsidR="00755024">
        <w:rPr>
          <w:rFonts w:cs="Times New Roman"/>
          <w:color w:val="000000" w:themeColor="text1"/>
          <w:szCs w:val="24"/>
        </w:rPr>
        <w:t>t</w:t>
      </w:r>
      <w:bookmarkStart w:id="11" w:name="_GoBack"/>
      <w:bookmarkEnd w:id="11"/>
      <w:r w:rsidR="00755024">
        <w:rPr>
          <w:rFonts w:cs="Times New Roman"/>
          <w:color w:val="000000" w:themeColor="text1"/>
          <w:szCs w:val="24"/>
        </w:rPr>
        <w:t xml:space="preserve">he step of </w:t>
      </w:r>
      <w:r w:rsidRPr="00C65916">
        <w:rPr>
          <w:rFonts w:cs="Times New Roman"/>
          <w:color w:val="000000" w:themeColor="text1"/>
          <w:szCs w:val="24"/>
        </w:rPr>
        <w:t xml:space="preserve">feature extraction is required to transform reads </w:t>
      </w:r>
      <w:r w:rsidR="00FB02DD">
        <w:rPr>
          <w:rFonts w:cs="Times New Roman"/>
          <w:color w:val="000000" w:themeColor="text1"/>
          <w:szCs w:val="24"/>
        </w:rPr>
        <w:t>of</w:t>
      </w:r>
      <w:r w:rsidRPr="00C65916">
        <w:rPr>
          <w:rFonts w:cs="Times New Roman"/>
          <w:color w:val="000000" w:themeColor="text1"/>
          <w:szCs w:val="24"/>
        </w:rPr>
        <w:t xml:space="preserve"> </w:t>
      </w:r>
      <w:r w:rsidR="00FB02DD">
        <w:rPr>
          <w:rFonts w:cs="Times New Roman"/>
          <w:color w:val="000000" w:themeColor="text1"/>
          <w:szCs w:val="24"/>
        </w:rPr>
        <w:t xml:space="preserve">sequences </w:t>
      </w:r>
      <w:r w:rsidRPr="00C65916">
        <w:rPr>
          <w:rFonts w:cs="Times New Roman"/>
          <w:color w:val="000000" w:themeColor="text1"/>
          <w:szCs w:val="24"/>
        </w:rPr>
        <w:t xml:space="preserve">to </w:t>
      </w:r>
      <w:r w:rsidR="00AD3598">
        <w:rPr>
          <w:rFonts w:cs="Times New Roman"/>
          <w:color w:val="000000" w:themeColor="text1"/>
          <w:szCs w:val="24"/>
        </w:rPr>
        <w:t xml:space="preserve">the </w:t>
      </w:r>
      <w:r w:rsidRPr="00C65916">
        <w:rPr>
          <w:rFonts w:cs="Times New Roman"/>
          <w:color w:val="000000" w:themeColor="text1"/>
          <w:szCs w:val="24"/>
        </w:rPr>
        <w:t>mathematical data matrix</w:t>
      </w:r>
      <w:r w:rsidR="00FB02DD">
        <w:rPr>
          <w:rFonts w:cs="Times New Roman"/>
          <w:color w:val="000000" w:themeColor="text1"/>
          <w:szCs w:val="24"/>
        </w:rPr>
        <w:t xml:space="preserve"> using different approaches, namely sequence-based, physicochemical property-based, evolution-based and structure-b</w:t>
      </w:r>
      <w:r w:rsidR="004A2C9F">
        <w:rPr>
          <w:rFonts w:cs="Times New Roman"/>
          <w:color w:val="000000" w:themeColor="text1"/>
          <w:szCs w:val="24"/>
        </w:rPr>
        <w:t xml:space="preserve">ased biological information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26</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FB02DD">
        <w:rPr>
          <w:rFonts w:cs="Times New Roman"/>
          <w:color w:val="000000" w:themeColor="text1"/>
          <w:szCs w:val="24"/>
        </w:rPr>
        <w:t>.</w:t>
      </w:r>
    </w:p>
    <w:p w:rsidR="007B0DD3" w:rsidRPr="00C65916" w:rsidRDefault="007B0DD3" w:rsidP="007B0DD3">
      <w:pPr>
        <w:pStyle w:val="Heading2"/>
        <w:rPr>
          <w:rFonts w:cs="Times New Roman"/>
          <w:b/>
          <w:szCs w:val="24"/>
        </w:rPr>
      </w:pPr>
      <w:bookmarkStart w:id="12" w:name="_Toc22586959"/>
      <w:bookmarkEnd w:id="8"/>
      <w:r w:rsidRPr="00C65916">
        <w:rPr>
          <w:rFonts w:cs="Times New Roman"/>
          <w:b/>
          <w:szCs w:val="24"/>
        </w:rPr>
        <w:lastRenderedPageBreak/>
        <w:t>1.4 Feature Selection</w:t>
      </w:r>
      <w:bookmarkEnd w:id="12"/>
    </w:p>
    <w:p w:rsidR="007B0DD3" w:rsidRPr="00C65916" w:rsidRDefault="007B0DD3" w:rsidP="007B0DD3">
      <w:pPr>
        <w:rPr>
          <w:rFonts w:cs="Times New Roman"/>
          <w:szCs w:val="24"/>
        </w:rPr>
      </w:pPr>
      <w:r w:rsidRPr="00C65916">
        <w:rPr>
          <w:rFonts w:cs="Times New Roman"/>
          <w:szCs w:val="24"/>
        </w:rPr>
        <w:tab/>
        <w:t>With a</w:t>
      </w:r>
      <w:r w:rsidR="00FB02DD">
        <w:rPr>
          <w:rFonts w:cs="Times New Roman"/>
          <w:szCs w:val="24"/>
        </w:rPr>
        <w:t>n</w:t>
      </w:r>
      <w:r w:rsidRPr="00C65916">
        <w:rPr>
          <w:rFonts w:cs="Times New Roman"/>
          <w:szCs w:val="24"/>
        </w:rPr>
        <w:t xml:space="preserve"> increasing number of </w:t>
      </w:r>
      <w:r w:rsidR="00FB02DD">
        <w:rPr>
          <w:rFonts w:cs="Times New Roman"/>
          <w:szCs w:val="24"/>
        </w:rPr>
        <w:t>classification</w:t>
      </w:r>
      <w:r w:rsidRPr="00C65916">
        <w:rPr>
          <w:rFonts w:cs="Times New Roman"/>
          <w:szCs w:val="24"/>
        </w:rPr>
        <w:t xml:space="preserve"> algorithms </w:t>
      </w:r>
      <w:r w:rsidR="00FB02DD">
        <w:rPr>
          <w:rFonts w:cs="Times New Roman"/>
          <w:szCs w:val="24"/>
        </w:rPr>
        <w:t>has</w:t>
      </w:r>
      <w:r w:rsidRPr="00C65916">
        <w:rPr>
          <w:rFonts w:cs="Times New Roman"/>
          <w:szCs w:val="24"/>
        </w:rPr>
        <w:t xml:space="preserve"> been introduce</w:t>
      </w:r>
      <w:r w:rsidR="00FB02DD">
        <w:rPr>
          <w:rFonts w:cs="Times New Roman"/>
          <w:szCs w:val="24"/>
        </w:rPr>
        <w:t>d</w:t>
      </w:r>
      <w:r w:rsidRPr="00C65916">
        <w:rPr>
          <w:rFonts w:cs="Times New Roman"/>
          <w:szCs w:val="24"/>
        </w:rPr>
        <w:t xml:space="preserve">, selecting </w:t>
      </w:r>
      <w:r>
        <w:rPr>
          <w:rFonts w:cs="Times New Roman"/>
          <w:szCs w:val="24"/>
        </w:rPr>
        <w:t xml:space="preserve">the </w:t>
      </w:r>
      <w:r w:rsidRPr="00C65916">
        <w:rPr>
          <w:rFonts w:cs="Times New Roman"/>
          <w:szCs w:val="24"/>
        </w:rPr>
        <w:t xml:space="preserve">most </w:t>
      </w:r>
      <w:r>
        <w:rPr>
          <w:rFonts w:cs="Times New Roman"/>
          <w:szCs w:val="24"/>
        </w:rPr>
        <w:t>important</w:t>
      </w:r>
      <w:r w:rsidRPr="00C65916">
        <w:rPr>
          <w:rFonts w:cs="Times New Roman"/>
          <w:szCs w:val="24"/>
        </w:rPr>
        <w:t xml:space="preserve"> features and eliminating nois</w:t>
      </w:r>
      <w:r w:rsidR="00FB02DD">
        <w:rPr>
          <w:rFonts w:cs="Times New Roman"/>
          <w:szCs w:val="24"/>
        </w:rPr>
        <w:t xml:space="preserve">e </w:t>
      </w:r>
      <w:r w:rsidRPr="00C65916">
        <w:rPr>
          <w:rFonts w:cs="Times New Roman"/>
          <w:szCs w:val="24"/>
        </w:rPr>
        <w:t>to reach accurate and efficient performan</w:t>
      </w:r>
      <w:r w:rsidR="004A2C9F">
        <w:rPr>
          <w:rFonts w:cs="Times New Roman"/>
          <w:szCs w:val="24"/>
        </w:rPr>
        <w:t xml:space="preserve">ces becomes a new challenge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27</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Pr="00C65916">
        <w:rPr>
          <w:rFonts w:cs="Times New Roman"/>
          <w:szCs w:val="24"/>
        </w:rPr>
        <w:t>. The advantages of feature selection include reduce the training time, computational resources consuming</w:t>
      </w:r>
      <w:r w:rsidR="00FB02DD">
        <w:rPr>
          <w:rFonts w:cs="Times New Roman"/>
          <w:szCs w:val="24"/>
        </w:rPr>
        <w:t xml:space="preserve"> and </w:t>
      </w:r>
      <w:r w:rsidRPr="00C65916">
        <w:rPr>
          <w:rFonts w:cs="Times New Roman"/>
          <w:szCs w:val="24"/>
        </w:rPr>
        <w:t xml:space="preserve">the complexity of </w:t>
      </w:r>
      <w:r w:rsidR="00AD3598">
        <w:rPr>
          <w:rFonts w:cs="Times New Roman"/>
          <w:szCs w:val="24"/>
        </w:rPr>
        <w:t xml:space="preserve">a </w:t>
      </w:r>
      <w:r w:rsidRPr="00C65916">
        <w:rPr>
          <w:rFonts w:cs="Times New Roman"/>
          <w:szCs w:val="24"/>
        </w:rPr>
        <w:t>model</w:t>
      </w:r>
      <w:r w:rsidR="00FB02DD">
        <w:rPr>
          <w:rFonts w:cs="Times New Roman"/>
          <w:szCs w:val="24"/>
        </w:rPr>
        <w:t xml:space="preserve"> to prevent </w:t>
      </w:r>
      <w:r w:rsidRPr="00C65916">
        <w:rPr>
          <w:rFonts w:cs="Times New Roman"/>
          <w:szCs w:val="24"/>
        </w:rPr>
        <w:t xml:space="preserve">overfitting and improve </w:t>
      </w:r>
      <w:r w:rsidR="00FB02DD">
        <w:rPr>
          <w:rFonts w:cs="Times New Roman"/>
          <w:szCs w:val="24"/>
        </w:rPr>
        <w:t>performance.</w:t>
      </w:r>
    </w:p>
    <w:p w:rsidR="007B0DD3" w:rsidRPr="00C65916" w:rsidRDefault="007B0DD3" w:rsidP="007B0DD3">
      <w:pPr>
        <w:rPr>
          <w:rFonts w:cs="Times New Roman"/>
          <w:szCs w:val="24"/>
        </w:rPr>
      </w:pPr>
      <w:r w:rsidRPr="00C65916">
        <w:rPr>
          <w:rFonts w:cs="Times New Roman"/>
          <w:szCs w:val="24"/>
        </w:rPr>
        <w:tab/>
        <w:t xml:space="preserve">Feature selection is a necessary step for </w:t>
      </w:r>
      <w:r w:rsidR="00AD3598">
        <w:rPr>
          <w:rFonts w:cs="Times New Roman"/>
          <w:szCs w:val="24"/>
        </w:rPr>
        <w:t xml:space="preserve">the </w:t>
      </w:r>
      <w:r w:rsidRPr="00C65916">
        <w:rPr>
          <w:rFonts w:cs="Times New Roman"/>
          <w:szCs w:val="24"/>
        </w:rPr>
        <w:t>classification</w:t>
      </w:r>
      <w:r w:rsidR="00FB02DD">
        <w:rPr>
          <w:rFonts w:cs="Times New Roman"/>
          <w:szCs w:val="24"/>
        </w:rPr>
        <w:t xml:space="preserve"> of </w:t>
      </w:r>
      <w:r w:rsidRPr="00C65916">
        <w:rPr>
          <w:rFonts w:cs="Times New Roman"/>
          <w:szCs w:val="24"/>
        </w:rPr>
        <w:t>DNA, RNA</w:t>
      </w:r>
      <w:r>
        <w:rPr>
          <w:rFonts w:cs="Times New Roman"/>
          <w:szCs w:val="24"/>
        </w:rPr>
        <w:t>,</w:t>
      </w:r>
      <w:r w:rsidRPr="00C65916">
        <w:rPr>
          <w:rFonts w:cs="Times New Roman"/>
          <w:szCs w:val="24"/>
        </w:rPr>
        <w:t xml:space="preserve"> </w:t>
      </w:r>
      <w:r w:rsidR="004A2C9F">
        <w:rPr>
          <w:rFonts w:cs="Times New Roman"/>
          <w:szCs w:val="24"/>
        </w:rPr>
        <w:t xml:space="preserve">and protein feature vectors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28</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Pr="00C65916">
        <w:rPr>
          <w:rFonts w:cs="Times New Roman"/>
          <w:szCs w:val="24"/>
        </w:rPr>
        <w:t xml:space="preserve">. These extracted feature vectors often show high dimensionality, especially some protein feature vectors display extremely high dimensionality which can cause time-consuming </w:t>
      </w:r>
      <w:r w:rsidR="00F16D9C">
        <w:rPr>
          <w:rFonts w:cs="Times New Roman"/>
          <w:szCs w:val="24"/>
        </w:rPr>
        <w:t>and overfitting</w:t>
      </w:r>
      <w:r w:rsidRPr="00C65916">
        <w:rPr>
          <w:rFonts w:cs="Times New Roman"/>
          <w:szCs w:val="24"/>
        </w:rPr>
        <w:t xml:space="preserve">. Therefore, selecting those features that contribute most to </w:t>
      </w:r>
      <w:r w:rsidR="00F16D9C">
        <w:rPr>
          <w:rFonts w:cs="Times New Roman"/>
          <w:szCs w:val="24"/>
        </w:rPr>
        <w:t>classification</w:t>
      </w:r>
      <w:r w:rsidRPr="00C65916">
        <w:rPr>
          <w:rFonts w:cs="Times New Roman"/>
          <w:szCs w:val="24"/>
        </w:rPr>
        <w:t xml:space="preserve"> is an essential step in </w:t>
      </w:r>
      <w:r>
        <w:rPr>
          <w:rFonts w:cs="Times New Roman"/>
          <w:szCs w:val="24"/>
        </w:rPr>
        <w:t xml:space="preserve">the </w:t>
      </w:r>
      <w:r w:rsidRPr="00C65916">
        <w:rPr>
          <w:rFonts w:cs="Times New Roman"/>
          <w:szCs w:val="24"/>
        </w:rPr>
        <w:t xml:space="preserve">sequencing data </w:t>
      </w:r>
      <w:r w:rsidR="00F16D9C">
        <w:rPr>
          <w:rFonts w:cs="Times New Roman"/>
          <w:szCs w:val="24"/>
        </w:rPr>
        <w:t>analysis</w:t>
      </w:r>
      <w:r w:rsidRPr="00C65916">
        <w:rPr>
          <w:rFonts w:cs="Times New Roman"/>
          <w:szCs w:val="24"/>
        </w:rPr>
        <w:t>.</w:t>
      </w:r>
      <w:r>
        <w:rPr>
          <w:rFonts w:cs="Times New Roman"/>
          <w:szCs w:val="24"/>
        </w:rPr>
        <w:t xml:space="preserve"> Some</w:t>
      </w:r>
      <w:r w:rsidRPr="00C65916">
        <w:rPr>
          <w:rFonts w:cs="Times New Roman"/>
          <w:szCs w:val="24"/>
        </w:rPr>
        <w:t xml:space="preserve"> popular and powerful feature selection algorithms can be used to overcome this challenge such as</w:t>
      </w:r>
      <w:r>
        <w:rPr>
          <w:rFonts w:cs="Times New Roman"/>
          <w:szCs w:val="24"/>
        </w:rPr>
        <w:t xml:space="preserve"> the </w:t>
      </w:r>
      <w:r w:rsidRPr="00C65916">
        <w:rPr>
          <w:rFonts w:cs="Times New Roman"/>
          <w:szCs w:val="24"/>
        </w:rPr>
        <w:t>Chi</w:t>
      </w:r>
      <w:r>
        <w:rPr>
          <w:rFonts w:cs="Times New Roman"/>
          <w:szCs w:val="24"/>
        </w:rPr>
        <w:t>-</w:t>
      </w:r>
      <w:r w:rsidR="004A2C9F">
        <w:rPr>
          <w:rFonts w:cs="Times New Roman"/>
          <w:szCs w:val="24"/>
        </w:rPr>
        <w:t xml:space="preserve">squared test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29</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4A2C9F">
        <w:rPr>
          <w:rFonts w:cs="Times New Roman"/>
          <w:szCs w:val="24"/>
        </w:rPr>
        <w:t xml:space="preserve">, SVM-RFE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30</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4A2C9F">
        <w:rPr>
          <w:rFonts w:cs="Times New Roman"/>
          <w:szCs w:val="24"/>
        </w:rPr>
        <w:t xml:space="preserve">, Lasso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31</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89077A">
        <w:rPr>
          <w:rFonts w:cs="Times New Roman"/>
          <w:szCs w:val="24"/>
        </w:rPr>
        <w:t xml:space="preserve">, Pearson correlation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32</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89077A">
        <w:rPr>
          <w:rFonts w:cs="Times New Roman"/>
          <w:szCs w:val="24"/>
        </w:rPr>
        <w:t xml:space="preserve">, </w:t>
      </w:r>
      <w:proofErr w:type="spellStart"/>
      <w:r w:rsidR="0089077A">
        <w:rPr>
          <w:rFonts w:cs="Times New Roman"/>
          <w:szCs w:val="24"/>
        </w:rPr>
        <w:t>ReliefF</w:t>
      </w:r>
      <w:proofErr w:type="spellEnd"/>
      <w:r w:rsidR="0089077A">
        <w:rPr>
          <w:rFonts w:cs="Times New Roman"/>
          <w:szCs w:val="24"/>
        </w:rPr>
        <w:t xml:space="preserve">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33</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Pr="00C65916">
        <w:rPr>
          <w:rFonts w:cs="Times New Roman"/>
          <w:szCs w:val="24"/>
        </w:rPr>
        <w:t xml:space="preserve">, </w:t>
      </w:r>
      <w:r w:rsidR="00F16D9C">
        <w:rPr>
          <w:rFonts w:cs="Times New Roman"/>
          <w:szCs w:val="24"/>
        </w:rPr>
        <w:t>and so on</w:t>
      </w:r>
      <w:r w:rsidRPr="00C65916">
        <w:rPr>
          <w:rFonts w:cs="Times New Roman"/>
          <w:szCs w:val="24"/>
        </w:rPr>
        <w:t>.</w:t>
      </w:r>
    </w:p>
    <w:p w:rsidR="007B0DD3" w:rsidRPr="00C65916" w:rsidRDefault="007B0DD3" w:rsidP="007B0DD3">
      <w:pPr>
        <w:pStyle w:val="Heading2"/>
        <w:spacing w:before="0"/>
        <w:rPr>
          <w:rFonts w:cs="Times New Roman"/>
          <w:b/>
          <w:szCs w:val="24"/>
          <w:lang w:eastAsia="zh-CN"/>
        </w:rPr>
      </w:pPr>
      <w:bookmarkStart w:id="13" w:name="_Toc22586960"/>
      <w:r w:rsidRPr="00C65916">
        <w:rPr>
          <w:rFonts w:cs="Times New Roman"/>
          <w:b/>
          <w:szCs w:val="24"/>
          <w:lang w:eastAsia="zh-CN"/>
        </w:rPr>
        <w:t>1.5 Dimensionality Reduction</w:t>
      </w:r>
      <w:bookmarkEnd w:id="13"/>
    </w:p>
    <w:p w:rsidR="007B0DD3" w:rsidRPr="00C65916" w:rsidRDefault="007B0DD3" w:rsidP="007B0DD3">
      <w:pPr>
        <w:ind w:firstLine="720"/>
        <w:rPr>
          <w:rFonts w:cs="Times New Roman"/>
          <w:szCs w:val="24"/>
          <w:lang w:eastAsia="zh-CN"/>
        </w:rPr>
      </w:pPr>
      <w:r w:rsidRPr="00C65916">
        <w:rPr>
          <w:rFonts w:cs="Times New Roman"/>
          <w:szCs w:val="24"/>
          <w:lang w:eastAsia="zh-CN"/>
        </w:rPr>
        <w:t>Besides many supervised feature selection methods, some unsupervised dimensionalit</w:t>
      </w:r>
      <w:r w:rsidR="0089077A">
        <w:rPr>
          <w:rFonts w:cs="Times New Roman"/>
          <w:szCs w:val="24"/>
          <w:lang w:eastAsia="zh-CN"/>
        </w:rPr>
        <w:t xml:space="preserve">y reduction such as K-means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34</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89077A">
        <w:rPr>
          <w:rFonts w:cs="Times New Roman"/>
          <w:szCs w:val="24"/>
          <w:lang w:eastAsia="zh-CN"/>
        </w:rPr>
        <w:t xml:space="preserve">, PCA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35</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89077A">
        <w:rPr>
          <w:rFonts w:cs="Times New Roman"/>
          <w:color w:val="000000"/>
          <w:szCs w:val="24"/>
          <w:shd w:val="clear" w:color="auto" w:fill="FFFFFF"/>
        </w:rPr>
        <w:t xml:space="preserve"> </w:t>
      </w:r>
      <w:r w:rsidR="0089077A">
        <w:rPr>
          <w:rFonts w:cs="Times New Roman"/>
          <w:szCs w:val="24"/>
          <w:lang w:eastAsia="zh-CN"/>
        </w:rPr>
        <w:t xml:space="preserve">and TSNE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36</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Pr="00C65916">
        <w:rPr>
          <w:rFonts w:cs="Times New Roman"/>
          <w:szCs w:val="24"/>
          <w:lang w:eastAsia="zh-CN"/>
        </w:rPr>
        <w:t xml:space="preserve">, are introduced. </w:t>
      </w:r>
      <w:r w:rsidR="00F16D9C">
        <w:rPr>
          <w:rFonts w:cs="Times New Roman"/>
          <w:szCs w:val="24"/>
          <w:lang w:eastAsia="zh-CN"/>
        </w:rPr>
        <w:t>They</w:t>
      </w:r>
      <w:r w:rsidRPr="00C65916">
        <w:rPr>
          <w:rFonts w:cs="Times New Roman"/>
          <w:szCs w:val="24"/>
          <w:lang w:eastAsia="zh-CN"/>
        </w:rPr>
        <w:t xml:space="preserve"> do not require label vectors to perform dimensionality reduction. In addition, compare to the supervised feature selection method that normally calculating and ranking feature importance, </w:t>
      </w:r>
      <w:r w:rsidR="00F16D9C">
        <w:rPr>
          <w:rFonts w:cs="Times New Roman"/>
          <w:szCs w:val="24"/>
          <w:lang w:eastAsia="zh-CN"/>
        </w:rPr>
        <w:t>dimensionality reduction</w:t>
      </w:r>
      <w:r w:rsidRPr="00C65916">
        <w:rPr>
          <w:rFonts w:cs="Times New Roman"/>
          <w:szCs w:val="24"/>
          <w:lang w:eastAsia="zh-CN"/>
        </w:rPr>
        <w:t xml:space="preserve"> methods focus on data itself and often perform faster execution.</w:t>
      </w:r>
    </w:p>
    <w:p w:rsidR="007B0DD3" w:rsidRPr="00C65916" w:rsidRDefault="007B0DD3" w:rsidP="00F16D9C">
      <w:pPr>
        <w:ind w:firstLine="720"/>
        <w:rPr>
          <w:rFonts w:cs="Times New Roman"/>
          <w:szCs w:val="24"/>
          <w:lang w:eastAsia="zh-CN"/>
        </w:rPr>
      </w:pPr>
      <w:r w:rsidRPr="00C65916">
        <w:rPr>
          <w:rFonts w:cs="Times New Roman"/>
          <w:szCs w:val="24"/>
          <w:lang w:eastAsia="zh-CN"/>
        </w:rPr>
        <w:t xml:space="preserve">Even though the objective of this work is to accurately predict a function or structure of </w:t>
      </w:r>
      <w:r w:rsidR="00F16D9C">
        <w:rPr>
          <w:rFonts w:cs="Times New Roman"/>
          <w:szCs w:val="24"/>
          <w:lang w:eastAsia="zh-CN"/>
        </w:rPr>
        <w:t>biological sequences</w:t>
      </w:r>
      <w:r w:rsidRPr="00C65916">
        <w:rPr>
          <w:rFonts w:cs="Times New Roman"/>
          <w:szCs w:val="24"/>
          <w:lang w:eastAsia="zh-CN"/>
        </w:rPr>
        <w:t xml:space="preserve">, unsupervised methods are required in this analysis </w:t>
      </w:r>
      <w:r w:rsidRPr="00C65916">
        <w:rPr>
          <w:rFonts w:cs="Times New Roman"/>
          <w:szCs w:val="24"/>
          <w:lang w:eastAsia="zh-CN"/>
        </w:rPr>
        <w:lastRenderedPageBreak/>
        <w:t xml:space="preserve">pipeline for some feature vectors with extremely high </w:t>
      </w:r>
      <w:r w:rsidRPr="00C65916">
        <w:rPr>
          <w:rFonts w:cs="Times New Roman"/>
          <w:szCs w:val="24"/>
        </w:rPr>
        <w:t>dimensionality</w:t>
      </w:r>
      <w:r w:rsidRPr="00C65916">
        <w:rPr>
          <w:rFonts w:cs="Times New Roman"/>
          <w:szCs w:val="24"/>
          <w:lang w:eastAsia="zh-CN"/>
        </w:rPr>
        <w:t xml:space="preserve">. Based on our observation, implementing </w:t>
      </w:r>
      <w:r>
        <w:rPr>
          <w:rFonts w:cs="Times New Roman"/>
          <w:szCs w:val="24"/>
          <w:lang w:eastAsia="zh-CN"/>
        </w:rPr>
        <w:t xml:space="preserve">a </w:t>
      </w:r>
      <w:r w:rsidRPr="00C65916">
        <w:rPr>
          <w:rFonts w:cs="Times New Roman"/>
          <w:szCs w:val="24"/>
          <w:lang w:eastAsia="zh-CN"/>
        </w:rPr>
        <w:t xml:space="preserve">feature selection method for those vectors </w:t>
      </w:r>
      <w:r w:rsidR="00F16D9C">
        <w:rPr>
          <w:rFonts w:cs="Times New Roman"/>
          <w:szCs w:val="24"/>
          <w:lang w:eastAsia="zh-CN"/>
        </w:rPr>
        <w:t>may</w:t>
      </w:r>
      <w:r w:rsidRPr="00C65916">
        <w:rPr>
          <w:rFonts w:cs="Times New Roman"/>
          <w:szCs w:val="24"/>
          <w:lang w:eastAsia="zh-CN"/>
        </w:rPr>
        <w:t xml:space="preserve"> take more than 24 hours even 48 hours. </w:t>
      </w:r>
      <w:r w:rsidR="00F16D9C">
        <w:rPr>
          <w:rFonts w:cs="Times New Roman"/>
          <w:szCs w:val="24"/>
          <w:lang w:eastAsia="zh-CN"/>
        </w:rPr>
        <w:t>Unsupervised</w:t>
      </w:r>
      <w:r w:rsidRPr="00C65916">
        <w:rPr>
          <w:rFonts w:cs="Times New Roman"/>
          <w:szCs w:val="24"/>
          <w:lang w:eastAsia="zh-CN"/>
        </w:rPr>
        <w:t xml:space="preserve"> methods provide a much faster method to </w:t>
      </w:r>
      <w:r w:rsidR="00F16D9C">
        <w:rPr>
          <w:rFonts w:cs="Times New Roman"/>
          <w:szCs w:val="24"/>
          <w:lang w:eastAsia="zh-CN"/>
        </w:rPr>
        <w:t xml:space="preserve">reduce </w:t>
      </w:r>
      <w:r w:rsidR="00AD3598">
        <w:rPr>
          <w:rFonts w:cs="Times New Roman"/>
          <w:szCs w:val="24"/>
          <w:lang w:eastAsia="zh-CN"/>
        </w:rPr>
        <w:t xml:space="preserve">the </w:t>
      </w:r>
      <w:r w:rsidR="00F16D9C">
        <w:rPr>
          <w:rFonts w:cs="Times New Roman"/>
          <w:szCs w:val="24"/>
          <w:lang w:eastAsia="zh-CN"/>
        </w:rPr>
        <w:t>dimension of features</w:t>
      </w:r>
      <w:r w:rsidRPr="00C65916">
        <w:rPr>
          <w:rFonts w:cs="Times New Roman"/>
          <w:szCs w:val="24"/>
          <w:lang w:eastAsia="zh-CN"/>
        </w:rPr>
        <w:t>.</w:t>
      </w:r>
    </w:p>
    <w:p w:rsidR="007B0DD3" w:rsidRPr="00C65916" w:rsidRDefault="007B0DD3" w:rsidP="007B0DD3">
      <w:pPr>
        <w:pStyle w:val="Heading2"/>
        <w:spacing w:before="0"/>
        <w:rPr>
          <w:rFonts w:cs="Times New Roman"/>
          <w:b/>
          <w:szCs w:val="24"/>
          <w:lang w:eastAsia="zh-CN"/>
        </w:rPr>
      </w:pPr>
      <w:bookmarkStart w:id="14" w:name="_Toc22586961"/>
      <w:r w:rsidRPr="00C65916">
        <w:rPr>
          <w:rFonts w:cs="Times New Roman"/>
          <w:b/>
          <w:szCs w:val="24"/>
          <w:lang w:eastAsia="zh-CN"/>
        </w:rPr>
        <w:t>1.6 Model Construction</w:t>
      </w:r>
      <w:bookmarkEnd w:id="14"/>
    </w:p>
    <w:p w:rsidR="007B0DD3" w:rsidRPr="00C65916" w:rsidRDefault="007B0DD3" w:rsidP="007B0DD3">
      <w:pPr>
        <w:ind w:firstLine="720"/>
        <w:rPr>
          <w:rFonts w:cs="Times New Roman"/>
          <w:szCs w:val="24"/>
          <w:lang w:eastAsia="zh-CN"/>
        </w:rPr>
      </w:pPr>
      <w:r w:rsidRPr="00C65916">
        <w:rPr>
          <w:rFonts w:cs="Times New Roman"/>
          <w:szCs w:val="24"/>
          <w:lang w:eastAsia="zh-CN"/>
        </w:rPr>
        <w:t>Classification is a supervised learning approach to classify new observation</w:t>
      </w:r>
      <w:r>
        <w:rPr>
          <w:rFonts w:cs="Times New Roman"/>
          <w:szCs w:val="24"/>
          <w:lang w:eastAsia="zh-CN"/>
        </w:rPr>
        <w:t>s</w:t>
      </w:r>
      <w:r w:rsidRPr="00C65916">
        <w:rPr>
          <w:rFonts w:cs="Times New Roman"/>
          <w:szCs w:val="24"/>
          <w:lang w:eastAsia="zh-CN"/>
        </w:rPr>
        <w:t xml:space="preserve"> based on the given input data in machine learning. This dataset can have two classes (binary) like indicating whether the person is male or female. In other case</w:t>
      </w:r>
      <w:r>
        <w:rPr>
          <w:rFonts w:cs="Times New Roman"/>
          <w:szCs w:val="24"/>
          <w:lang w:eastAsia="zh-CN"/>
        </w:rPr>
        <w:t>s</w:t>
      </w:r>
      <w:r w:rsidRPr="00C65916">
        <w:rPr>
          <w:rFonts w:cs="Times New Roman"/>
          <w:szCs w:val="24"/>
          <w:lang w:eastAsia="zh-CN"/>
        </w:rPr>
        <w:t xml:space="preserve">, the dataset can have multiple classes’ information like indicating what color of coat the person is worn. A classifier needs to be trained at first then it can be used for prediction. A trained classifier will provide a </w:t>
      </w:r>
      <w:r w:rsidR="00F16D9C">
        <w:rPr>
          <w:rFonts w:cs="Times New Roman"/>
          <w:szCs w:val="24"/>
          <w:lang w:eastAsia="zh-CN"/>
        </w:rPr>
        <w:t>class</w:t>
      </w:r>
      <w:r w:rsidRPr="00C65916">
        <w:rPr>
          <w:rFonts w:cs="Times New Roman"/>
          <w:szCs w:val="24"/>
          <w:lang w:eastAsia="zh-CN"/>
        </w:rPr>
        <w:t xml:space="preserve"> for </w:t>
      </w:r>
      <w:r>
        <w:rPr>
          <w:rFonts w:cs="Times New Roman"/>
          <w:szCs w:val="24"/>
          <w:lang w:eastAsia="zh-CN"/>
        </w:rPr>
        <w:t xml:space="preserve">the </w:t>
      </w:r>
      <w:r w:rsidRPr="00C65916">
        <w:rPr>
          <w:rFonts w:cs="Times New Roman"/>
          <w:szCs w:val="24"/>
          <w:lang w:eastAsia="zh-CN"/>
        </w:rPr>
        <w:t>same type of data.</w:t>
      </w:r>
    </w:p>
    <w:p w:rsidR="007B0DD3" w:rsidRPr="00C65916" w:rsidRDefault="00AD3598" w:rsidP="00766589">
      <w:pPr>
        <w:ind w:firstLine="720"/>
        <w:rPr>
          <w:rFonts w:cs="Times New Roman"/>
          <w:szCs w:val="24"/>
          <w:lang w:eastAsia="zh-CN"/>
        </w:rPr>
      </w:pPr>
      <w:r>
        <w:rPr>
          <w:rFonts w:cs="Times New Roman"/>
          <w:szCs w:val="24"/>
          <w:lang w:eastAsia="zh-CN"/>
        </w:rPr>
        <w:t>S</w:t>
      </w:r>
      <w:r w:rsidR="007B0DD3" w:rsidRPr="00C65916">
        <w:rPr>
          <w:rFonts w:cs="Times New Roman"/>
          <w:szCs w:val="24"/>
          <w:lang w:eastAsia="zh-CN"/>
        </w:rPr>
        <w:t>ome popular and well-developed classification algorithms are widely used in many di</w:t>
      </w:r>
      <w:r w:rsidR="0089077A">
        <w:rPr>
          <w:rFonts w:cs="Times New Roman"/>
          <w:szCs w:val="24"/>
          <w:lang w:eastAsia="zh-CN"/>
        </w:rPr>
        <w:t xml:space="preserve">fferent fields, such as SVM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37</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89077A">
        <w:rPr>
          <w:rFonts w:cs="Times New Roman"/>
          <w:szCs w:val="24"/>
          <w:lang w:eastAsia="zh-CN"/>
        </w:rPr>
        <w:t xml:space="preserve">, </w:t>
      </w:r>
      <w:proofErr w:type="spellStart"/>
      <w:r w:rsidR="0089077A">
        <w:rPr>
          <w:rFonts w:cs="Times New Roman"/>
          <w:szCs w:val="24"/>
          <w:lang w:eastAsia="zh-CN"/>
        </w:rPr>
        <w:t>RandomForest</w:t>
      </w:r>
      <w:proofErr w:type="spellEnd"/>
      <w:r w:rsidR="0089077A">
        <w:rPr>
          <w:rFonts w:cs="Times New Roman"/>
          <w:szCs w:val="24"/>
          <w:lang w:eastAsia="zh-CN"/>
        </w:rPr>
        <w:t xml:space="preserve">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38</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89077A">
        <w:rPr>
          <w:rFonts w:cs="Times New Roman"/>
          <w:szCs w:val="24"/>
          <w:lang w:eastAsia="zh-CN"/>
        </w:rPr>
        <w:t xml:space="preserve">, </w:t>
      </w:r>
      <w:proofErr w:type="spellStart"/>
      <w:r w:rsidR="0089077A">
        <w:rPr>
          <w:rFonts w:cs="Times New Roman"/>
          <w:szCs w:val="24"/>
          <w:lang w:eastAsia="zh-CN"/>
        </w:rPr>
        <w:t>LightGBM</w:t>
      </w:r>
      <w:proofErr w:type="spellEnd"/>
      <w:r w:rsidR="0089077A">
        <w:rPr>
          <w:rFonts w:cs="Times New Roman"/>
          <w:szCs w:val="24"/>
          <w:lang w:eastAsia="zh-CN"/>
        </w:rPr>
        <w:t xml:space="preserve">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39</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ED2A23">
        <w:rPr>
          <w:rFonts w:cs="Times New Roman"/>
          <w:szCs w:val="24"/>
          <w:lang w:eastAsia="zh-CN"/>
        </w:rPr>
        <w:t xml:space="preserve">, </w:t>
      </w:r>
      <w:proofErr w:type="spellStart"/>
      <w:r w:rsidR="00ED2A23">
        <w:rPr>
          <w:rFonts w:cs="Times New Roman"/>
          <w:szCs w:val="24"/>
          <w:lang w:eastAsia="zh-CN"/>
        </w:rPr>
        <w:t>XGBoost</w:t>
      </w:r>
      <w:proofErr w:type="spellEnd"/>
      <w:r w:rsidR="00ED2A23">
        <w:rPr>
          <w:rFonts w:cs="Times New Roman"/>
          <w:szCs w:val="24"/>
          <w:lang w:eastAsia="zh-CN"/>
        </w:rPr>
        <w:t xml:space="preserve"> </w:t>
      </w:r>
      <w:r w:rsidR="00ED2A23" w:rsidRPr="00C65916">
        <w:rPr>
          <w:rFonts w:cs="Times New Roman"/>
          <w:color w:val="000000"/>
          <w:szCs w:val="24"/>
          <w:shd w:val="clear" w:color="auto" w:fill="FFFFFF"/>
        </w:rPr>
        <w:fldChar w:fldCharType="begin"/>
      </w:r>
      <w:r w:rsidR="00ED2A2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2A23" w:rsidRPr="00C65916">
        <w:rPr>
          <w:rFonts w:cs="Times New Roman"/>
          <w:color w:val="000000"/>
          <w:szCs w:val="24"/>
          <w:shd w:val="clear" w:color="auto" w:fill="FFFFFF"/>
        </w:rPr>
        <w:fldChar w:fldCharType="separate"/>
      </w:r>
      <w:r w:rsidR="00ED2A23" w:rsidRPr="00C65916">
        <w:rPr>
          <w:rFonts w:cs="Times New Roman"/>
          <w:noProof/>
          <w:color w:val="000000"/>
          <w:szCs w:val="24"/>
          <w:shd w:val="clear" w:color="auto" w:fill="FFFFFF"/>
        </w:rPr>
        <w:t>[</w:t>
      </w:r>
      <w:r w:rsidR="00ED2A23">
        <w:rPr>
          <w:rFonts w:cs="Arial"/>
          <w:noProof/>
          <w:color w:val="000000" w:themeColor="text1"/>
          <w:sz w:val="22"/>
        </w:rPr>
        <w:t>40</w:t>
      </w:r>
      <w:r w:rsidR="00ED2A23" w:rsidRPr="00C65916">
        <w:rPr>
          <w:rFonts w:cs="Times New Roman"/>
          <w:noProof/>
          <w:color w:val="000000"/>
          <w:szCs w:val="24"/>
          <w:shd w:val="clear" w:color="auto" w:fill="FFFFFF"/>
        </w:rPr>
        <w:t>]</w:t>
      </w:r>
      <w:r w:rsidR="00ED2A23" w:rsidRPr="00C65916">
        <w:rPr>
          <w:rFonts w:cs="Times New Roman"/>
          <w:color w:val="000000"/>
          <w:szCs w:val="24"/>
          <w:shd w:val="clear" w:color="auto" w:fill="FFFFFF"/>
        </w:rPr>
        <w:fldChar w:fldCharType="end"/>
      </w:r>
      <w:r w:rsidR="00ED2A23">
        <w:rPr>
          <w:rFonts w:cs="Times New Roman"/>
          <w:szCs w:val="24"/>
          <w:lang w:eastAsia="zh-CN"/>
        </w:rPr>
        <w:t xml:space="preserve">, </w:t>
      </w:r>
      <w:proofErr w:type="spellStart"/>
      <w:r w:rsidR="00ED2A23">
        <w:rPr>
          <w:rFonts w:cs="Times New Roman"/>
          <w:szCs w:val="24"/>
          <w:lang w:eastAsia="zh-CN"/>
        </w:rPr>
        <w:t>Adaboost</w:t>
      </w:r>
      <w:proofErr w:type="spellEnd"/>
      <w:r w:rsidR="00ED2A23">
        <w:rPr>
          <w:rFonts w:cs="Times New Roman"/>
          <w:szCs w:val="24"/>
          <w:lang w:eastAsia="zh-CN"/>
        </w:rPr>
        <w:t xml:space="preserve"> </w:t>
      </w:r>
      <w:r w:rsidR="00ED2A23" w:rsidRPr="00C65916">
        <w:rPr>
          <w:rFonts w:cs="Times New Roman"/>
          <w:color w:val="000000"/>
          <w:szCs w:val="24"/>
          <w:shd w:val="clear" w:color="auto" w:fill="FFFFFF"/>
        </w:rPr>
        <w:fldChar w:fldCharType="begin"/>
      </w:r>
      <w:r w:rsidR="00ED2A2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2A23" w:rsidRPr="00C65916">
        <w:rPr>
          <w:rFonts w:cs="Times New Roman"/>
          <w:color w:val="000000"/>
          <w:szCs w:val="24"/>
          <w:shd w:val="clear" w:color="auto" w:fill="FFFFFF"/>
        </w:rPr>
        <w:fldChar w:fldCharType="separate"/>
      </w:r>
      <w:r w:rsidR="00ED2A23" w:rsidRPr="00C65916">
        <w:rPr>
          <w:rFonts w:cs="Times New Roman"/>
          <w:noProof/>
          <w:color w:val="000000"/>
          <w:szCs w:val="24"/>
          <w:shd w:val="clear" w:color="auto" w:fill="FFFFFF"/>
        </w:rPr>
        <w:t>[</w:t>
      </w:r>
      <w:r w:rsidR="00ED2A23">
        <w:rPr>
          <w:rFonts w:cs="Arial"/>
          <w:noProof/>
          <w:color w:val="000000" w:themeColor="text1"/>
          <w:sz w:val="22"/>
        </w:rPr>
        <w:t>41</w:t>
      </w:r>
      <w:r w:rsidR="00ED2A23" w:rsidRPr="00C65916">
        <w:rPr>
          <w:rFonts w:cs="Times New Roman"/>
          <w:noProof/>
          <w:color w:val="000000"/>
          <w:szCs w:val="24"/>
          <w:shd w:val="clear" w:color="auto" w:fill="FFFFFF"/>
        </w:rPr>
        <w:t>]</w:t>
      </w:r>
      <w:r w:rsidR="00ED2A23" w:rsidRPr="00C65916">
        <w:rPr>
          <w:rFonts w:cs="Times New Roman"/>
          <w:color w:val="000000"/>
          <w:szCs w:val="24"/>
          <w:shd w:val="clear" w:color="auto" w:fill="FFFFFF"/>
        </w:rPr>
        <w:fldChar w:fldCharType="end"/>
      </w:r>
      <w:r w:rsidR="00ED2A23">
        <w:rPr>
          <w:rFonts w:cs="Times New Roman"/>
          <w:color w:val="000000"/>
          <w:szCs w:val="24"/>
          <w:shd w:val="clear" w:color="auto" w:fill="FFFFFF"/>
        </w:rPr>
        <w:t xml:space="preserve"> </w:t>
      </w:r>
      <w:r w:rsidR="00ED2A23">
        <w:rPr>
          <w:rFonts w:cs="Times New Roman"/>
          <w:szCs w:val="24"/>
          <w:lang w:eastAsia="zh-CN"/>
        </w:rPr>
        <w:t xml:space="preserve">and KNN </w:t>
      </w:r>
      <w:r w:rsidR="00ED2A23" w:rsidRPr="00C65916">
        <w:rPr>
          <w:rFonts w:cs="Times New Roman"/>
          <w:color w:val="000000"/>
          <w:szCs w:val="24"/>
          <w:shd w:val="clear" w:color="auto" w:fill="FFFFFF"/>
        </w:rPr>
        <w:fldChar w:fldCharType="begin"/>
      </w:r>
      <w:r w:rsidR="00ED2A2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2A23" w:rsidRPr="00C65916">
        <w:rPr>
          <w:rFonts w:cs="Times New Roman"/>
          <w:color w:val="000000"/>
          <w:szCs w:val="24"/>
          <w:shd w:val="clear" w:color="auto" w:fill="FFFFFF"/>
        </w:rPr>
        <w:fldChar w:fldCharType="separate"/>
      </w:r>
      <w:r w:rsidR="00ED2A23" w:rsidRPr="00C65916">
        <w:rPr>
          <w:rFonts w:cs="Times New Roman"/>
          <w:noProof/>
          <w:color w:val="000000"/>
          <w:szCs w:val="24"/>
          <w:shd w:val="clear" w:color="auto" w:fill="FFFFFF"/>
        </w:rPr>
        <w:t>[</w:t>
      </w:r>
      <w:r w:rsidR="00ED2A23">
        <w:rPr>
          <w:rFonts w:cs="Arial"/>
          <w:noProof/>
          <w:color w:val="000000" w:themeColor="text1"/>
          <w:sz w:val="22"/>
        </w:rPr>
        <w:t>42</w:t>
      </w:r>
      <w:r w:rsidR="00ED2A23" w:rsidRPr="00C65916">
        <w:rPr>
          <w:rFonts w:cs="Times New Roman"/>
          <w:noProof/>
          <w:color w:val="000000"/>
          <w:szCs w:val="24"/>
          <w:shd w:val="clear" w:color="auto" w:fill="FFFFFF"/>
        </w:rPr>
        <w:t>]</w:t>
      </w:r>
      <w:r w:rsidR="00ED2A23" w:rsidRPr="00C65916">
        <w:rPr>
          <w:rFonts w:cs="Times New Roman"/>
          <w:color w:val="000000"/>
          <w:szCs w:val="24"/>
          <w:shd w:val="clear" w:color="auto" w:fill="FFFFFF"/>
        </w:rPr>
        <w:fldChar w:fldCharType="end"/>
      </w:r>
      <w:r w:rsidR="007B0DD3" w:rsidRPr="00C65916">
        <w:rPr>
          <w:rFonts w:cs="Times New Roman"/>
          <w:szCs w:val="24"/>
          <w:lang w:eastAsia="zh-CN"/>
        </w:rPr>
        <w:t xml:space="preserve">, </w:t>
      </w:r>
      <w:r w:rsidR="00F16D9C">
        <w:rPr>
          <w:rFonts w:cs="Times New Roman"/>
          <w:szCs w:val="24"/>
          <w:lang w:eastAsia="zh-CN"/>
        </w:rPr>
        <w:t>and so on</w:t>
      </w:r>
      <w:r w:rsidR="007B0DD3" w:rsidRPr="00C65916">
        <w:rPr>
          <w:rFonts w:cs="Times New Roman"/>
          <w:szCs w:val="24"/>
          <w:lang w:eastAsia="zh-CN"/>
        </w:rPr>
        <w:t xml:space="preserve">. Every classifier has its characters thus there is not </w:t>
      </w:r>
      <w:r w:rsidR="00F16D9C">
        <w:rPr>
          <w:rFonts w:cs="Times New Roman"/>
          <w:szCs w:val="24"/>
          <w:lang w:eastAsia="zh-CN"/>
        </w:rPr>
        <w:t>a</w:t>
      </w:r>
      <w:r w:rsidR="007B0DD3" w:rsidRPr="00C65916">
        <w:rPr>
          <w:rFonts w:cs="Times New Roman"/>
          <w:szCs w:val="24"/>
          <w:lang w:eastAsia="zh-CN"/>
        </w:rPr>
        <w:t xml:space="preserve"> best classifier but only </w:t>
      </w:r>
      <w:r w:rsidR="007B0DD3">
        <w:rPr>
          <w:rFonts w:cs="Times New Roman"/>
          <w:szCs w:val="24"/>
          <w:lang w:eastAsia="zh-CN"/>
        </w:rPr>
        <w:t xml:space="preserve">an </w:t>
      </w:r>
      <w:r w:rsidR="007B0DD3" w:rsidRPr="00C65916">
        <w:rPr>
          <w:rFonts w:cs="Times New Roman"/>
          <w:szCs w:val="24"/>
          <w:lang w:eastAsia="zh-CN"/>
        </w:rPr>
        <w:t>appropriate classifier. Therefore, training multiple classifiers simultaneously can help researchers to find better classifier with high accuracy for a specific dataset.</w:t>
      </w:r>
    </w:p>
    <w:p w:rsidR="007B0DD3" w:rsidRPr="00C65916" w:rsidRDefault="007B0DD3" w:rsidP="007B0DD3">
      <w:pPr>
        <w:pStyle w:val="Heading2"/>
        <w:spacing w:before="0"/>
        <w:rPr>
          <w:rFonts w:cs="Times New Roman"/>
          <w:b/>
          <w:szCs w:val="24"/>
          <w:lang w:eastAsia="zh-CN"/>
        </w:rPr>
      </w:pPr>
      <w:bookmarkStart w:id="15" w:name="_Toc22586962"/>
      <w:r w:rsidRPr="00C65916">
        <w:rPr>
          <w:rFonts w:cs="Times New Roman"/>
          <w:b/>
          <w:szCs w:val="24"/>
          <w:lang w:eastAsia="zh-CN"/>
        </w:rPr>
        <w:t>1.7 Sequencing Data Analysis Tool</w:t>
      </w:r>
      <w:bookmarkEnd w:id="15"/>
    </w:p>
    <w:p w:rsidR="007B0DD3" w:rsidRPr="00C65916" w:rsidRDefault="007B0DD3" w:rsidP="007B0DD3">
      <w:pPr>
        <w:ind w:firstLine="720"/>
        <w:rPr>
          <w:rFonts w:cs="Times New Roman"/>
          <w:szCs w:val="24"/>
        </w:rPr>
      </w:pPr>
      <w:r w:rsidRPr="00C65916">
        <w:rPr>
          <w:rFonts w:cs="Times New Roman"/>
          <w:szCs w:val="24"/>
        </w:rPr>
        <w:t xml:space="preserve">There are some computational tools for sequencing data analysis in </w:t>
      </w:r>
      <w:r>
        <w:rPr>
          <w:rFonts w:cs="Times New Roman"/>
          <w:szCs w:val="24"/>
        </w:rPr>
        <w:t xml:space="preserve">the </w:t>
      </w:r>
      <w:r w:rsidRPr="00C65916">
        <w:rPr>
          <w:rFonts w:cs="Times New Roman"/>
          <w:szCs w:val="24"/>
        </w:rPr>
        <w:t xml:space="preserve">public. Some tools focus only on extracting features from one or more types of sequencing data. For instance, </w:t>
      </w:r>
      <w:proofErr w:type="spellStart"/>
      <w:r w:rsidRPr="00C65916">
        <w:rPr>
          <w:rFonts w:cs="Times New Roman"/>
          <w:szCs w:val="24"/>
        </w:rPr>
        <w:t>repDNA</w:t>
      </w:r>
      <w:proofErr w:type="spellEnd"/>
      <w:r w:rsidRPr="00C65916">
        <w:rPr>
          <w:rFonts w:cs="Times New Roman"/>
          <w:szCs w:val="24"/>
        </w:rPr>
        <w:t xml:space="preserve"> is a python package to only generate various types of feature</w:t>
      </w:r>
      <w:r w:rsidR="00ED2A23">
        <w:rPr>
          <w:rFonts w:cs="Times New Roman"/>
          <w:szCs w:val="24"/>
        </w:rPr>
        <w:t xml:space="preserve"> vectors from DNA sequences </w:t>
      </w:r>
      <w:r w:rsidR="00ED2A23" w:rsidRPr="00C65916">
        <w:rPr>
          <w:rFonts w:cs="Times New Roman"/>
          <w:color w:val="000000"/>
          <w:szCs w:val="24"/>
          <w:shd w:val="clear" w:color="auto" w:fill="FFFFFF"/>
        </w:rPr>
        <w:fldChar w:fldCharType="begin"/>
      </w:r>
      <w:r w:rsidR="00ED2A2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2A23" w:rsidRPr="00C65916">
        <w:rPr>
          <w:rFonts w:cs="Times New Roman"/>
          <w:color w:val="000000"/>
          <w:szCs w:val="24"/>
          <w:shd w:val="clear" w:color="auto" w:fill="FFFFFF"/>
        </w:rPr>
        <w:fldChar w:fldCharType="separate"/>
      </w:r>
      <w:r w:rsidR="00ED2A23" w:rsidRPr="00C65916">
        <w:rPr>
          <w:rFonts w:cs="Times New Roman"/>
          <w:noProof/>
          <w:color w:val="000000"/>
          <w:szCs w:val="24"/>
          <w:shd w:val="clear" w:color="auto" w:fill="FFFFFF"/>
        </w:rPr>
        <w:t>[</w:t>
      </w:r>
      <w:r w:rsidR="00ED2A23">
        <w:rPr>
          <w:rFonts w:cs="Arial"/>
          <w:noProof/>
          <w:color w:val="000000" w:themeColor="text1"/>
          <w:sz w:val="22"/>
        </w:rPr>
        <w:t>43</w:t>
      </w:r>
      <w:r w:rsidR="00ED2A23" w:rsidRPr="00C65916">
        <w:rPr>
          <w:rFonts w:cs="Times New Roman"/>
          <w:noProof/>
          <w:color w:val="000000"/>
          <w:szCs w:val="24"/>
          <w:shd w:val="clear" w:color="auto" w:fill="FFFFFF"/>
        </w:rPr>
        <w:t>]</w:t>
      </w:r>
      <w:r w:rsidR="00ED2A23" w:rsidRPr="00C65916">
        <w:rPr>
          <w:rFonts w:cs="Times New Roman"/>
          <w:color w:val="000000"/>
          <w:szCs w:val="24"/>
          <w:shd w:val="clear" w:color="auto" w:fill="FFFFFF"/>
        </w:rPr>
        <w:fldChar w:fldCharType="end"/>
      </w:r>
      <w:r w:rsidR="00ED2A23">
        <w:rPr>
          <w:rFonts w:cs="Times New Roman"/>
          <w:szCs w:val="24"/>
        </w:rPr>
        <w:t xml:space="preserve">. </w:t>
      </w:r>
      <w:proofErr w:type="spellStart"/>
      <w:r w:rsidR="00ED2A23">
        <w:rPr>
          <w:rFonts w:cs="Times New Roman"/>
          <w:szCs w:val="24"/>
        </w:rPr>
        <w:t>Pse</w:t>
      </w:r>
      <w:proofErr w:type="spellEnd"/>
      <w:r w:rsidR="00ED2A23">
        <w:rPr>
          <w:rFonts w:cs="Times New Roman"/>
          <w:szCs w:val="24"/>
        </w:rPr>
        <w:t xml:space="preserve">-in-one 2.0 </w:t>
      </w:r>
      <w:r w:rsidR="00ED2A23" w:rsidRPr="00C65916">
        <w:rPr>
          <w:rFonts w:cs="Times New Roman"/>
          <w:color w:val="000000"/>
          <w:szCs w:val="24"/>
          <w:shd w:val="clear" w:color="auto" w:fill="FFFFFF"/>
        </w:rPr>
        <w:fldChar w:fldCharType="begin"/>
      </w:r>
      <w:r w:rsidR="00ED2A2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2A23" w:rsidRPr="00C65916">
        <w:rPr>
          <w:rFonts w:cs="Times New Roman"/>
          <w:color w:val="000000"/>
          <w:szCs w:val="24"/>
          <w:shd w:val="clear" w:color="auto" w:fill="FFFFFF"/>
        </w:rPr>
        <w:fldChar w:fldCharType="separate"/>
      </w:r>
      <w:r w:rsidR="00ED2A23" w:rsidRPr="00C65916">
        <w:rPr>
          <w:rFonts w:cs="Times New Roman"/>
          <w:noProof/>
          <w:color w:val="000000"/>
          <w:szCs w:val="24"/>
          <w:shd w:val="clear" w:color="auto" w:fill="FFFFFF"/>
        </w:rPr>
        <w:t>[</w:t>
      </w:r>
      <w:r w:rsidR="00456B3E">
        <w:rPr>
          <w:rFonts w:cs="Arial"/>
          <w:noProof/>
          <w:color w:val="000000" w:themeColor="text1"/>
          <w:sz w:val="22"/>
        </w:rPr>
        <w:t>44</w:t>
      </w:r>
      <w:r w:rsidR="00ED2A23" w:rsidRPr="00C65916">
        <w:rPr>
          <w:rFonts w:cs="Times New Roman"/>
          <w:noProof/>
          <w:color w:val="000000"/>
          <w:szCs w:val="24"/>
          <w:shd w:val="clear" w:color="auto" w:fill="FFFFFF"/>
        </w:rPr>
        <w:t>]</w:t>
      </w:r>
      <w:r w:rsidR="00ED2A23" w:rsidRPr="00C65916">
        <w:rPr>
          <w:rFonts w:cs="Times New Roman"/>
          <w:color w:val="000000"/>
          <w:szCs w:val="24"/>
          <w:shd w:val="clear" w:color="auto" w:fill="FFFFFF"/>
        </w:rPr>
        <w:fldChar w:fldCharType="end"/>
      </w:r>
      <w:r w:rsidR="00456B3E">
        <w:rPr>
          <w:rFonts w:cs="Times New Roman"/>
          <w:szCs w:val="24"/>
        </w:rPr>
        <w:t xml:space="preserve">, </w:t>
      </w:r>
      <w:proofErr w:type="spellStart"/>
      <w:r w:rsidR="00456B3E">
        <w:rPr>
          <w:rFonts w:cs="Times New Roman"/>
          <w:szCs w:val="24"/>
        </w:rPr>
        <w:t>PyFeat</w:t>
      </w:r>
      <w:proofErr w:type="spellEnd"/>
      <w:r w:rsidR="00456B3E">
        <w:rPr>
          <w:rFonts w:cs="Times New Roman"/>
          <w:szCs w:val="24"/>
        </w:rPr>
        <w:t xml:space="preserve">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45</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00456B3E">
        <w:rPr>
          <w:rFonts w:cs="Times New Roman"/>
          <w:color w:val="000000"/>
          <w:szCs w:val="24"/>
          <w:shd w:val="clear" w:color="auto" w:fill="FFFFFF"/>
        </w:rPr>
        <w:t xml:space="preserve"> </w:t>
      </w:r>
      <w:r w:rsidR="00456B3E">
        <w:rPr>
          <w:rFonts w:cs="Times New Roman"/>
          <w:szCs w:val="24"/>
        </w:rPr>
        <w:t xml:space="preserve">and PROFEAT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46</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Pr="00C65916">
        <w:rPr>
          <w:rFonts w:cs="Times New Roman"/>
          <w:szCs w:val="24"/>
        </w:rPr>
        <w:t xml:space="preserve"> are generation tools for extracting different feature models from DNA, RNA, and protein </w:t>
      </w:r>
      <w:r w:rsidRPr="00C65916">
        <w:rPr>
          <w:rFonts w:cs="Times New Roman"/>
          <w:szCs w:val="24"/>
        </w:rPr>
        <w:lastRenderedPageBreak/>
        <w:t>sequences. To my knowledge, there are three co</w:t>
      </w:r>
      <w:r w:rsidR="00456B3E">
        <w:rPr>
          <w:rFonts w:cs="Times New Roman"/>
          <w:szCs w:val="24"/>
        </w:rPr>
        <w:t xml:space="preserve">mputational tools: </w:t>
      </w:r>
      <w:proofErr w:type="spellStart"/>
      <w:r w:rsidR="00456B3E">
        <w:rPr>
          <w:rFonts w:cs="Times New Roman"/>
          <w:szCs w:val="24"/>
        </w:rPr>
        <w:t>IFeature</w:t>
      </w:r>
      <w:proofErr w:type="spellEnd"/>
      <w:r w:rsidR="00456B3E">
        <w:rPr>
          <w:rFonts w:cs="Times New Roman"/>
          <w:szCs w:val="24"/>
        </w:rPr>
        <w:t xml:space="preserve">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47</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Pr="00C65916">
        <w:rPr>
          <w:rFonts w:cs="Times New Roman"/>
          <w:szCs w:val="24"/>
        </w:rPr>
        <w:t xml:space="preserve">, </w:t>
      </w:r>
      <w:proofErr w:type="spellStart"/>
      <w:r w:rsidRPr="00C65916">
        <w:rPr>
          <w:rFonts w:cs="Times New Roman"/>
          <w:szCs w:val="24"/>
        </w:rPr>
        <w:t>iLer</w:t>
      </w:r>
      <w:r w:rsidR="00456B3E">
        <w:rPr>
          <w:rFonts w:cs="Times New Roman"/>
          <w:szCs w:val="24"/>
        </w:rPr>
        <w:t>an</w:t>
      </w:r>
      <w:proofErr w:type="spellEnd"/>
      <w:r w:rsidR="00456B3E">
        <w:rPr>
          <w:rFonts w:cs="Times New Roman"/>
          <w:szCs w:val="24"/>
        </w:rPr>
        <w:t xml:space="preserve">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48</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00456B3E">
        <w:rPr>
          <w:rFonts w:cs="Times New Roman"/>
          <w:color w:val="000000"/>
          <w:szCs w:val="24"/>
          <w:shd w:val="clear" w:color="auto" w:fill="FFFFFF"/>
        </w:rPr>
        <w:t xml:space="preserve"> </w:t>
      </w:r>
      <w:r w:rsidR="00456B3E">
        <w:rPr>
          <w:rFonts w:cs="Times New Roman"/>
          <w:szCs w:val="24"/>
        </w:rPr>
        <w:t xml:space="preserve">and BioSeq-Analysis2.0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49</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00456B3E">
        <w:rPr>
          <w:rFonts w:cs="Times New Roman"/>
          <w:color w:val="000000"/>
          <w:szCs w:val="24"/>
          <w:shd w:val="clear" w:color="auto" w:fill="FFFFFF"/>
        </w:rPr>
        <w:t xml:space="preserve"> </w:t>
      </w:r>
      <w:r w:rsidRPr="00C65916">
        <w:rPr>
          <w:rFonts w:cs="Times New Roman"/>
          <w:szCs w:val="24"/>
        </w:rPr>
        <w:t xml:space="preserve">that integrating multiple steps for sequencing data analysis, but the integrated </w:t>
      </w:r>
      <w:r w:rsidR="00766589">
        <w:rPr>
          <w:rFonts w:cs="Times New Roman"/>
          <w:szCs w:val="24"/>
        </w:rPr>
        <w:t>classifiers</w:t>
      </w:r>
      <w:r w:rsidRPr="00C65916">
        <w:rPr>
          <w:rFonts w:cs="Times New Roman"/>
          <w:szCs w:val="24"/>
        </w:rPr>
        <w:t xml:space="preserve"> and feature selection methods are not sufficient and updated. In addition, deep learning is </w:t>
      </w:r>
      <w:r>
        <w:rPr>
          <w:rFonts w:cs="Times New Roman"/>
          <w:szCs w:val="24"/>
        </w:rPr>
        <w:t xml:space="preserve">a </w:t>
      </w:r>
      <w:r w:rsidRPr="00C65916">
        <w:rPr>
          <w:rFonts w:cs="Times New Roman"/>
          <w:szCs w:val="24"/>
        </w:rPr>
        <w:t xml:space="preserve">very powerful computational </w:t>
      </w:r>
      <w:r>
        <w:rPr>
          <w:rFonts w:cs="Times New Roman"/>
          <w:szCs w:val="24"/>
        </w:rPr>
        <w:t>tool</w:t>
      </w:r>
      <w:r w:rsidRPr="00C65916">
        <w:rPr>
          <w:rFonts w:cs="Times New Roman"/>
          <w:szCs w:val="24"/>
        </w:rPr>
        <w:t xml:space="preserve"> for classification tasks </w:t>
      </w:r>
      <w:r w:rsidR="00456B3E">
        <w:rPr>
          <w:rFonts w:cs="Times New Roman"/>
          <w:szCs w:val="24"/>
        </w:rPr>
        <w:t xml:space="preserve">via layer by layer learning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50</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Pr="00C65916">
        <w:rPr>
          <w:rFonts w:cs="Times New Roman"/>
          <w:szCs w:val="24"/>
        </w:rPr>
        <w:t xml:space="preserve">. </w:t>
      </w:r>
      <w:r w:rsidR="00DD73BC">
        <w:rPr>
          <w:rFonts w:cs="Times New Roman"/>
          <w:szCs w:val="24"/>
        </w:rPr>
        <w:t>Some</w:t>
      </w:r>
      <w:r w:rsidRPr="00C65916">
        <w:rPr>
          <w:rFonts w:cs="Times New Roman"/>
          <w:szCs w:val="24"/>
        </w:rPr>
        <w:t xml:space="preserve"> popular deep learning methods show convincing </w:t>
      </w:r>
      <w:r w:rsidR="00456B3E">
        <w:rPr>
          <w:rFonts w:cs="Times New Roman"/>
          <w:szCs w:val="24"/>
        </w:rPr>
        <w:t xml:space="preserve">performances for prediction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51</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Pr="00C65916">
        <w:rPr>
          <w:rFonts w:cs="Times New Roman"/>
          <w:szCs w:val="24"/>
        </w:rPr>
        <w:t>. However, the packages above lack the usages of deep learning theories.</w:t>
      </w:r>
    </w:p>
    <w:p w:rsidR="007B0DD3" w:rsidRPr="00C65916" w:rsidRDefault="007B0DD3" w:rsidP="007B0DD3">
      <w:pPr>
        <w:ind w:firstLine="720"/>
        <w:rPr>
          <w:rFonts w:cs="Times New Roman"/>
          <w:color w:val="000000" w:themeColor="text1"/>
          <w:szCs w:val="24"/>
        </w:rPr>
      </w:pPr>
      <w:r w:rsidRPr="00C65916">
        <w:rPr>
          <w:rFonts w:cs="Times New Roman"/>
          <w:color w:val="000000" w:themeColor="text1"/>
          <w:szCs w:val="24"/>
        </w:rPr>
        <w:t>A general integrated DNA, RNA</w:t>
      </w:r>
      <w:r>
        <w:rPr>
          <w:rFonts w:cs="Times New Roman"/>
          <w:color w:val="000000" w:themeColor="text1"/>
          <w:szCs w:val="24"/>
        </w:rPr>
        <w:t>,</w:t>
      </w:r>
      <w:r w:rsidRPr="00C65916">
        <w:rPr>
          <w:rFonts w:cs="Times New Roman"/>
          <w:color w:val="000000" w:themeColor="text1"/>
          <w:szCs w:val="24"/>
        </w:rPr>
        <w:t xml:space="preserve"> and Protein sequencing data analysis pipeline tool should contain at least four sections: feature extraction, feature selection</w:t>
      </w:r>
      <w:r w:rsidR="00DD73BC">
        <w:rPr>
          <w:rFonts w:cs="Times New Roman"/>
          <w:color w:val="000000" w:themeColor="text1"/>
          <w:szCs w:val="24"/>
        </w:rPr>
        <w:t xml:space="preserve">, </w:t>
      </w:r>
      <w:r w:rsidRPr="00C65916">
        <w:rPr>
          <w:rFonts w:cs="Times New Roman"/>
          <w:szCs w:val="24"/>
          <w:lang w:eastAsia="zh-CN"/>
        </w:rPr>
        <w:t>dimensionality reduction</w:t>
      </w:r>
      <w:r>
        <w:rPr>
          <w:rFonts w:cs="Times New Roman"/>
          <w:szCs w:val="24"/>
          <w:lang w:eastAsia="zh-CN"/>
        </w:rPr>
        <w:t>,</w:t>
      </w:r>
      <w:r w:rsidRPr="00C65916">
        <w:rPr>
          <w:rFonts w:cs="Times New Roman"/>
          <w:szCs w:val="24"/>
          <w:lang w:eastAsia="zh-CN"/>
        </w:rPr>
        <w:t xml:space="preserve"> and </w:t>
      </w:r>
      <w:r w:rsidRPr="00C65916">
        <w:rPr>
          <w:rFonts w:cs="Times New Roman"/>
          <w:color w:val="000000" w:themeColor="text1"/>
          <w:szCs w:val="24"/>
        </w:rPr>
        <w:t>model construction</w:t>
      </w:r>
      <w:r w:rsidR="00766589">
        <w:rPr>
          <w:rFonts w:cs="Times New Roman"/>
          <w:color w:val="000000" w:themeColor="text1"/>
          <w:szCs w:val="24"/>
        </w:rPr>
        <w:t xml:space="preserve">, </w:t>
      </w:r>
      <w:r w:rsidRPr="00C65916">
        <w:rPr>
          <w:rFonts w:cs="Times New Roman"/>
          <w:b/>
          <w:color w:val="000000" w:themeColor="text1"/>
          <w:szCs w:val="24"/>
        </w:rPr>
        <w:t>Figure 1</w:t>
      </w:r>
      <w:r w:rsidRPr="00C65916">
        <w:rPr>
          <w:rFonts w:cs="Times New Roman"/>
          <w:color w:val="000000" w:themeColor="text1"/>
          <w:szCs w:val="24"/>
        </w:rPr>
        <w:t>.</w:t>
      </w:r>
      <w:r w:rsidRPr="00C65916">
        <w:rPr>
          <w:rFonts w:cs="Times New Roman"/>
          <w:noProof/>
          <w:szCs w:val="24"/>
          <w:lang w:eastAsia="zh-CN"/>
        </w:rPr>
        <w:drawing>
          <wp:inline distT="0" distB="0" distL="0" distR="0" wp14:anchorId="4BC3F2BD" wp14:editId="374421E4">
            <wp:extent cx="5486400" cy="1635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635125"/>
                    </a:xfrm>
                    <a:prstGeom prst="rect">
                      <a:avLst/>
                    </a:prstGeom>
                  </pic:spPr>
                </pic:pic>
              </a:graphicData>
            </a:graphic>
          </wp:inline>
        </w:drawing>
      </w:r>
    </w:p>
    <w:p w:rsidR="007B0DD3" w:rsidRPr="00C65916" w:rsidRDefault="007B0DD3" w:rsidP="007B0DD3">
      <w:pPr>
        <w:spacing w:before="120" w:after="120" w:line="360" w:lineRule="auto"/>
        <w:rPr>
          <w:rFonts w:cs="Times New Roman"/>
          <w:szCs w:val="24"/>
        </w:rPr>
      </w:pPr>
      <w:bookmarkStart w:id="16" w:name="_Toc20733534"/>
      <w:bookmarkStart w:id="17" w:name="_Toc22579771"/>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1</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color w:val="000000" w:themeColor="text1"/>
          <w:szCs w:val="24"/>
        </w:rPr>
        <w:t xml:space="preserve">A </w:t>
      </w:r>
      <w:r>
        <w:rPr>
          <w:rFonts w:cs="Times New Roman"/>
          <w:szCs w:val="24"/>
        </w:rPr>
        <w:t>g</w:t>
      </w:r>
      <w:r w:rsidRPr="00C65916">
        <w:rPr>
          <w:rFonts w:cs="Times New Roman"/>
          <w:szCs w:val="24"/>
        </w:rPr>
        <w:t>eneral designing idea of sequencing data analysis pipeline tool. The tool will take DNA, RNA or protein sequencing data with FASTA format and then go through steps of feature extraction, feature selection, dimensionality reduction, and model construction to generate outputs.</w:t>
      </w:r>
      <w:bookmarkEnd w:id="16"/>
      <w:bookmarkEnd w:id="17"/>
    </w:p>
    <w:p w:rsidR="007B0DD3" w:rsidRPr="00C65916" w:rsidRDefault="007B0DD3" w:rsidP="007B0DD3">
      <w:pPr>
        <w:rPr>
          <w:rFonts w:cs="Times New Roman"/>
          <w:szCs w:val="24"/>
          <w:lang w:eastAsia="zh-CN"/>
        </w:rPr>
      </w:pPr>
    </w:p>
    <w:p w:rsidR="007B0DD3" w:rsidRPr="00C65916" w:rsidRDefault="007B0DD3" w:rsidP="007B0DD3">
      <w:pPr>
        <w:rPr>
          <w:rFonts w:cs="Times New Roman"/>
          <w:szCs w:val="24"/>
          <w:lang w:eastAsia="zh-CN"/>
        </w:rPr>
      </w:pPr>
    </w:p>
    <w:p w:rsidR="007B0DD3" w:rsidRPr="00C65916" w:rsidRDefault="007B0DD3" w:rsidP="007B0DD3">
      <w:pPr>
        <w:rPr>
          <w:rFonts w:cs="Times New Roman"/>
          <w:szCs w:val="24"/>
          <w:lang w:eastAsia="zh-CN"/>
        </w:rPr>
      </w:pPr>
    </w:p>
    <w:p w:rsidR="007B0DD3" w:rsidRPr="00C65916" w:rsidRDefault="007B0DD3" w:rsidP="007B0DD3">
      <w:pPr>
        <w:rPr>
          <w:rFonts w:cs="Times New Roman"/>
          <w:szCs w:val="24"/>
          <w:lang w:eastAsia="zh-CN"/>
        </w:rPr>
      </w:pPr>
    </w:p>
    <w:p w:rsidR="007B0DD3" w:rsidRPr="00C65916" w:rsidRDefault="007B0DD3" w:rsidP="007B0DD3">
      <w:pPr>
        <w:rPr>
          <w:rFonts w:cs="Times New Roman"/>
          <w:szCs w:val="24"/>
          <w:lang w:eastAsia="zh-CN"/>
        </w:rPr>
      </w:pPr>
    </w:p>
    <w:p w:rsidR="007B0DD3" w:rsidRPr="00C65916" w:rsidRDefault="007B0DD3" w:rsidP="007B0DD3">
      <w:pPr>
        <w:rPr>
          <w:rFonts w:cs="Times New Roman"/>
          <w:szCs w:val="24"/>
          <w:lang w:eastAsia="zh-CN"/>
        </w:rPr>
      </w:pPr>
    </w:p>
    <w:p w:rsidR="007B0DD3" w:rsidRPr="00C65916" w:rsidRDefault="007B0DD3" w:rsidP="007B0DD3">
      <w:pPr>
        <w:rPr>
          <w:rFonts w:cs="Times New Roman"/>
          <w:szCs w:val="24"/>
          <w:lang w:eastAsia="zh-CN"/>
        </w:rPr>
      </w:pPr>
    </w:p>
    <w:p w:rsidR="007B0DD3" w:rsidRPr="00C65916" w:rsidRDefault="007B0DD3" w:rsidP="007B0DD3">
      <w:pPr>
        <w:rPr>
          <w:rFonts w:cs="Times New Roman"/>
          <w:szCs w:val="24"/>
          <w:lang w:eastAsia="zh-CN"/>
        </w:rPr>
      </w:pPr>
    </w:p>
    <w:p w:rsidR="007B0DD3" w:rsidRPr="00C65916" w:rsidRDefault="007B0DD3" w:rsidP="007B0DD3">
      <w:pPr>
        <w:rPr>
          <w:rFonts w:cs="Times New Roman"/>
          <w:szCs w:val="24"/>
          <w:lang w:eastAsia="zh-CN"/>
        </w:rPr>
      </w:pPr>
    </w:p>
    <w:p w:rsidR="007B0DD3" w:rsidRPr="00C65916" w:rsidRDefault="007B0DD3" w:rsidP="007B0DD3">
      <w:pPr>
        <w:pStyle w:val="Heading1"/>
      </w:pPr>
      <w:bookmarkStart w:id="18" w:name="_Toc22586963"/>
      <w:r w:rsidRPr="00C65916">
        <w:t xml:space="preserve">CHAPTER 2: ALLFUTARES – An Integrated Python Package for </w:t>
      </w:r>
      <w:r w:rsidR="00DD73BC">
        <w:t>the Analysis of Biological Sequences</w:t>
      </w:r>
      <w:bookmarkEnd w:id="18"/>
    </w:p>
    <w:p w:rsidR="007B0DD3" w:rsidRPr="00C65916" w:rsidRDefault="007B0DD3" w:rsidP="007B0DD3">
      <w:pPr>
        <w:pStyle w:val="Heading2"/>
        <w:rPr>
          <w:rFonts w:cs="Times New Roman"/>
          <w:b/>
          <w:szCs w:val="24"/>
        </w:rPr>
      </w:pPr>
      <w:bookmarkStart w:id="19" w:name="_Toc22586964"/>
      <w:r w:rsidRPr="00C65916">
        <w:rPr>
          <w:rFonts w:cs="Times New Roman"/>
          <w:b/>
          <w:szCs w:val="24"/>
        </w:rPr>
        <w:t>2.1 Overall Design of ALLFEATURE</w:t>
      </w:r>
      <w:bookmarkEnd w:id="19"/>
    </w:p>
    <w:p w:rsidR="001D185C" w:rsidRDefault="001D185C" w:rsidP="00DD73BC">
      <w:pPr>
        <w:ind w:firstLine="720"/>
        <w:rPr>
          <w:ins w:id="20" w:author="Ge, Xijin" w:date="2019-10-30T10:12:00Z"/>
          <w:rFonts w:cs="Times New Roman"/>
          <w:szCs w:val="24"/>
        </w:rPr>
      </w:pPr>
      <w:ins w:id="21" w:author="Ge, Xijin" w:date="2019-10-30T10:09:00Z">
        <w:r w:rsidRPr="001D185C">
          <w:rPr>
            <w:rFonts w:cs="Times New Roman"/>
            <w:szCs w:val="24"/>
            <w:rPrChange w:id="22" w:author="Ge, Xijin" w:date="2019-10-30T10:09:00Z">
              <w:rPr>
                <w:rFonts w:cs="Times New Roman"/>
                <w:b/>
                <w:bCs/>
                <w:szCs w:val="24"/>
              </w:rPr>
            </w:rPrChange>
          </w:rPr>
          <w:t>To</w:t>
        </w:r>
        <w:r>
          <w:rPr>
            <w:rFonts w:cs="Times New Roman"/>
            <w:szCs w:val="24"/>
          </w:rPr>
          <w:t xml:space="preserve"> develop a comprehensive pipeline for the classification of biol</w:t>
        </w:r>
      </w:ins>
      <w:ins w:id="23" w:author="Ge, Xijin" w:date="2019-10-30T10:10:00Z">
        <w:r>
          <w:rPr>
            <w:rFonts w:cs="Times New Roman"/>
            <w:szCs w:val="24"/>
          </w:rPr>
          <w:t xml:space="preserve">ogical sequences, we </w:t>
        </w:r>
      </w:ins>
      <w:del w:id="24" w:author="Ge, Xijin" w:date="2019-10-30T10:10:00Z">
        <w:r w:rsidR="007B0DD3" w:rsidRPr="00C65916" w:rsidDel="001D185C">
          <w:rPr>
            <w:rFonts w:cs="Times New Roman"/>
            <w:b/>
            <w:bCs/>
            <w:szCs w:val="24"/>
          </w:rPr>
          <w:delText>ALLFEATURE</w:delText>
        </w:r>
        <w:r w:rsidR="007B0DD3" w:rsidRPr="00C65916" w:rsidDel="001D185C">
          <w:rPr>
            <w:rFonts w:cs="Times New Roman"/>
            <w:szCs w:val="24"/>
          </w:rPr>
          <w:delText xml:space="preserve"> </w:delText>
        </w:r>
      </w:del>
      <w:del w:id="25" w:author="Ge, Xijin" w:date="2019-10-30T10:06:00Z">
        <w:r w:rsidR="007B0DD3" w:rsidRPr="00C65916" w:rsidDel="001D185C">
          <w:rPr>
            <w:rFonts w:cs="Times New Roman"/>
            <w:szCs w:val="24"/>
          </w:rPr>
          <w:delText xml:space="preserve">integrated </w:delText>
        </w:r>
      </w:del>
      <w:ins w:id="26" w:author="Ge, Xijin" w:date="2019-10-30T10:10:00Z">
        <w:r>
          <w:rPr>
            <w:rFonts w:cs="Times New Roman"/>
            <w:szCs w:val="24"/>
          </w:rPr>
          <w:t>i</w:t>
        </w:r>
      </w:ins>
      <w:ins w:id="27" w:author="Ge, Xijin" w:date="2019-10-30T10:06:00Z">
        <w:r w:rsidRPr="00C65916">
          <w:rPr>
            <w:rFonts w:cs="Times New Roman"/>
            <w:szCs w:val="24"/>
          </w:rPr>
          <w:t>ntegrate</w:t>
        </w:r>
      </w:ins>
      <w:ins w:id="28" w:author="Ge, Xijin" w:date="2019-10-30T10:10:00Z">
        <w:r>
          <w:rPr>
            <w:rFonts w:cs="Times New Roman"/>
            <w:szCs w:val="24"/>
          </w:rPr>
          <w:t>d</w:t>
        </w:r>
      </w:ins>
      <w:ins w:id="29" w:author="Ge, Xijin" w:date="2019-10-30T10:06:00Z">
        <w:r w:rsidRPr="00C65916">
          <w:rPr>
            <w:rFonts w:cs="Times New Roman"/>
            <w:szCs w:val="24"/>
          </w:rPr>
          <w:t xml:space="preserve"> </w:t>
        </w:r>
      </w:ins>
      <w:r w:rsidR="007B0DD3" w:rsidRPr="00C65916">
        <w:rPr>
          <w:rFonts w:cs="Times New Roman"/>
          <w:szCs w:val="24"/>
        </w:rPr>
        <w:t>20 feature selection methods,</w:t>
      </w:r>
      <w:r w:rsidR="007B0DD3">
        <w:rPr>
          <w:rFonts w:cs="Times New Roman"/>
          <w:szCs w:val="24"/>
        </w:rPr>
        <w:t xml:space="preserve"> </w:t>
      </w:r>
      <w:r w:rsidR="007B0DD3" w:rsidRPr="00C65916">
        <w:rPr>
          <w:rFonts w:cs="Times New Roman"/>
          <w:szCs w:val="24"/>
        </w:rPr>
        <w:t xml:space="preserve">16 dimensionality reduction methods and 13 classification models. In addition, </w:t>
      </w:r>
      <w:r w:rsidR="00DD73BC">
        <w:rPr>
          <w:rFonts w:cs="Times New Roman"/>
          <w:szCs w:val="24"/>
        </w:rPr>
        <w:t>th</w:t>
      </w:r>
      <w:ins w:id="30" w:author="Ge, Xijin" w:date="2019-10-30T10:07:00Z">
        <w:r>
          <w:rPr>
            <w:rFonts w:cs="Times New Roman"/>
            <w:szCs w:val="24"/>
          </w:rPr>
          <w:t xml:space="preserve">is </w:t>
        </w:r>
      </w:ins>
      <w:del w:id="31" w:author="Ge, Xijin" w:date="2019-10-30T10:07:00Z">
        <w:r w:rsidR="00DD73BC" w:rsidDel="001D185C">
          <w:rPr>
            <w:rFonts w:cs="Times New Roman"/>
            <w:szCs w:val="24"/>
          </w:rPr>
          <w:delText>e</w:delText>
        </w:r>
        <w:r w:rsidR="007B0DD3" w:rsidRPr="00C65916" w:rsidDel="001D185C">
          <w:rPr>
            <w:rFonts w:cs="Times New Roman"/>
            <w:szCs w:val="24"/>
          </w:rPr>
          <w:delText xml:space="preserve"> pipeline </w:delText>
        </w:r>
      </w:del>
      <w:r w:rsidR="007B0DD3" w:rsidRPr="00C65916">
        <w:rPr>
          <w:rFonts w:cs="Times New Roman"/>
          <w:szCs w:val="24"/>
        </w:rPr>
        <w:t xml:space="preserve">tool also contains </w:t>
      </w:r>
      <w:ins w:id="32" w:author="Ge, Xijin" w:date="2019-10-30T10:15:00Z">
        <w:r>
          <w:rPr>
            <w:rFonts w:cs="Times New Roman"/>
            <w:szCs w:val="24"/>
          </w:rPr>
          <w:t xml:space="preserve">a </w:t>
        </w:r>
        <w:r w:rsidRPr="00C65916">
          <w:rPr>
            <w:rFonts w:cs="Times New Roman"/>
            <w:szCs w:val="24"/>
          </w:rPr>
          <w:t xml:space="preserve">total of 60 </w:t>
        </w:r>
        <w:r>
          <w:rPr>
            <w:rFonts w:cs="Times New Roman"/>
            <w:szCs w:val="24"/>
          </w:rPr>
          <w:t xml:space="preserve">methods </w:t>
        </w:r>
      </w:ins>
      <w:del w:id="33" w:author="Ge, Xijin" w:date="2019-10-30T10:15:00Z">
        <w:r w:rsidR="007B0DD3" w:rsidRPr="00C65916" w:rsidDel="001D185C">
          <w:rPr>
            <w:rFonts w:cs="Times New Roman"/>
            <w:szCs w:val="24"/>
          </w:rPr>
          <w:delText xml:space="preserve">the step of feature extraction </w:delText>
        </w:r>
      </w:del>
      <w:r w:rsidR="007B0DD3" w:rsidRPr="00C65916">
        <w:rPr>
          <w:rFonts w:cs="Times New Roman"/>
          <w:szCs w:val="24"/>
        </w:rPr>
        <w:t xml:space="preserve">to </w:t>
      </w:r>
      <w:del w:id="34" w:author="Ge, Xijin" w:date="2019-10-30T10:15:00Z">
        <w:r w:rsidR="007B0DD3" w:rsidRPr="00C65916" w:rsidDel="001D185C">
          <w:rPr>
            <w:rFonts w:cs="Times New Roman"/>
            <w:szCs w:val="24"/>
          </w:rPr>
          <w:delText xml:space="preserve">generate </w:delText>
        </w:r>
      </w:del>
      <w:ins w:id="35" w:author="Ge, Xijin" w:date="2019-10-30T10:15:00Z">
        <w:r>
          <w:rPr>
            <w:rFonts w:cs="Times New Roman"/>
            <w:szCs w:val="24"/>
          </w:rPr>
          <w:t>extract</w:t>
        </w:r>
        <w:r w:rsidRPr="00C65916">
          <w:rPr>
            <w:rFonts w:cs="Times New Roman"/>
            <w:szCs w:val="24"/>
          </w:rPr>
          <w:t xml:space="preserve"> </w:t>
        </w:r>
      </w:ins>
      <w:del w:id="36" w:author="Ge, Xijin" w:date="2019-10-30T10:15:00Z">
        <w:r w:rsidR="007B0DD3" w:rsidDel="001D185C">
          <w:rPr>
            <w:rFonts w:cs="Times New Roman"/>
            <w:szCs w:val="24"/>
          </w:rPr>
          <w:delText xml:space="preserve">a </w:delText>
        </w:r>
        <w:r w:rsidR="007B0DD3" w:rsidRPr="00C65916" w:rsidDel="001D185C">
          <w:rPr>
            <w:rFonts w:cs="Times New Roman"/>
            <w:szCs w:val="24"/>
          </w:rPr>
          <w:delText xml:space="preserve">total of 60 models of </w:delText>
        </w:r>
      </w:del>
      <w:r w:rsidR="007B0DD3" w:rsidRPr="00C65916">
        <w:rPr>
          <w:rFonts w:cs="Times New Roman"/>
          <w:szCs w:val="24"/>
        </w:rPr>
        <w:t xml:space="preserve">features from DNA, RNA and protein sequencing data. The flowchart of </w:t>
      </w:r>
      <w:r w:rsidR="007B0DD3">
        <w:rPr>
          <w:rFonts w:cs="Times New Roman"/>
          <w:szCs w:val="24"/>
        </w:rPr>
        <w:t>the P</w:t>
      </w:r>
      <w:r w:rsidR="007B0DD3" w:rsidRPr="00C65916">
        <w:rPr>
          <w:rFonts w:cs="Times New Roman"/>
          <w:szCs w:val="24"/>
        </w:rPr>
        <w:t>ython</w:t>
      </w:r>
      <w:ins w:id="37" w:author="Ge, Xijin" w:date="2019-10-30T10:16:00Z">
        <w:r>
          <w:rPr>
            <w:rFonts w:cs="Times New Roman"/>
            <w:szCs w:val="24"/>
          </w:rPr>
          <w:t>-based</w:t>
        </w:r>
      </w:ins>
      <w:r w:rsidR="007B0DD3" w:rsidRPr="00C65916">
        <w:rPr>
          <w:rFonts w:cs="Times New Roman"/>
          <w:szCs w:val="24"/>
        </w:rPr>
        <w:t xml:space="preserve"> pipeline </w:t>
      </w:r>
      <w:del w:id="38" w:author="Ge, Xijin" w:date="2019-10-30T10:16:00Z">
        <w:r w:rsidR="007B0DD3" w:rsidRPr="00C65916" w:rsidDel="001D185C">
          <w:rPr>
            <w:rFonts w:cs="Times New Roman"/>
            <w:szCs w:val="24"/>
          </w:rPr>
          <w:delText xml:space="preserve">tool </w:delText>
        </w:r>
      </w:del>
      <w:r w:rsidR="007B0DD3" w:rsidRPr="00C65916">
        <w:rPr>
          <w:rFonts w:cs="Times New Roman"/>
          <w:szCs w:val="24"/>
        </w:rPr>
        <w:t xml:space="preserve">is shown in </w:t>
      </w:r>
      <w:r w:rsidR="007B0DD3" w:rsidRPr="00C65916">
        <w:rPr>
          <w:rFonts w:cs="Times New Roman"/>
          <w:b/>
          <w:szCs w:val="24"/>
        </w:rPr>
        <w:t>Figure 2</w:t>
      </w:r>
      <w:r w:rsidR="007B0DD3" w:rsidRPr="00C65916">
        <w:rPr>
          <w:rFonts w:cs="Times New Roman"/>
          <w:szCs w:val="24"/>
        </w:rPr>
        <w:t>. Compared with other software package</w:t>
      </w:r>
      <w:r w:rsidR="00DD73BC">
        <w:rPr>
          <w:rFonts w:cs="Times New Roman"/>
          <w:szCs w:val="24"/>
        </w:rPr>
        <w:t>s</w:t>
      </w:r>
      <w:r w:rsidR="007B0DD3" w:rsidRPr="00C65916">
        <w:rPr>
          <w:rFonts w:cs="Times New Roman"/>
          <w:szCs w:val="24"/>
        </w:rPr>
        <w:t xml:space="preserve">, </w:t>
      </w:r>
      <w:del w:id="39" w:author="Ge, Xijin" w:date="2019-10-30T10:14:00Z">
        <w:r w:rsidR="007B0DD3" w:rsidRPr="00C65916" w:rsidDel="001D185C">
          <w:rPr>
            <w:rFonts w:cs="Times New Roman"/>
            <w:szCs w:val="24"/>
          </w:rPr>
          <w:delText xml:space="preserve">the proposed </w:delText>
        </w:r>
      </w:del>
      <w:r w:rsidR="007B0DD3" w:rsidRPr="00C65916">
        <w:rPr>
          <w:rFonts w:cs="Times New Roman"/>
          <w:szCs w:val="24"/>
        </w:rPr>
        <w:t xml:space="preserve">ALLFEATURE has </w:t>
      </w:r>
      <w:r w:rsidR="007B0DD3">
        <w:rPr>
          <w:rFonts w:cs="Times New Roman"/>
          <w:szCs w:val="24"/>
        </w:rPr>
        <w:t xml:space="preserve">the </w:t>
      </w:r>
      <w:r w:rsidR="007B0DD3" w:rsidRPr="00C65916">
        <w:rPr>
          <w:rFonts w:cs="Times New Roman"/>
          <w:szCs w:val="24"/>
        </w:rPr>
        <w:t xml:space="preserve">following advantages: </w:t>
      </w:r>
    </w:p>
    <w:p w:rsidR="001D185C" w:rsidRPr="001D185C" w:rsidRDefault="007B0DD3">
      <w:pPr>
        <w:pStyle w:val="ListParagraph"/>
        <w:numPr>
          <w:ilvl w:val="0"/>
          <w:numId w:val="33"/>
        </w:numPr>
        <w:rPr>
          <w:ins w:id="40" w:author="Ge, Xijin" w:date="2019-10-30T10:12:00Z"/>
          <w:rFonts w:cs="Times New Roman"/>
          <w:szCs w:val="24"/>
          <w:rPrChange w:id="41" w:author="Ge, Xijin" w:date="2019-10-30T10:12:00Z">
            <w:rPr>
              <w:ins w:id="42" w:author="Ge, Xijin" w:date="2019-10-30T10:12:00Z"/>
            </w:rPr>
          </w:rPrChange>
        </w:rPr>
        <w:pPrChange w:id="43" w:author="Ge, Xijin" w:date="2019-10-30T10:12:00Z">
          <w:pPr>
            <w:ind w:firstLine="720"/>
          </w:pPr>
        </w:pPrChange>
      </w:pPr>
      <w:del w:id="44" w:author="Ge, Xijin" w:date="2019-10-30T10:12:00Z">
        <w:r w:rsidRPr="007C5D84" w:rsidDel="001D185C">
          <w:rPr>
            <w:rFonts w:cs="Times New Roman"/>
            <w:szCs w:val="24"/>
          </w:rPr>
          <w:delText xml:space="preserve">(i) </w:delText>
        </w:r>
      </w:del>
      <w:del w:id="45" w:author="Ge, Xijin" w:date="2019-10-30T10:07:00Z">
        <w:r w:rsidRPr="007C5D84" w:rsidDel="001D185C">
          <w:rPr>
            <w:rFonts w:cs="Times New Roman"/>
            <w:szCs w:val="24"/>
          </w:rPr>
          <w:delText xml:space="preserve">sufficient </w:delText>
        </w:r>
      </w:del>
      <w:ins w:id="46" w:author="Ge, Xijin" w:date="2019-10-30T10:20:00Z">
        <w:r w:rsidR="001D185C">
          <w:rPr>
            <w:rFonts w:cs="Times New Roman"/>
            <w:szCs w:val="24"/>
          </w:rPr>
          <w:t>A large</w:t>
        </w:r>
      </w:ins>
      <w:ins w:id="47" w:author="Ge, Xijin" w:date="2019-10-30T10:07:00Z">
        <w:r w:rsidR="001D185C" w:rsidRPr="007C5D84">
          <w:rPr>
            <w:rFonts w:cs="Times New Roman"/>
            <w:szCs w:val="24"/>
          </w:rPr>
          <w:t xml:space="preserve"> variety o</w:t>
        </w:r>
      </w:ins>
      <w:ins w:id="48" w:author="Ge, Xijin" w:date="2019-10-30T10:08:00Z">
        <w:r w:rsidR="001D185C" w:rsidRPr="007C5D84">
          <w:rPr>
            <w:rFonts w:cs="Times New Roman"/>
            <w:szCs w:val="24"/>
          </w:rPr>
          <w:t>f</w:t>
        </w:r>
      </w:ins>
      <w:ins w:id="49" w:author="Ge, Xijin" w:date="2019-10-30T10:07:00Z">
        <w:r w:rsidR="001D185C" w:rsidRPr="007C5D84">
          <w:rPr>
            <w:rFonts w:cs="Times New Roman"/>
            <w:szCs w:val="24"/>
          </w:rPr>
          <w:t xml:space="preserve"> </w:t>
        </w:r>
      </w:ins>
      <w:r w:rsidRPr="009D2713">
        <w:rPr>
          <w:rFonts w:cs="Times New Roman"/>
          <w:szCs w:val="24"/>
        </w:rPr>
        <w:t xml:space="preserve">feature selection </w:t>
      </w:r>
      <w:del w:id="50" w:author="Ge, Xijin" w:date="2019-10-30T10:17:00Z">
        <w:r w:rsidRPr="009D2713" w:rsidDel="001D185C">
          <w:rPr>
            <w:rFonts w:cs="Times New Roman"/>
            <w:szCs w:val="24"/>
          </w:rPr>
          <w:delText xml:space="preserve">methods </w:delText>
        </w:r>
      </w:del>
      <w:r w:rsidRPr="009D2713">
        <w:rPr>
          <w:rFonts w:cs="Times New Roman"/>
          <w:szCs w:val="24"/>
        </w:rPr>
        <w:t>and dimension reduction methods, including regularization-based, stat</w:t>
      </w:r>
      <w:r w:rsidR="00D51037" w:rsidRPr="00596FCC">
        <w:rPr>
          <w:rFonts w:cs="Times New Roman"/>
          <w:szCs w:val="24"/>
        </w:rPr>
        <w:t xml:space="preserve">istic-based, information-based, </w:t>
      </w:r>
      <w:proofErr w:type="gramStart"/>
      <w:r w:rsidR="00D51037" w:rsidRPr="00596FCC">
        <w:rPr>
          <w:rFonts w:cs="Times New Roman"/>
          <w:szCs w:val="24"/>
        </w:rPr>
        <w:t>tree</w:t>
      </w:r>
      <w:proofErr w:type="gramEnd"/>
      <w:r w:rsidRPr="00596FCC">
        <w:rPr>
          <w:rFonts w:cs="Times New Roman"/>
          <w:szCs w:val="24"/>
        </w:rPr>
        <w:t>-based and recursive feature elimina</w:t>
      </w:r>
      <w:r w:rsidRPr="001D185C">
        <w:rPr>
          <w:rFonts w:cs="Times New Roman"/>
          <w:szCs w:val="24"/>
          <w:rPrChange w:id="51" w:author="Ge, Xijin" w:date="2019-10-30T10:12:00Z">
            <w:rPr/>
          </w:rPrChange>
        </w:rPr>
        <w:t xml:space="preserve">tion-based approaches. </w:t>
      </w:r>
    </w:p>
    <w:p w:rsidR="001D185C" w:rsidRPr="007C5D84" w:rsidRDefault="007B0DD3">
      <w:pPr>
        <w:pStyle w:val="ListParagraph"/>
        <w:numPr>
          <w:ilvl w:val="0"/>
          <w:numId w:val="33"/>
        </w:numPr>
        <w:rPr>
          <w:ins w:id="52" w:author="Ge, Xijin" w:date="2019-10-30T10:12:00Z"/>
          <w:rFonts w:cs="Times New Roman"/>
          <w:szCs w:val="24"/>
        </w:rPr>
        <w:pPrChange w:id="53" w:author="Ge, Xijin" w:date="2019-10-30T10:12:00Z">
          <w:pPr>
            <w:ind w:firstLine="720"/>
          </w:pPr>
        </w:pPrChange>
      </w:pPr>
      <w:del w:id="54" w:author="Ge, Xijin" w:date="2019-10-30T10:12:00Z">
        <w:r w:rsidRPr="001D185C" w:rsidDel="001D185C">
          <w:rPr>
            <w:rFonts w:cs="Times New Roman"/>
            <w:szCs w:val="24"/>
            <w:rPrChange w:id="55" w:author="Ge, Xijin" w:date="2019-10-30T10:12:00Z">
              <w:rPr/>
            </w:rPrChange>
          </w:rPr>
          <w:delText xml:space="preserve">(ii) </w:delText>
        </w:r>
      </w:del>
      <w:r w:rsidRPr="001D185C">
        <w:rPr>
          <w:rFonts w:cs="Times New Roman"/>
          <w:szCs w:val="24"/>
          <w:rPrChange w:id="56" w:author="Ge, Xijin" w:date="2019-10-30T10:12:00Z">
            <w:rPr/>
          </w:rPrChange>
        </w:rPr>
        <w:t xml:space="preserve">Ten </w:t>
      </w:r>
      <w:r w:rsidR="00DD73BC" w:rsidRPr="001D185C">
        <w:rPr>
          <w:rFonts w:cs="Times New Roman"/>
          <w:szCs w:val="24"/>
          <w:rPrChange w:id="57" w:author="Ge, Xijin" w:date="2019-10-30T10:12:00Z">
            <w:rPr/>
          </w:rPrChange>
        </w:rPr>
        <w:t>classification</w:t>
      </w:r>
      <w:r w:rsidRPr="001D185C">
        <w:rPr>
          <w:rFonts w:cs="Times New Roman"/>
          <w:szCs w:val="24"/>
          <w:rPrChange w:id="58" w:author="Ge, Xijin" w:date="2019-10-30T10:12:00Z">
            <w:rPr/>
          </w:rPrChange>
        </w:rPr>
        <w:t xml:space="preserve"> </w:t>
      </w:r>
      <w:del w:id="59" w:author="Ge, Xijin" w:date="2019-10-30T10:11:00Z">
        <w:r w:rsidRPr="001D185C" w:rsidDel="001D185C">
          <w:rPr>
            <w:rFonts w:cs="Times New Roman"/>
            <w:szCs w:val="24"/>
            <w:rPrChange w:id="60" w:author="Ge, Xijin" w:date="2019-10-30T10:12:00Z">
              <w:rPr/>
            </w:rPrChange>
          </w:rPr>
          <w:delText xml:space="preserve">methods </w:delText>
        </w:r>
      </w:del>
      <w:ins w:id="61" w:author="Ge, Xijin" w:date="2019-10-30T10:11:00Z">
        <w:r w:rsidR="001D185C" w:rsidRPr="001D185C">
          <w:rPr>
            <w:rFonts w:cs="Times New Roman"/>
            <w:szCs w:val="24"/>
            <w:rPrChange w:id="62" w:author="Ge, Xijin" w:date="2019-10-30T10:12:00Z">
              <w:rPr/>
            </w:rPrChange>
          </w:rPr>
          <w:t xml:space="preserve">algorithms </w:t>
        </w:r>
      </w:ins>
      <w:r w:rsidRPr="001D185C">
        <w:rPr>
          <w:rFonts w:cs="Times New Roman"/>
          <w:szCs w:val="24"/>
          <w:rPrChange w:id="63" w:author="Ge, Xijin" w:date="2019-10-30T10:12:00Z">
            <w:rPr/>
          </w:rPrChange>
        </w:rPr>
        <w:t>and three deep learning approach</w:t>
      </w:r>
      <w:r w:rsidR="00AD3598" w:rsidRPr="001D185C">
        <w:rPr>
          <w:rFonts w:cs="Times New Roman"/>
          <w:szCs w:val="24"/>
          <w:rPrChange w:id="64" w:author="Ge, Xijin" w:date="2019-10-30T10:12:00Z">
            <w:rPr/>
          </w:rPrChange>
        </w:rPr>
        <w:t>es</w:t>
      </w:r>
      <w:del w:id="65" w:author="Ge, Xijin" w:date="2019-10-30T10:11:00Z">
        <w:r w:rsidR="00495EB7" w:rsidRPr="001D185C" w:rsidDel="001D185C">
          <w:rPr>
            <w:rFonts w:cs="Times New Roman"/>
            <w:szCs w:val="24"/>
            <w:rPrChange w:id="66" w:author="Ge, Xijin" w:date="2019-10-30T10:12:00Z">
              <w:rPr/>
            </w:rPrChange>
          </w:rPr>
          <w:delText xml:space="preserve">: </w:delText>
        </w:r>
      </w:del>
      <w:ins w:id="67" w:author="Ge, Xijin" w:date="2019-10-30T10:11:00Z">
        <w:r w:rsidR="001D185C" w:rsidRPr="001D185C">
          <w:rPr>
            <w:rFonts w:cs="Times New Roman"/>
            <w:szCs w:val="24"/>
            <w:rPrChange w:id="68" w:author="Ge, Xijin" w:date="2019-10-30T10:12:00Z">
              <w:rPr/>
            </w:rPrChange>
          </w:rPr>
          <w:t xml:space="preserve">, namely, </w:t>
        </w:r>
      </w:ins>
      <w:r w:rsidR="00495EB7" w:rsidRPr="001D185C">
        <w:rPr>
          <w:rFonts w:cs="Times New Roman"/>
          <w:szCs w:val="24"/>
          <w:rPrChange w:id="69" w:author="Ge, Xijin" w:date="2019-10-30T10:12:00Z">
            <w:rPr/>
          </w:rPrChange>
        </w:rPr>
        <w:t xml:space="preserve">deep neural network (DNN) </w:t>
      </w:r>
      <w:r w:rsidR="00495EB7" w:rsidRPr="001D185C">
        <w:rPr>
          <w:rFonts w:cs="Times New Roman"/>
          <w:color w:val="000000"/>
          <w:szCs w:val="24"/>
          <w:shd w:val="clear" w:color="auto" w:fill="FFFFFF"/>
          <w:rPrChange w:id="70" w:author="Ge, Xijin" w:date="2019-10-30T10:12:00Z">
            <w:rPr>
              <w:shd w:val="clear" w:color="auto" w:fill="FFFFFF"/>
            </w:rPr>
          </w:rPrChange>
        </w:rPr>
        <w:fldChar w:fldCharType="begin"/>
      </w:r>
      <w:r w:rsidR="00495EB7" w:rsidRPr="001D185C">
        <w:rPr>
          <w:rFonts w:cs="Times New Roman"/>
          <w:color w:val="000000"/>
          <w:szCs w:val="24"/>
          <w:shd w:val="clear" w:color="auto" w:fill="FFFFFF"/>
          <w:rPrChange w:id="71" w:author="Ge, Xijin" w:date="2019-10-30T10:12:00Z">
            <w:rPr>
              <w:shd w:val="clear" w:color="auto" w:fill="FFFFFF"/>
            </w:rPr>
          </w:rPrChange>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1D185C">
        <w:rPr>
          <w:rFonts w:cs="Times New Roman"/>
          <w:color w:val="000000"/>
          <w:szCs w:val="24"/>
          <w:shd w:val="clear" w:color="auto" w:fill="FFFFFF"/>
          <w:rPrChange w:id="72" w:author="Ge, Xijin" w:date="2019-10-30T10:12:00Z">
            <w:rPr>
              <w:shd w:val="clear" w:color="auto" w:fill="FFFFFF"/>
            </w:rPr>
          </w:rPrChange>
        </w:rPr>
        <w:fldChar w:fldCharType="separate"/>
      </w:r>
      <w:r w:rsidR="00495EB7" w:rsidRPr="001D185C">
        <w:rPr>
          <w:rFonts w:cs="Times New Roman"/>
          <w:noProof/>
          <w:color w:val="000000"/>
          <w:szCs w:val="24"/>
          <w:shd w:val="clear" w:color="auto" w:fill="FFFFFF"/>
          <w:rPrChange w:id="73" w:author="Ge, Xijin" w:date="2019-10-30T10:12:00Z">
            <w:rPr>
              <w:noProof/>
              <w:shd w:val="clear" w:color="auto" w:fill="FFFFFF"/>
            </w:rPr>
          </w:rPrChange>
        </w:rPr>
        <w:t>[</w:t>
      </w:r>
      <w:r w:rsidR="00495EB7" w:rsidRPr="001D185C">
        <w:rPr>
          <w:rFonts w:cs="Arial"/>
          <w:noProof/>
          <w:color w:val="000000" w:themeColor="text1"/>
          <w:sz w:val="22"/>
        </w:rPr>
        <w:t>52</w:t>
      </w:r>
      <w:r w:rsidR="00495EB7" w:rsidRPr="001D185C">
        <w:rPr>
          <w:rFonts w:cs="Times New Roman"/>
          <w:noProof/>
          <w:color w:val="000000"/>
          <w:szCs w:val="24"/>
          <w:shd w:val="clear" w:color="auto" w:fill="FFFFFF"/>
          <w:rPrChange w:id="74" w:author="Ge, Xijin" w:date="2019-10-30T10:12:00Z">
            <w:rPr>
              <w:noProof/>
              <w:shd w:val="clear" w:color="auto" w:fill="FFFFFF"/>
            </w:rPr>
          </w:rPrChange>
        </w:rPr>
        <w:t>]</w:t>
      </w:r>
      <w:r w:rsidR="00495EB7" w:rsidRPr="001D185C">
        <w:rPr>
          <w:rFonts w:cs="Times New Roman"/>
          <w:color w:val="000000"/>
          <w:szCs w:val="24"/>
          <w:shd w:val="clear" w:color="auto" w:fill="FFFFFF"/>
          <w:rPrChange w:id="75" w:author="Ge, Xijin" w:date="2019-10-30T10:12:00Z">
            <w:rPr>
              <w:shd w:val="clear" w:color="auto" w:fill="FFFFFF"/>
            </w:rPr>
          </w:rPrChange>
        </w:rPr>
        <w:fldChar w:fldCharType="end"/>
      </w:r>
      <w:r w:rsidRPr="007C5D84">
        <w:rPr>
          <w:rFonts w:cs="Times New Roman"/>
          <w:szCs w:val="24"/>
        </w:rPr>
        <w:t>, convolu</w:t>
      </w:r>
      <w:r w:rsidR="00495EB7" w:rsidRPr="007C5D84">
        <w:rPr>
          <w:rFonts w:cs="Times New Roman"/>
          <w:szCs w:val="24"/>
        </w:rPr>
        <w:t xml:space="preserve">tional neural network (CNN) </w:t>
      </w:r>
      <w:r w:rsidR="00495EB7" w:rsidRPr="001D185C">
        <w:rPr>
          <w:rFonts w:cs="Times New Roman"/>
          <w:color w:val="000000"/>
          <w:szCs w:val="24"/>
          <w:shd w:val="clear" w:color="auto" w:fill="FFFFFF"/>
          <w:rPrChange w:id="76" w:author="Ge, Xijin" w:date="2019-10-30T10:12:00Z">
            <w:rPr>
              <w:shd w:val="clear" w:color="auto" w:fill="FFFFFF"/>
            </w:rPr>
          </w:rPrChange>
        </w:rPr>
        <w:fldChar w:fldCharType="begin"/>
      </w:r>
      <w:r w:rsidR="00495EB7" w:rsidRPr="001D185C">
        <w:rPr>
          <w:rFonts w:cs="Times New Roman"/>
          <w:color w:val="000000"/>
          <w:szCs w:val="24"/>
          <w:shd w:val="clear" w:color="auto" w:fill="FFFFFF"/>
          <w:rPrChange w:id="77" w:author="Ge, Xijin" w:date="2019-10-30T10:12:00Z">
            <w:rPr>
              <w:shd w:val="clear" w:color="auto" w:fill="FFFFFF"/>
            </w:rPr>
          </w:rPrChange>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1D185C">
        <w:rPr>
          <w:rFonts w:cs="Times New Roman"/>
          <w:color w:val="000000"/>
          <w:szCs w:val="24"/>
          <w:shd w:val="clear" w:color="auto" w:fill="FFFFFF"/>
          <w:rPrChange w:id="78" w:author="Ge, Xijin" w:date="2019-10-30T10:12:00Z">
            <w:rPr>
              <w:shd w:val="clear" w:color="auto" w:fill="FFFFFF"/>
            </w:rPr>
          </w:rPrChange>
        </w:rPr>
        <w:fldChar w:fldCharType="separate"/>
      </w:r>
      <w:r w:rsidR="00495EB7" w:rsidRPr="001D185C">
        <w:rPr>
          <w:rFonts w:cs="Times New Roman"/>
          <w:noProof/>
          <w:color w:val="000000"/>
          <w:szCs w:val="24"/>
          <w:shd w:val="clear" w:color="auto" w:fill="FFFFFF"/>
          <w:rPrChange w:id="79" w:author="Ge, Xijin" w:date="2019-10-30T10:12:00Z">
            <w:rPr>
              <w:noProof/>
              <w:shd w:val="clear" w:color="auto" w:fill="FFFFFF"/>
            </w:rPr>
          </w:rPrChange>
        </w:rPr>
        <w:t>[</w:t>
      </w:r>
      <w:r w:rsidR="00495EB7" w:rsidRPr="001D185C">
        <w:rPr>
          <w:rFonts w:cs="Arial"/>
          <w:noProof/>
          <w:color w:val="000000" w:themeColor="text1"/>
          <w:sz w:val="22"/>
        </w:rPr>
        <w:t>53</w:t>
      </w:r>
      <w:r w:rsidR="00495EB7" w:rsidRPr="001D185C">
        <w:rPr>
          <w:rFonts w:cs="Times New Roman"/>
          <w:noProof/>
          <w:color w:val="000000"/>
          <w:szCs w:val="24"/>
          <w:shd w:val="clear" w:color="auto" w:fill="FFFFFF"/>
          <w:rPrChange w:id="80" w:author="Ge, Xijin" w:date="2019-10-30T10:12:00Z">
            <w:rPr>
              <w:noProof/>
              <w:shd w:val="clear" w:color="auto" w:fill="FFFFFF"/>
            </w:rPr>
          </w:rPrChange>
        </w:rPr>
        <w:t>]</w:t>
      </w:r>
      <w:r w:rsidR="00495EB7" w:rsidRPr="001D185C">
        <w:rPr>
          <w:rFonts w:cs="Times New Roman"/>
          <w:color w:val="000000"/>
          <w:szCs w:val="24"/>
          <w:shd w:val="clear" w:color="auto" w:fill="FFFFFF"/>
          <w:rPrChange w:id="81" w:author="Ge, Xijin" w:date="2019-10-30T10:12:00Z">
            <w:rPr>
              <w:shd w:val="clear" w:color="auto" w:fill="FFFFFF"/>
            </w:rPr>
          </w:rPrChange>
        </w:rPr>
        <w:fldChar w:fldCharType="end"/>
      </w:r>
      <w:r w:rsidRPr="007C5D84">
        <w:rPr>
          <w:rFonts w:cs="Times New Roman"/>
          <w:szCs w:val="24"/>
        </w:rPr>
        <w:t>, and rec</w:t>
      </w:r>
      <w:r w:rsidR="00495EB7" w:rsidRPr="007C5D84">
        <w:rPr>
          <w:rFonts w:cs="Times New Roman"/>
          <w:szCs w:val="24"/>
        </w:rPr>
        <w:t xml:space="preserve">urrent neural network (RNN) </w:t>
      </w:r>
      <w:r w:rsidR="00495EB7" w:rsidRPr="001D185C">
        <w:rPr>
          <w:rFonts w:cs="Times New Roman"/>
          <w:color w:val="000000"/>
          <w:szCs w:val="24"/>
          <w:shd w:val="clear" w:color="auto" w:fill="FFFFFF"/>
          <w:rPrChange w:id="82" w:author="Ge, Xijin" w:date="2019-10-30T10:12:00Z">
            <w:rPr>
              <w:shd w:val="clear" w:color="auto" w:fill="FFFFFF"/>
            </w:rPr>
          </w:rPrChange>
        </w:rPr>
        <w:fldChar w:fldCharType="begin"/>
      </w:r>
      <w:r w:rsidR="00495EB7" w:rsidRPr="001D185C">
        <w:rPr>
          <w:rFonts w:cs="Times New Roman"/>
          <w:color w:val="000000"/>
          <w:szCs w:val="24"/>
          <w:shd w:val="clear" w:color="auto" w:fill="FFFFFF"/>
          <w:rPrChange w:id="83" w:author="Ge, Xijin" w:date="2019-10-30T10:12:00Z">
            <w:rPr>
              <w:shd w:val="clear" w:color="auto" w:fill="FFFFFF"/>
            </w:rPr>
          </w:rPrChange>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1D185C">
        <w:rPr>
          <w:rFonts w:cs="Times New Roman"/>
          <w:color w:val="000000"/>
          <w:szCs w:val="24"/>
          <w:shd w:val="clear" w:color="auto" w:fill="FFFFFF"/>
          <w:rPrChange w:id="84" w:author="Ge, Xijin" w:date="2019-10-30T10:12:00Z">
            <w:rPr>
              <w:shd w:val="clear" w:color="auto" w:fill="FFFFFF"/>
            </w:rPr>
          </w:rPrChange>
        </w:rPr>
        <w:fldChar w:fldCharType="separate"/>
      </w:r>
      <w:r w:rsidR="00495EB7" w:rsidRPr="001D185C">
        <w:rPr>
          <w:rFonts w:cs="Times New Roman"/>
          <w:noProof/>
          <w:color w:val="000000"/>
          <w:szCs w:val="24"/>
          <w:shd w:val="clear" w:color="auto" w:fill="FFFFFF"/>
          <w:rPrChange w:id="85" w:author="Ge, Xijin" w:date="2019-10-30T10:12:00Z">
            <w:rPr>
              <w:noProof/>
              <w:shd w:val="clear" w:color="auto" w:fill="FFFFFF"/>
            </w:rPr>
          </w:rPrChange>
        </w:rPr>
        <w:t>[</w:t>
      </w:r>
      <w:r w:rsidR="00495EB7" w:rsidRPr="001D185C">
        <w:rPr>
          <w:rFonts w:cs="Arial"/>
          <w:noProof/>
          <w:color w:val="000000" w:themeColor="text1"/>
          <w:sz w:val="22"/>
        </w:rPr>
        <w:t>54</w:t>
      </w:r>
      <w:r w:rsidR="00495EB7" w:rsidRPr="001D185C">
        <w:rPr>
          <w:rFonts w:cs="Times New Roman"/>
          <w:noProof/>
          <w:color w:val="000000"/>
          <w:szCs w:val="24"/>
          <w:shd w:val="clear" w:color="auto" w:fill="FFFFFF"/>
          <w:rPrChange w:id="86" w:author="Ge, Xijin" w:date="2019-10-30T10:12:00Z">
            <w:rPr>
              <w:noProof/>
              <w:shd w:val="clear" w:color="auto" w:fill="FFFFFF"/>
            </w:rPr>
          </w:rPrChange>
        </w:rPr>
        <w:t>]</w:t>
      </w:r>
      <w:r w:rsidR="00495EB7" w:rsidRPr="001D185C">
        <w:rPr>
          <w:rFonts w:cs="Times New Roman"/>
          <w:color w:val="000000"/>
          <w:szCs w:val="24"/>
          <w:shd w:val="clear" w:color="auto" w:fill="FFFFFF"/>
          <w:rPrChange w:id="87" w:author="Ge, Xijin" w:date="2019-10-30T10:12:00Z">
            <w:rPr>
              <w:shd w:val="clear" w:color="auto" w:fill="FFFFFF"/>
            </w:rPr>
          </w:rPrChange>
        </w:rPr>
        <w:fldChar w:fldCharType="end"/>
      </w:r>
      <w:r w:rsidRPr="007C5D84">
        <w:rPr>
          <w:rFonts w:cs="Times New Roman"/>
          <w:szCs w:val="24"/>
        </w:rPr>
        <w:t xml:space="preserve">. </w:t>
      </w:r>
    </w:p>
    <w:p w:rsidR="007B0DD3" w:rsidRPr="009D2713" w:rsidRDefault="001D185C">
      <w:pPr>
        <w:pStyle w:val="ListParagraph"/>
        <w:numPr>
          <w:ilvl w:val="0"/>
          <w:numId w:val="33"/>
        </w:numPr>
        <w:rPr>
          <w:rFonts w:cs="Times New Roman"/>
          <w:szCs w:val="24"/>
        </w:rPr>
        <w:pPrChange w:id="88" w:author="Ge, Xijin" w:date="2019-10-30T10:12:00Z">
          <w:pPr>
            <w:ind w:firstLine="720"/>
          </w:pPr>
        </w:pPrChange>
      </w:pPr>
      <w:ins w:id="89" w:author="Ge, Xijin" w:date="2019-10-30T10:22:00Z">
        <w:r>
          <w:rPr>
            <w:rFonts w:cs="Times New Roman"/>
            <w:szCs w:val="24"/>
          </w:rPr>
          <w:lastRenderedPageBreak/>
          <w:t xml:space="preserve">Enhanced </w:t>
        </w:r>
      </w:ins>
      <w:del w:id="90" w:author="Ge, Xijin" w:date="2019-10-30T10:12:00Z">
        <w:r w:rsidR="007B0DD3" w:rsidRPr="007C5D84" w:rsidDel="001D185C">
          <w:rPr>
            <w:rFonts w:cs="Times New Roman"/>
            <w:szCs w:val="24"/>
          </w:rPr>
          <w:delText>(iii) More abundant g</w:delText>
        </w:r>
      </w:del>
      <w:ins w:id="91" w:author="Ge, Xijin" w:date="2019-10-30T10:23:00Z">
        <w:r>
          <w:rPr>
            <w:rFonts w:cs="Times New Roman"/>
            <w:szCs w:val="24"/>
          </w:rPr>
          <w:t>g</w:t>
        </w:r>
      </w:ins>
      <w:r w:rsidR="007B0DD3" w:rsidRPr="007C5D84">
        <w:rPr>
          <w:rFonts w:cs="Times New Roman"/>
          <w:szCs w:val="24"/>
        </w:rPr>
        <w:t xml:space="preserve">raphical </w:t>
      </w:r>
      <w:del w:id="92" w:author="Ge, Xijin" w:date="2019-10-30T10:13:00Z">
        <w:r w:rsidR="007B0DD3" w:rsidRPr="007C5D84" w:rsidDel="001D185C">
          <w:rPr>
            <w:rFonts w:cs="Times New Roman"/>
            <w:szCs w:val="24"/>
          </w:rPr>
          <w:delText xml:space="preserve">display </w:delText>
        </w:r>
      </w:del>
      <w:ins w:id="93" w:author="Ge, Xijin" w:date="2019-10-30T10:13:00Z">
        <w:r>
          <w:rPr>
            <w:rFonts w:cs="Times New Roman"/>
            <w:szCs w:val="24"/>
          </w:rPr>
          <w:t>visualization of</w:t>
        </w:r>
        <w:r w:rsidRPr="007C5D84">
          <w:rPr>
            <w:rFonts w:cs="Times New Roman"/>
            <w:szCs w:val="24"/>
          </w:rPr>
          <w:t xml:space="preserve"> </w:t>
        </w:r>
      </w:ins>
      <w:r w:rsidR="007B0DD3" w:rsidRPr="007C5D84">
        <w:rPr>
          <w:rFonts w:cs="Times New Roman"/>
          <w:szCs w:val="24"/>
        </w:rPr>
        <w:t xml:space="preserve">results, including box </w:t>
      </w:r>
      <w:proofErr w:type="gramStart"/>
      <w:r w:rsidR="007B0DD3" w:rsidRPr="007C5D84">
        <w:rPr>
          <w:rFonts w:cs="Times New Roman"/>
          <w:szCs w:val="24"/>
        </w:rPr>
        <w:t>figure</w:t>
      </w:r>
      <w:ins w:id="94" w:author="Ge, Xijin" w:date="2019-10-30T10:13:00Z">
        <w:r>
          <w:rPr>
            <w:rFonts w:cs="Times New Roman"/>
            <w:szCs w:val="24"/>
          </w:rPr>
          <w:t>(</w:t>
        </w:r>
        <w:proofErr w:type="gramEnd"/>
        <w:r>
          <w:rPr>
            <w:rFonts w:cs="Times New Roman"/>
            <w:szCs w:val="24"/>
          </w:rPr>
          <w:t>???)</w:t>
        </w:r>
      </w:ins>
      <w:r w:rsidR="007B0DD3" w:rsidRPr="007C5D84">
        <w:rPr>
          <w:rFonts w:cs="Times New Roman"/>
          <w:szCs w:val="24"/>
        </w:rPr>
        <w:t xml:space="preserve">, ROC curves, </w:t>
      </w:r>
      <w:r w:rsidR="00495EB7" w:rsidRPr="007C5D84">
        <w:rPr>
          <w:rFonts w:cs="Times New Roman"/>
          <w:szCs w:val="24"/>
        </w:rPr>
        <w:t>and so on</w:t>
      </w:r>
      <w:r w:rsidR="007B0DD3" w:rsidRPr="007C5D84">
        <w:rPr>
          <w:rFonts w:cs="Times New Roman"/>
          <w:szCs w:val="24"/>
        </w:rPr>
        <w:t>.</w:t>
      </w:r>
    </w:p>
    <w:p w:rsidR="007B0DD3" w:rsidRPr="00C65916" w:rsidRDefault="007B0DD3" w:rsidP="007B0DD3">
      <w:pPr>
        <w:spacing w:before="120" w:after="120"/>
        <w:rPr>
          <w:rFonts w:cs="Times New Roman"/>
          <w:szCs w:val="24"/>
        </w:rPr>
      </w:pPr>
      <w:r w:rsidRPr="00C65916">
        <w:rPr>
          <w:rFonts w:cs="Times New Roman"/>
          <w:noProof/>
          <w:szCs w:val="24"/>
          <w:lang w:eastAsia="zh-CN"/>
        </w:rPr>
        <w:drawing>
          <wp:inline distT="0" distB="0" distL="0" distR="0" wp14:anchorId="4BD4EA84" wp14:editId="423596C1">
            <wp:extent cx="5486400" cy="1436670"/>
            <wp:effectExtent l="0" t="0" r="0" b="0"/>
            <wp:docPr id="1" name="图片 1" descr="G:\feature_selection_package\正文\flowchart\flowchart (第二版).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feature_selection_package\正文\flowchart\flowchart (第二版).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436670"/>
                    </a:xfrm>
                    <a:prstGeom prst="rect">
                      <a:avLst/>
                    </a:prstGeom>
                    <a:noFill/>
                    <a:ln>
                      <a:noFill/>
                    </a:ln>
                  </pic:spPr>
                </pic:pic>
              </a:graphicData>
            </a:graphic>
          </wp:inline>
        </w:drawing>
      </w:r>
    </w:p>
    <w:p w:rsidR="0032456E" w:rsidRPr="00DD73BC" w:rsidRDefault="007B0DD3" w:rsidP="00DD73BC">
      <w:pPr>
        <w:spacing w:before="120" w:after="120"/>
        <w:rPr>
          <w:rFonts w:cs="Times New Roman"/>
          <w:szCs w:val="24"/>
        </w:rPr>
      </w:pPr>
      <w:bookmarkStart w:id="95" w:name="_Hlk20695803"/>
      <w:bookmarkStart w:id="96" w:name="_Toc22579772"/>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2</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0032456E">
        <w:rPr>
          <w:rFonts w:cs="Times New Roman"/>
          <w:szCs w:val="24"/>
        </w:rPr>
        <w:t xml:space="preserve">The pipeline of ALLFEATURE. The </w:t>
      </w:r>
      <w:del w:id="97" w:author="Ge, Xijin" w:date="2019-10-30T10:23:00Z">
        <w:r w:rsidR="0032456E" w:rsidDel="001D185C">
          <w:rPr>
            <w:rFonts w:cs="Times New Roman"/>
            <w:szCs w:val="24"/>
          </w:rPr>
          <w:delText xml:space="preserve">python </w:delText>
        </w:r>
      </w:del>
      <w:ins w:id="98" w:author="Ge, Xijin" w:date="2019-10-30T10:23:00Z">
        <w:r w:rsidR="001D185C">
          <w:rPr>
            <w:rFonts w:cs="Times New Roman"/>
            <w:szCs w:val="24"/>
          </w:rPr>
          <w:t xml:space="preserve">Python </w:t>
        </w:r>
      </w:ins>
      <w:r w:rsidR="0032456E">
        <w:rPr>
          <w:rFonts w:cs="Times New Roman"/>
          <w:szCs w:val="24"/>
        </w:rPr>
        <w:t xml:space="preserve">package contains feature extraction, feature selection, machine learning, deep learning, and performance evaluation. The input is the DNA, RNA or protein sequences with FASTA format or the high-dimension matrix </w:t>
      </w:r>
      <w:del w:id="99" w:author="Ge, Xijin" w:date="2019-10-30T10:23:00Z">
        <w:r w:rsidR="0032456E" w:rsidDel="001D185C">
          <w:rPr>
            <w:rFonts w:cs="Times New Roman"/>
            <w:szCs w:val="24"/>
          </w:rPr>
          <w:delText xml:space="preserve">with </w:delText>
        </w:r>
      </w:del>
      <w:ins w:id="100" w:author="Ge, Xijin" w:date="2019-10-30T10:23:00Z">
        <w:r w:rsidR="001D185C">
          <w:rPr>
            <w:rFonts w:cs="Times New Roman"/>
            <w:szCs w:val="24"/>
          </w:rPr>
          <w:t xml:space="preserve">in the </w:t>
        </w:r>
      </w:ins>
      <w:r w:rsidR="0032456E">
        <w:rPr>
          <w:rFonts w:cs="Times New Roman"/>
          <w:szCs w:val="24"/>
        </w:rPr>
        <w:t xml:space="preserve">csv format. The outputs of the pipeline will provide generated feature vectors, prediction accuracy comparison, and suggestion of the best model for </w:t>
      </w:r>
      <w:bookmarkEnd w:id="95"/>
      <w:r w:rsidR="0032456E">
        <w:rPr>
          <w:rFonts w:cs="Times New Roman"/>
          <w:szCs w:val="24"/>
        </w:rPr>
        <w:t>researchers.</w:t>
      </w:r>
      <w:bookmarkEnd w:id="96"/>
    </w:p>
    <w:p w:rsidR="007B0DD3" w:rsidRPr="00C65916" w:rsidRDefault="007B0DD3" w:rsidP="007B0DD3">
      <w:pPr>
        <w:pStyle w:val="Heading2"/>
        <w:rPr>
          <w:rFonts w:cs="Times New Roman"/>
          <w:b/>
          <w:szCs w:val="24"/>
        </w:rPr>
      </w:pPr>
      <w:bookmarkStart w:id="101" w:name="_Toc22586965"/>
      <w:r w:rsidRPr="00C65916">
        <w:rPr>
          <w:rFonts w:cs="Times New Roman"/>
          <w:b/>
          <w:szCs w:val="24"/>
        </w:rPr>
        <w:t>2.2 Detailed Methods in ALLFEATURE</w:t>
      </w:r>
      <w:bookmarkEnd w:id="101"/>
    </w:p>
    <w:p w:rsidR="007B0DD3" w:rsidRPr="00C65916" w:rsidRDefault="007B0DD3" w:rsidP="007B0DD3">
      <w:pPr>
        <w:ind w:firstLine="720"/>
        <w:rPr>
          <w:rFonts w:cs="Times New Roman"/>
          <w:szCs w:val="24"/>
        </w:rPr>
      </w:pPr>
      <w:bookmarkStart w:id="102" w:name="_Hlk523236423"/>
      <w:r w:rsidRPr="00C65916">
        <w:rPr>
          <w:rFonts w:cs="Times New Roman"/>
          <w:szCs w:val="24"/>
        </w:rPr>
        <w:t xml:space="preserve">The DNA, RNA and protein </w:t>
      </w:r>
      <w:del w:id="103" w:author="Ge, Xijin" w:date="2019-10-30T10:27:00Z">
        <w:r w:rsidRPr="00C65916" w:rsidDel="001D185C">
          <w:rPr>
            <w:rFonts w:cs="Times New Roman"/>
            <w:szCs w:val="24"/>
          </w:rPr>
          <w:delText xml:space="preserve">biological </w:delText>
        </w:r>
      </w:del>
      <w:r w:rsidRPr="00C65916">
        <w:rPr>
          <w:rFonts w:cs="Times New Roman"/>
          <w:szCs w:val="24"/>
        </w:rPr>
        <w:t xml:space="preserve">sequence </w:t>
      </w:r>
      <w:r w:rsidRPr="00C65916">
        <w:rPr>
          <w:rFonts w:cs="Times New Roman"/>
          <w:position w:val="-6"/>
          <w:szCs w:val="24"/>
        </w:rPr>
        <w:object w:dxaOrig="2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2pt" o:ole="">
            <v:imagedata r:id="rId12" o:title=""/>
          </v:shape>
          <o:OLEObject Type="Embed" ProgID="Equation.DSMT4" ShapeID="_x0000_i1025" DrawAspect="Content" ObjectID="_1634997404" r:id="rId13"/>
        </w:object>
      </w:r>
      <w:r w:rsidRPr="00C65916">
        <w:rPr>
          <w:rFonts w:cs="Times New Roman"/>
          <w:szCs w:val="24"/>
        </w:rPr>
        <w:t xml:space="preserve"> with </w:t>
      </w:r>
      <w:r w:rsidRPr="00C65916">
        <w:rPr>
          <w:rFonts w:cs="Times New Roman"/>
          <w:position w:val="-4"/>
          <w:szCs w:val="24"/>
        </w:rPr>
        <w:object w:dxaOrig="200" w:dyaOrig="220">
          <v:shape id="_x0000_i1026" type="#_x0000_t75" style="width:10.5pt;height:12pt" o:ole="">
            <v:imagedata r:id="rId14" o:title=""/>
          </v:shape>
          <o:OLEObject Type="Embed" ProgID="Equation.DSMT4" ShapeID="_x0000_i1026" DrawAspect="Content" ObjectID="_1634997405" r:id="rId15"/>
        </w:object>
      </w:r>
      <w:r w:rsidRPr="00C65916">
        <w:rPr>
          <w:rFonts w:cs="Times New Roman"/>
          <w:szCs w:val="24"/>
        </w:rPr>
        <w:t xml:space="preserve"> residues can be regarded as:</w:t>
      </w:r>
    </w:p>
    <w:p w:rsidR="007B0DD3" w:rsidRPr="00C65916" w:rsidRDefault="007B0DD3" w:rsidP="007B0DD3">
      <w:pPr>
        <w:wordWrap w:val="0"/>
        <w:spacing w:before="120" w:after="120"/>
        <w:ind w:firstLine="480"/>
        <w:jc w:val="right"/>
        <w:rPr>
          <w:rFonts w:cs="Times New Roman"/>
          <w:szCs w:val="24"/>
        </w:rPr>
      </w:pPr>
      <w:r w:rsidRPr="00C65916">
        <w:rPr>
          <w:rFonts w:cs="Times New Roman"/>
          <w:position w:val="-10"/>
          <w:szCs w:val="24"/>
        </w:rPr>
        <w:object w:dxaOrig="1540" w:dyaOrig="300">
          <v:shape id="_x0000_i1027" type="#_x0000_t75" style="width:77.25pt;height:15pt" o:ole="">
            <v:imagedata r:id="rId16" o:title=""/>
          </v:shape>
          <o:OLEObject Type="Embed" ProgID="Equation.DSMT4" ShapeID="_x0000_i1027" DrawAspect="Content" ObjectID="_1634997406" r:id="rId17"/>
        </w:object>
      </w:r>
      <w:r w:rsidRPr="00C65916">
        <w:rPr>
          <w:rFonts w:cs="Times New Roman"/>
          <w:szCs w:val="24"/>
        </w:rPr>
        <w:t xml:space="preserve">                                                             (1)</w:t>
      </w:r>
    </w:p>
    <w:p w:rsidR="00DD73BC" w:rsidRDefault="00DD73BC" w:rsidP="00DD73BC">
      <w:pPr>
        <w:rPr>
          <w:rFonts w:cs="Times New Roman"/>
          <w:szCs w:val="24"/>
        </w:rPr>
      </w:pPr>
      <w:proofErr w:type="gramStart"/>
      <w:r>
        <w:rPr>
          <w:rFonts w:cs="Times New Roman"/>
          <w:szCs w:val="24"/>
        </w:rPr>
        <w:t>where</w:t>
      </w:r>
      <w:proofErr w:type="gramEnd"/>
      <w:r>
        <w:rPr>
          <w:rFonts w:cs="Times New Roman"/>
          <w:szCs w:val="24"/>
        </w:rPr>
        <w:t xml:space="preserve"> </w:t>
      </w:r>
      <w:r>
        <w:rPr>
          <w:rFonts w:cs="Times New Roman"/>
          <w:position w:val="-10"/>
          <w:szCs w:val="24"/>
        </w:rPr>
        <w:object w:dxaOrig="270" w:dyaOrig="300">
          <v:shape id="_x0000_i1028" type="#_x0000_t75" style="width:13.5pt;height:15pt" o:ole="">
            <v:imagedata r:id="rId18" o:title=""/>
          </v:shape>
          <o:OLEObject Type="Embed" ProgID="Equation.DSMT4" ShapeID="_x0000_i1028" DrawAspect="Content" ObjectID="_1634997407" r:id="rId19"/>
        </w:object>
      </w:r>
      <w:r>
        <w:rPr>
          <w:rFonts w:cs="Times New Roman"/>
          <w:szCs w:val="24"/>
        </w:rPr>
        <w:t xml:space="preserve"> represents the </w:t>
      </w:r>
      <w:r>
        <w:rPr>
          <w:rFonts w:cs="Times New Roman"/>
          <w:position w:val="-6"/>
          <w:szCs w:val="24"/>
        </w:rPr>
        <w:object w:dxaOrig="420" w:dyaOrig="270">
          <v:shape id="_x0000_i1029" type="#_x0000_t75" style="width:21pt;height:13.5pt" o:ole="">
            <v:imagedata r:id="rId20" o:title=""/>
          </v:shape>
          <o:OLEObject Type="Embed" ProgID="Equation.DSMT4" ShapeID="_x0000_i1029" DrawAspect="Content" ObjectID="_1634997408" r:id="rId21"/>
        </w:object>
      </w:r>
      <w:r>
        <w:rPr>
          <w:rFonts w:cs="Times New Roman"/>
          <w:szCs w:val="24"/>
        </w:rPr>
        <w:t xml:space="preserve"> residue. And the biological sequence contains important and effective information of structure and function. </w:t>
      </w:r>
      <w:del w:id="104" w:author="Ge, Xijin" w:date="2019-10-30T10:27:00Z">
        <w:r w:rsidDel="001D185C">
          <w:rPr>
            <w:rFonts w:cs="Times New Roman"/>
            <w:szCs w:val="24"/>
          </w:rPr>
          <w:delText xml:space="preserve">How to analyze the attributes of sequence and construct useful predictors based </w:delText>
        </w:r>
        <w:r w:rsidRPr="008405B9" w:rsidDel="001D185C">
          <w:rPr>
            <w:rFonts w:cs="Times New Roman"/>
            <w:szCs w:val="24"/>
          </w:rPr>
          <w:delText xml:space="preserve">on machine learning is necessary. </w:delText>
        </w:r>
      </w:del>
      <w:r w:rsidRPr="008405B9">
        <w:rPr>
          <w:rFonts w:cs="Times New Roman"/>
          <w:szCs w:val="24"/>
        </w:rPr>
        <w:t>The common</w:t>
      </w:r>
      <w:del w:id="105" w:author="Ge, Xijin" w:date="2019-10-30T10:28:00Z">
        <w:r w:rsidRPr="008405B9" w:rsidDel="001D185C">
          <w:rPr>
            <w:rFonts w:cs="Times New Roman"/>
            <w:szCs w:val="24"/>
          </w:rPr>
          <w:delText>ly</w:delText>
        </w:r>
      </w:del>
      <w:r w:rsidRPr="008405B9">
        <w:rPr>
          <w:rFonts w:cs="Times New Roman"/>
          <w:szCs w:val="24"/>
        </w:rPr>
        <w:t xml:space="preserve"> steps for </w:t>
      </w:r>
      <w:del w:id="106" w:author="Ge, Xijin" w:date="2019-10-30T10:28:00Z">
        <w:r w:rsidRPr="008405B9" w:rsidDel="001D185C">
          <w:rPr>
            <w:rFonts w:cs="Times New Roman"/>
            <w:szCs w:val="24"/>
          </w:rPr>
          <w:delText xml:space="preserve">modeling </w:delText>
        </w:r>
      </w:del>
      <w:ins w:id="107" w:author="Ge, Xijin" w:date="2019-10-30T10:28:00Z">
        <w:r w:rsidR="001D185C">
          <w:rPr>
            <w:rFonts w:cs="Times New Roman"/>
            <w:szCs w:val="24"/>
          </w:rPr>
          <w:t xml:space="preserve">building </w:t>
        </w:r>
      </w:ins>
      <w:del w:id="108" w:author="Ge, Xijin" w:date="2019-10-30T10:28:00Z">
        <w:r w:rsidRPr="008405B9" w:rsidDel="001D185C">
          <w:rPr>
            <w:rFonts w:cs="Times New Roman"/>
            <w:szCs w:val="24"/>
          </w:rPr>
          <w:delText xml:space="preserve">the </w:delText>
        </w:r>
      </w:del>
      <w:ins w:id="109" w:author="Ge, Xijin" w:date="2019-10-30T10:28:00Z">
        <w:r w:rsidR="001D185C">
          <w:rPr>
            <w:rFonts w:cs="Times New Roman"/>
            <w:szCs w:val="24"/>
          </w:rPr>
          <w:t>classifi</w:t>
        </w:r>
      </w:ins>
      <w:ins w:id="110" w:author="Ge, Xijin" w:date="2019-10-30T10:29:00Z">
        <w:r w:rsidR="001D185C">
          <w:rPr>
            <w:rFonts w:cs="Times New Roman"/>
            <w:szCs w:val="24"/>
          </w:rPr>
          <w:t>ers</w:t>
        </w:r>
      </w:ins>
      <w:del w:id="111" w:author="Ge, Xijin" w:date="2019-10-30T10:27:00Z">
        <w:r w:rsidRPr="008405B9" w:rsidDel="001D185C">
          <w:rPr>
            <w:rFonts w:cs="Times New Roman"/>
            <w:szCs w:val="24"/>
          </w:rPr>
          <w:delText xml:space="preserve">predictor </w:delText>
        </w:r>
      </w:del>
      <w:ins w:id="112" w:author="Ge, Xijin" w:date="2019-10-30T10:27:00Z">
        <w:r w:rsidR="001D185C" w:rsidRPr="008405B9">
          <w:rPr>
            <w:rFonts w:cs="Times New Roman"/>
            <w:szCs w:val="24"/>
          </w:rPr>
          <w:t xml:space="preserve"> </w:t>
        </w:r>
      </w:ins>
      <w:r w:rsidRPr="008405B9">
        <w:rPr>
          <w:rFonts w:cs="Times New Roman"/>
          <w:szCs w:val="24"/>
        </w:rPr>
        <w:t>based on DNA, RNA and protein sequence: (</w:t>
      </w:r>
      <w:proofErr w:type="spellStart"/>
      <w:r w:rsidRPr="008405B9">
        <w:rPr>
          <w:rFonts w:cs="Times New Roman"/>
          <w:szCs w:val="24"/>
        </w:rPr>
        <w:t>i</w:t>
      </w:r>
      <w:proofErr w:type="spellEnd"/>
      <w:r w:rsidRPr="008405B9">
        <w:rPr>
          <w:rFonts w:cs="Times New Roman"/>
          <w:szCs w:val="24"/>
        </w:rPr>
        <w:t>) Feature extraction, which obtain the composition</w:t>
      </w:r>
      <w:ins w:id="113" w:author="Ge, Xijin" w:date="2019-10-30T10:31:00Z">
        <w:r w:rsidR="001D185C">
          <w:rPr>
            <w:rFonts w:cs="Times New Roman"/>
            <w:szCs w:val="24"/>
          </w:rPr>
          <w:t>al</w:t>
        </w:r>
      </w:ins>
      <w:r w:rsidRPr="008405B9">
        <w:rPr>
          <w:rFonts w:cs="Times New Roman"/>
          <w:szCs w:val="24"/>
        </w:rPr>
        <w:t xml:space="preserve"> information, </w:t>
      </w:r>
      <w:r w:rsidRPr="008405B9">
        <w:rPr>
          <w:rFonts w:cs="Times New Roman"/>
          <w:szCs w:val="24"/>
        </w:rPr>
        <w:lastRenderedPageBreak/>
        <w:t>physiochemical information</w:t>
      </w:r>
      <w:ins w:id="114" w:author="Ge, Xijin" w:date="2019-10-30T10:31:00Z">
        <w:r w:rsidR="001D185C">
          <w:rPr>
            <w:rFonts w:cs="Times New Roman"/>
            <w:szCs w:val="24"/>
          </w:rPr>
          <w:t xml:space="preserve">, </w:t>
        </w:r>
      </w:ins>
      <w:del w:id="115" w:author="Ge, Xijin" w:date="2019-10-30T10:31:00Z">
        <w:r w:rsidRPr="008405B9" w:rsidDel="001D185C">
          <w:rPr>
            <w:rFonts w:cs="Times New Roman"/>
            <w:szCs w:val="24"/>
          </w:rPr>
          <w:delText xml:space="preserve"> and </w:delText>
        </w:r>
      </w:del>
      <w:r w:rsidRPr="008405B9">
        <w:rPr>
          <w:rFonts w:cs="Times New Roman"/>
          <w:szCs w:val="24"/>
        </w:rPr>
        <w:t xml:space="preserve">evolutionary </w:t>
      </w:r>
      <w:del w:id="116" w:author="Ge, Xijin" w:date="2019-10-30T10:31:00Z">
        <w:r w:rsidRPr="008405B9" w:rsidDel="001D185C">
          <w:rPr>
            <w:rFonts w:cs="Times New Roman"/>
            <w:szCs w:val="24"/>
          </w:rPr>
          <w:delText>information and</w:delText>
        </w:r>
      </w:del>
      <w:ins w:id="117" w:author="Ge, Xijin" w:date="2019-10-30T10:31:00Z">
        <w:r w:rsidR="001D185C">
          <w:rPr>
            <w:rFonts w:cs="Times New Roman"/>
            <w:szCs w:val="24"/>
          </w:rPr>
          <w:t>or</w:t>
        </w:r>
      </w:ins>
      <w:r w:rsidRPr="008405B9">
        <w:rPr>
          <w:rFonts w:cs="Times New Roman"/>
          <w:szCs w:val="24"/>
        </w:rPr>
        <w:t xml:space="preserve"> </w:t>
      </w:r>
      <w:r>
        <w:rPr>
          <w:rFonts w:cs="Times New Roman"/>
          <w:szCs w:val="24"/>
        </w:rPr>
        <w:t>structural information</w:t>
      </w:r>
      <w:r w:rsidRPr="008405B9">
        <w:rPr>
          <w:rFonts w:cs="Times New Roman"/>
          <w:szCs w:val="24"/>
        </w:rPr>
        <w:t xml:space="preserve">; (ii) Feature selection </w:t>
      </w:r>
      <w:r w:rsidRPr="008405B9">
        <w:rPr>
          <w:rFonts w:eastAsiaTheme="minorEastAsia" w:cs="Times New Roman"/>
          <w:szCs w:val="24"/>
        </w:rPr>
        <w:t>and</w:t>
      </w:r>
      <w:r w:rsidRPr="008405B9">
        <w:rPr>
          <w:rFonts w:cs="Times New Roman"/>
          <w:szCs w:val="24"/>
        </w:rPr>
        <w:t xml:space="preserve"> dimension</w:t>
      </w:r>
      <w:r w:rsidRPr="008405B9">
        <w:rPr>
          <w:rFonts w:eastAsiaTheme="minorEastAsia" w:cs="Times New Roman"/>
          <w:szCs w:val="24"/>
        </w:rPr>
        <w:t>a</w:t>
      </w:r>
      <w:r w:rsidRPr="008405B9">
        <w:rPr>
          <w:rFonts w:cs="Times New Roman"/>
          <w:szCs w:val="24"/>
        </w:rPr>
        <w:t>lity reduction, which remove redundancy and noise from the extracted feature vectors and retain clean, effective and understandable feature information; (iii) Machine learning and deep learning, which could predict the structure and function of sequencing data via</w:t>
      </w:r>
      <w:r>
        <w:rPr>
          <w:rFonts w:cs="Times New Roman"/>
          <w:szCs w:val="24"/>
        </w:rPr>
        <w:t xml:space="preserve"> predictors; (iv) Models evaluation, which generate the prediction results of tables and figures.</w:t>
      </w:r>
    </w:p>
    <w:p w:rsidR="007B0DD3" w:rsidRPr="00C65916" w:rsidRDefault="007B0DD3" w:rsidP="007B0DD3">
      <w:pPr>
        <w:pStyle w:val="Heading3"/>
        <w:rPr>
          <w:rFonts w:eastAsiaTheme="minorEastAsia" w:cs="Times New Roman"/>
        </w:rPr>
      </w:pPr>
      <w:bookmarkStart w:id="118" w:name="_Toc22586966"/>
      <w:r w:rsidRPr="00C65916">
        <w:rPr>
          <w:rFonts w:eastAsiaTheme="minorEastAsia" w:cs="Times New Roman"/>
        </w:rPr>
        <w:t xml:space="preserve">2.2.1 </w:t>
      </w:r>
      <w:bookmarkEnd w:id="102"/>
      <w:r w:rsidRPr="00C65916">
        <w:rPr>
          <w:rFonts w:eastAsiaTheme="minorEastAsia" w:cs="Times New Roman"/>
        </w:rPr>
        <w:t>Feature Extraction</w:t>
      </w:r>
      <w:bookmarkEnd w:id="118"/>
    </w:p>
    <w:p w:rsidR="007B0DD3" w:rsidRPr="00C65916" w:rsidRDefault="007B0DD3" w:rsidP="007B0DD3">
      <w:pPr>
        <w:ind w:firstLine="720"/>
        <w:rPr>
          <w:rFonts w:cs="Times New Roman"/>
          <w:szCs w:val="24"/>
        </w:rPr>
      </w:pPr>
      <w:r w:rsidRPr="00C65916">
        <w:rPr>
          <w:rFonts w:cs="Times New Roman"/>
          <w:b/>
          <w:bCs/>
          <w:szCs w:val="24"/>
        </w:rPr>
        <w:t xml:space="preserve">ALLFEATURE </w:t>
      </w:r>
      <w:r w:rsidRPr="00C65916">
        <w:rPr>
          <w:rFonts w:cs="Times New Roman"/>
          <w:szCs w:val="24"/>
        </w:rPr>
        <w:t xml:space="preserve">directly extracts features from DNA, RNA or protein sequences based on </w:t>
      </w:r>
      <w:r>
        <w:rPr>
          <w:rFonts w:cs="Times New Roman"/>
          <w:szCs w:val="24"/>
        </w:rPr>
        <w:t>a</w:t>
      </w:r>
      <w:r w:rsidRPr="00C65916">
        <w:rPr>
          <w:rFonts w:cs="Times New Roman"/>
          <w:szCs w:val="24"/>
        </w:rPr>
        <w:t xml:space="preserve"> total of 60 different types of feature extraction methods. The step of feature extraction consists</w:t>
      </w:r>
      <w:r>
        <w:rPr>
          <w:rFonts w:cs="Times New Roman"/>
          <w:szCs w:val="24"/>
        </w:rPr>
        <w:t xml:space="preserve"> of </w:t>
      </w:r>
      <w:r w:rsidRPr="00C65916">
        <w:rPr>
          <w:rFonts w:cs="Times New Roman"/>
          <w:szCs w:val="24"/>
        </w:rPr>
        <w:t xml:space="preserve">16 feature extraction methods for DNA and 12 feature extraction methods for RNA; 32 feature extraction methods for protein sequences, which can be shown in </w:t>
      </w:r>
      <w:r w:rsidRPr="00C65916">
        <w:rPr>
          <w:rFonts w:cs="Times New Roman"/>
          <w:b/>
          <w:szCs w:val="24"/>
        </w:rPr>
        <w:t>Table 1</w:t>
      </w:r>
      <w:r w:rsidRPr="00C65916">
        <w:rPr>
          <w:rFonts w:cs="Times New Roman"/>
          <w:szCs w:val="24"/>
        </w:rPr>
        <w:t xml:space="preserve"> and </w:t>
      </w:r>
      <w:r w:rsidRPr="00C65916">
        <w:rPr>
          <w:rFonts w:cs="Times New Roman"/>
          <w:b/>
          <w:szCs w:val="24"/>
        </w:rPr>
        <w:t>Table 2</w:t>
      </w:r>
      <w:r w:rsidRPr="00C65916">
        <w:rPr>
          <w:rFonts w:cs="Times New Roman"/>
          <w:szCs w:val="24"/>
        </w:rPr>
        <w:t>, respectively.</w:t>
      </w:r>
    </w:p>
    <w:p w:rsidR="007B0DD3" w:rsidRPr="00C65916" w:rsidRDefault="007B0DD3" w:rsidP="00847B4C">
      <w:pPr>
        <w:tabs>
          <w:tab w:val="left" w:pos="975"/>
        </w:tabs>
        <w:spacing w:after="0" w:line="240" w:lineRule="auto"/>
        <w:jc w:val="center"/>
        <w:rPr>
          <w:rFonts w:eastAsiaTheme="minorEastAsia" w:cs="Times New Roman"/>
          <w:bCs/>
          <w:szCs w:val="24"/>
          <w:lang w:eastAsia="zh-CN"/>
        </w:rPr>
      </w:pPr>
      <w:bookmarkStart w:id="119" w:name="_Toc22579779"/>
      <w:bookmarkStart w:id="120" w:name="_Hlk20697154"/>
      <w:r w:rsidRPr="00C65916">
        <w:rPr>
          <w:rFonts w:cs="Times New Roman"/>
          <w:color w:val="000000" w:themeColor="text1"/>
          <w:szCs w:val="24"/>
        </w:rPr>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1</w:t>
      </w:r>
      <w:r w:rsidRPr="00C65916">
        <w:rPr>
          <w:rFonts w:cs="Times New Roman"/>
          <w:i/>
          <w:color w:val="000000" w:themeColor="text1"/>
          <w:szCs w:val="24"/>
        </w:rPr>
        <w:fldChar w:fldCharType="end"/>
      </w:r>
      <w:r w:rsidRPr="00C65916">
        <w:rPr>
          <w:rFonts w:cs="Times New Roman"/>
          <w:color w:val="000000" w:themeColor="text1"/>
          <w:szCs w:val="24"/>
        </w:rPr>
        <w:t>. List of 16 DNA feature extraction methods and 12 RNA feature extraction methods</w:t>
      </w:r>
      <w:bookmarkEnd w:id="119"/>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1800"/>
        <w:gridCol w:w="1800"/>
        <w:gridCol w:w="5040"/>
      </w:tblGrid>
      <w:tr w:rsidR="007B0DD3" w:rsidRPr="00C65916" w:rsidTr="00D51037">
        <w:trPr>
          <w:trHeight w:val="707"/>
        </w:trPr>
        <w:tc>
          <w:tcPr>
            <w:tcW w:w="1800" w:type="dxa"/>
          </w:tcPr>
          <w:p w:rsidR="007B0DD3" w:rsidRPr="00C65916" w:rsidRDefault="007B0DD3" w:rsidP="007B0DD3">
            <w:pPr>
              <w:spacing w:after="120" w:line="240" w:lineRule="auto"/>
              <w:rPr>
                <w:rFonts w:cs="Times New Roman"/>
                <w:b/>
                <w:szCs w:val="24"/>
              </w:rPr>
            </w:pPr>
            <w:bookmarkStart w:id="121" w:name="_Hlk20696887"/>
            <w:r w:rsidRPr="00C65916">
              <w:rPr>
                <w:rFonts w:cs="Times New Roman"/>
                <w:b/>
                <w:szCs w:val="24"/>
              </w:rPr>
              <w:t>DNA Feature Extraction Methods</w:t>
            </w:r>
          </w:p>
        </w:tc>
        <w:tc>
          <w:tcPr>
            <w:tcW w:w="1800" w:type="dxa"/>
          </w:tcPr>
          <w:p w:rsidR="007B0DD3" w:rsidRPr="00C65916" w:rsidRDefault="007B0DD3" w:rsidP="007B0DD3">
            <w:pPr>
              <w:spacing w:after="120" w:line="240" w:lineRule="auto"/>
              <w:rPr>
                <w:rFonts w:cs="Times New Roman"/>
                <w:b/>
                <w:szCs w:val="24"/>
              </w:rPr>
            </w:pPr>
            <w:r w:rsidRPr="00C65916">
              <w:rPr>
                <w:rFonts w:cs="Times New Roman"/>
                <w:b/>
                <w:szCs w:val="24"/>
              </w:rPr>
              <w:t>RNA Feature Extraction Methods</w:t>
            </w:r>
          </w:p>
        </w:tc>
        <w:tc>
          <w:tcPr>
            <w:tcW w:w="5040" w:type="dxa"/>
          </w:tcPr>
          <w:p w:rsidR="007B0DD3" w:rsidRPr="00C65916" w:rsidRDefault="007B0DD3" w:rsidP="0032456E">
            <w:pPr>
              <w:spacing w:after="120" w:line="240" w:lineRule="auto"/>
              <w:rPr>
                <w:rFonts w:cs="Times New Roman"/>
                <w:b/>
                <w:szCs w:val="24"/>
              </w:rPr>
            </w:pPr>
            <w:r w:rsidRPr="00C65916">
              <w:rPr>
                <w:rFonts w:cs="Times New Roman"/>
                <w:b/>
                <w:szCs w:val="24"/>
              </w:rPr>
              <w:t>Extraction Method Description</w:t>
            </w:r>
          </w:p>
        </w:tc>
      </w:tr>
      <w:tr w:rsidR="007B0DD3" w:rsidRPr="00C65916" w:rsidTr="00D51037">
        <w:trPr>
          <w:trHeight w:val="471"/>
        </w:trPr>
        <w:tc>
          <w:tcPr>
            <w:tcW w:w="1800" w:type="dxa"/>
          </w:tcPr>
          <w:p w:rsidR="007B0DD3" w:rsidRPr="00C65916" w:rsidRDefault="007B0DD3" w:rsidP="007B0DD3">
            <w:pPr>
              <w:spacing w:after="120" w:line="240" w:lineRule="auto"/>
              <w:rPr>
                <w:rFonts w:cs="Times New Roman"/>
                <w:szCs w:val="24"/>
              </w:rPr>
            </w:pPr>
            <w:proofErr w:type="spellStart"/>
            <w:r w:rsidRPr="00C65916">
              <w:rPr>
                <w:rFonts w:cs="Times New Roman"/>
                <w:szCs w:val="24"/>
              </w:rPr>
              <w:t>Kmer</w:t>
            </w:r>
            <w:proofErr w:type="spellEnd"/>
          </w:p>
        </w:tc>
        <w:tc>
          <w:tcPr>
            <w:tcW w:w="1800" w:type="dxa"/>
          </w:tcPr>
          <w:p w:rsidR="007B0DD3" w:rsidRPr="00C65916" w:rsidRDefault="007B0DD3" w:rsidP="007B0DD3">
            <w:pPr>
              <w:spacing w:after="120" w:line="240" w:lineRule="auto"/>
              <w:rPr>
                <w:rFonts w:cs="Times New Roman"/>
                <w:szCs w:val="24"/>
              </w:rPr>
            </w:pPr>
            <w:proofErr w:type="spellStart"/>
            <w:r w:rsidRPr="00C65916">
              <w:rPr>
                <w:rFonts w:cs="Times New Roman"/>
                <w:szCs w:val="24"/>
              </w:rPr>
              <w:t>Kmer</w:t>
            </w:r>
            <w:proofErr w:type="spellEnd"/>
          </w:p>
        </w:tc>
        <w:tc>
          <w:tcPr>
            <w:tcW w:w="5040" w:type="dxa"/>
          </w:tcPr>
          <w:p w:rsidR="007B0DD3" w:rsidRPr="00C65916" w:rsidRDefault="007B0DD3" w:rsidP="00495EB7">
            <w:pPr>
              <w:spacing w:after="120" w:line="240" w:lineRule="auto"/>
              <w:rPr>
                <w:rFonts w:cs="Times New Roman"/>
                <w:szCs w:val="24"/>
              </w:rPr>
            </w:pPr>
            <w:r w:rsidRPr="00C65916">
              <w:rPr>
                <w:rFonts w:cs="Times New Roman"/>
                <w:szCs w:val="24"/>
              </w:rPr>
              <w:t>DNA or RNA sequence are represented as the occurrence frequencies of k ne</w:t>
            </w:r>
            <w:r w:rsidR="00495EB7">
              <w:rPr>
                <w:rFonts w:cs="Times New Roman"/>
                <w:szCs w:val="24"/>
              </w:rPr>
              <w:t xml:space="preserve">ighboring nucleic acids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55, 56</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 xml:space="preserve">Reverse Compliment </w:t>
            </w:r>
            <w:proofErr w:type="spellStart"/>
            <w:r w:rsidRPr="00C65916">
              <w:rPr>
                <w:rFonts w:cs="Times New Roman"/>
                <w:szCs w:val="24"/>
              </w:rPr>
              <w:t>Kmer</w:t>
            </w:r>
            <w:proofErr w:type="spellEnd"/>
            <w:r w:rsidRPr="00C65916">
              <w:rPr>
                <w:rFonts w:cs="Times New Roman"/>
                <w:szCs w:val="24"/>
              </w:rPr>
              <w:t xml:space="preserve"> (</w:t>
            </w:r>
            <w:proofErr w:type="spellStart"/>
            <w:r w:rsidRPr="00C65916">
              <w:rPr>
                <w:rFonts w:cs="Times New Roman"/>
                <w:szCs w:val="24"/>
              </w:rPr>
              <w:t>RCKmer</w:t>
            </w:r>
            <w:proofErr w:type="spellEnd"/>
            <w:r w:rsidRPr="00C65916">
              <w:rPr>
                <w:rFonts w:cs="Times New Roman"/>
                <w:szCs w:val="24"/>
              </w:rPr>
              <w:t>)</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 xml:space="preserve">Reverse Compliment </w:t>
            </w:r>
            <w:proofErr w:type="spellStart"/>
            <w:r w:rsidRPr="00C65916">
              <w:rPr>
                <w:rFonts w:cs="Times New Roman"/>
                <w:szCs w:val="24"/>
              </w:rPr>
              <w:t>Kmer</w:t>
            </w:r>
            <w:proofErr w:type="spellEnd"/>
            <w:r w:rsidRPr="00C65916">
              <w:rPr>
                <w:rFonts w:cs="Times New Roman"/>
                <w:szCs w:val="24"/>
              </w:rPr>
              <w:t xml:space="preserve"> (</w:t>
            </w:r>
            <w:proofErr w:type="spellStart"/>
            <w:r w:rsidRPr="00C65916">
              <w:rPr>
                <w:rFonts w:cs="Times New Roman"/>
                <w:szCs w:val="24"/>
              </w:rPr>
              <w:t>RCKmer</w:t>
            </w:r>
            <w:proofErr w:type="spellEnd"/>
            <w:r w:rsidRPr="00C65916">
              <w:rPr>
                <w:rFonts w:cs="Times New Roman"/>
                <w:szCs w:val="24"/>
              </w:rPr>
              <w:t>)</w:t>
            </w:r>
          </w:p>
        </w:tc>
        <w:tc>
          <w:tcPr>
            <w:tcW w:w="5040" w:type="dxa"/>
          </w:tcPr>
          <w:p w:rsidR="007B0DD3" w:rsidRPr="00C65916" w:rsidRDefault="007B0DD3" w:rsidP="00495EB7">
            <w:pPr>
              <w:spacing w:after="120" w:line="240" w:lineRule="auto"/>
              <w:rPr>
                <w:rFonts w:cs="Times New Roman"/>
                <w:szCs w:val="24"/>
              </w:rPr>
            </w:pPr>
            <w:r w:rsidRPr="00C65916">
              <w:rPr>
                <w:rFonts w:cs="Times New Roman"/>
                <w:szCs w:val="24"/>
              </w:rPr>
              <w:t xml:space="preserve">A variant of </w:t>
            </w:r>
            <w:proofErr w:type="spellStart"/>
            <w:r w:rsidRPr="00C65916">
              <w:rPr>
                <w:rFonts w:cs="Times New Roman"/>
                <w:szCs w:val="24"/>
              </w:rPr>
              <w:t>Kmer</w:t>
            </w:r>
            <w:proofErr w:type="spellEnd"/>
            <w:r w:rsidRPr="00C65916">
              <w:rPr>
                <w:rFonts w:cs="Times New Roman"/>
                <w:szCs w:val="24"/>
              </w:rPr>
              <w:t xml:space="preserve"> descriptor by remov</w:t>
            </w:r>
            <w:r w:rsidR="00495EB7">
              <w:rPr>
                <w:rFonts w:cs="Times New Roman"/>
                <w:szCs w:val="24"/>
              </w:rPr>
              <w:t xml:space="preserve">ing the reverse compliment </w:t>
            </w:r>
            <w:proofErr w:type="spellStart"/>
            <w:r w:rsidR="00495EB7">
              <w:rPr>
                <w:rFonts w:cs="Times New Roman"/>
                <w:szCs w:val="24"/>
              </w:rPr>
              <w:t>Kmer</w:t>
            </w:r>
            <w:proofErr w:type="spellEnd"/>
            <w:r w:rsidR="00495EB7">
              <w:rPr>
                <w:rFonts w:cs="Times New Roman"/>
                <w:szCs w:val="24"/>
              </w:rPr>
              <w:t xml:space="preserve">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55, 57</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rsidTr="00D51037">
        <w:trPr>
          <w:trHeight w:val="471"/>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Pseudo Dinucleotide Composition (</w:t>
            </w:r>
            <w:proofErr w:type="spellStart"/>
            <w:r w:rsidRPr="00C65916">
              <w:rPr>
                <w:rFonts w:cs="Times New Roman"/>
                <w:szCs w:val="24"/>
              </w:rPr>
              <w:t>PseDNC</w:t>
            </w:r>
            <w:proofErr w:type="spellEnd"/>
            <w:r w:rsidRPr="00C65916">
              <w:rPr>
                <w:rFonts w:cs="Times New Roman"/>
                <w:szCs w:val="24"/>
              </w:rPr>
              <w:t>)</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Pseudo Dinucleotide Composition (</w:t>
            </w:r>
            <w:proofErr w:type="spellStart"/>
            <w:r w:rsidRPr="00C65916">
              <w:rPr>
                <w:rFonts w:cs="Times New Roman"/>
                <w:szCs w:val="24"/>
              </w:rPr>
              <w:t>PseDNC</w:t>
            </w:r>
            <w:proofErr w:type="spellEnd"/>
            <w:r w:rsidRPr="00C65916">
              <w:rPr>
                <w:rFonts w:cs="Times New Roman"/>
                <w:szCs w:val="24"/>
              </w:rPr>
              <w:t>)</w:t>
            </w:r>
          </w:p>
        </w:tc>
        <w:tc>
          <w:tcPr>
            <w:tcW w:w="5040" w:type="dxa"/>
          </w:tcPr>
          <w:p w:rsidR="007B0DD3" w:rsidRPr="00C65916" w:rsidRDefault="007B0DD3" w:rsidP="00495EB7">
            <w:pPr>
              <w:spacing w:after="120" w:line="240" w:lineRule="auto"/>
              <w:rPr>
                <w:rFonts w:cs="Times New Roman"/>
                <w:color w:val="000000"/>
                <w:szCs w:val="24"/>
                <w:shd w:val="clear" w:color="auto" w:fill="FFFFFF"/>
              </w:rPr>
            </w:pPr>
            <w:r w:rsidRPr="00C65916">
              <w:rPr>
                <w:rFonts w:cs="Times New Roman"/>
                <w:color w:val="000000"/>
                <w:szCs w:val="24"/>
                <w:shd w:val="clear" w:color="auto" w:fill="FFFFFF"/>
              </w:rPr>
              <w:t>Incorporating the contiguous local sequence-order and global</w:t>
            </w:r>
            <w:r w:rsidR="00495EB7">
              <w:rPr>
                <w:rFonts w:cs="Times New Roman"/>
                <w:color w:val="000000"/>
                <w:szCs w:val="24"/>
                <w:shd w:val="clear" w:color="auto" w:fill="FFFFFF"/>
              </w:rPr>
              <w:t xml:space="preserve"> sequence-order information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58</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rsidTr="00D51037">
        <w:trPr>
          <w:trHeight w:val="523"/>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lastRenderedPageBreak/>
              <w:t>Pseudo k-tuple Nucleotide Composition (</w:t>
            </w:r>
            <w:proofErr w:type="spellStart"/>
            <w:r w:rsidRPr="00C65916">
              <w:rPr>
                <w:rFonts w:cs="Times New Roman"/>
                <w:szCs w:val="24"/>
              </w:rPr>
              <w:t>PseKNC</w:t>
            </w:r>
            <w:proofErr w:type="spellEnd"/>
            <w:r w:rsidRPr="00C65916">
              <w:rPr>
                <w:rFonts w:cs="Times New Roman"/>
                <w:szCs w:val="24"/>
              </w:rPr>
              <w:t>)</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w:t>
            </w:r>
          </w:p>
        </w:tc>
        <w:tc>
          <w:tcPr>
            <w:tcW w:w="5040" w:type="dxa"/>
          </w:tcPr>
          <w:p w:rsidR="007B0DD3" w:rsidRPr="00C65916" w:rsidRDefault="007B0DD3" w:rsidP="00495EB7">
            <w:pPr>
              <w:spacing w:after="120" w:line="240" w:lineRule="auto"/>
              <w:rPr>
                <w:rFonts w:cs="Times New Roman"/>
                <w:szCs w:val="24"/>
              </w:rPr>
            </w:pPr>
            <w:r w:rsidRPr="00C65916">
              <w:rPr>
                <w:rFonts w:cs="Times New Roman"/>
                <w:szCs w:val="24"/>
              </w:rPr>
              <w:t xml:space="preserve">Extending the </w:t>
            </w:r>
            <w:proofErr w:type="spellStart"/>
            <w:r w:rsidRPr="00C65916">
              <w:rPr>
                <w:rFonts w:cs="Times New Roman"/>
                <w:szCs w:val="24"/>
              </w:rPr>
              <w:t>PseDNC</w:t>
            </w:r>
            <w:proofErr w:type="spellEnd"/>
            <w:r w:rsidRPr="00C65916">
              <w:rPr>
                <w:rFonts w:cs="Times New Roman"/>
                <w:szCs w:val="24"/>
              </w:rPr>
              <w:t xml:space="preserve"> by incorporating k-tuple nucleotide com</w:t>
            </w:r>
            <w:r w:rsidR="00495EB7">
              <w:rPr>
                <w:rFonts w:cs="Times New Roman"/>
                <w:szCs w:val="24"/>
              </w:rPr>
              <w:t xml:space="preserve">position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59</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rsidTr="00D51037">
        <w:trPr>
          <w:trHeight w:val="1026"/>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Dinucleotide Based Auto Covariance (DAC)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Dinucleotide Based Auto Covariance (DAC)</w:t>
            </w:r>
          </w:p>
        </w:tc>
        <w:tc>
          <w:tcPr>
            <w:tcW w:w="5040" w:type="dxa"/>
          </w:tcPr>
          <w:p w:rsidR="007B0DD3" w:rsidRPr="00C65916" w:rsidRDefault="007B0DD3" w:rsidP="00495EB7">
            <w:pPr>
              <w:spacing w:after="120" w:line="240" w:lineRule="auto"/>
              <w:rPr>
                <w:rFonts w:cs="Times New Roman"/>
                <w:szCs w:val="24"/>
              </w:rPr>
            </w:pPr>
            <w:r w:rsidRPr="00C65916">
              <w:rPr>
                <w:rFonts w:cs="Times New Roman"/>
                <w:szCs w:val="24"/>
              </w:rPr>
              <w:t>Measuring the correlation of the same physicochemical index between two dinucleotides separated by</w:t>
            </w:r>
            <w:r w:rsidR="00495EB7">
              <w:rPr>
                <w:rFonts w:cs="Times New Roman"/>
                <w:szCs w:val="24"/>
              </w:rPr>
              <w:t xml:space="preserve"> lag along the sequence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60, 61</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rsidTr="00D51037">
        <w:trPr>
          <w:trHeight w:val="471"/>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Dinucleotide Based Cross Covariance (DCC)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Dinucleotide Based Cross Covariance (DCC)</w:t>
            </w:r>
          </w:p>
        </w:tc>
        <w:tc>
          <w:tcPr>
            <w:tcW w:w="5040" w:type="dxa"/>
          </w:tcPr>
          <w:p w:rsidR="007B0DD3" w:rsidRPr="00C65916" w:rsidRDefault="007B0DD3" w:rsidP="007B0DD3">
            <w:pPr>
              <w:spacing w:after="120" w:line="240" w:lineRule="auto"/>
              <w:rPr>
                <w:rFonts w:cs="Times New Roman"/>
                <w:szCs w:val="24"/>
              </w:rPr>
            </w:pPr>
            <w:r w:rsidRPr="00C65916">
              <w:rPr>
                <w:rFonts w:cs="Times New Roman"/>
                <w:szCs w:val="24"/>
              </w:rPr>
              <w:t>Measuring the correlation of two different physicochemical indices between two dinucleotides separat</w:t>
            </w:r>
            <w:r w:rsidR="00495EB7">
              <w:rPr>
                <w:rFonts w:cs="Times New Roman"/>
                <w:szCs w:val="24"/>
              </w:rPr>
              <w:t xml:space="preserve">ed by lag nucleic acids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60, 61</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Dinucleotide Based Auto-cross Covariance (DACC)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Dinucleotide Based Auto-cross Covariance (DACC)</w:t>
            </w:r>
          </w:p>
        </w:tc>
        <w:tc>
          <w:tcPr>
            <w:tcW w:w="5040" w:type="dxa"/>
          </w:tcPr>
          <w:p w:rsidR="007B0DD3" w:rsidRPr="00C65916" w:rsidRDefault="007B0DD3" w:rsidP="00A000E9">
            <w:pPr>
              <w:spacing w:after="120" w:line="240" w:lineRule="auto"/>
              <w:rPr>
                <w:rFonts w:cs="Times New Roman"/>
                <w:szCs w:val="24"/>
              </w:rPr>
            </w:pPr>
            <w:r w:rsidRPr="00C65916">
              <w:rPr>
                <w:rFonts w:cs="Times New Roman"/>
                <w:szCs w:val="24"/>
              </w:rPr>
              <w:t xml:space="preserve">Combining of DAC and DCC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43</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Trinucleotide Based Auto Covariance (TAC)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w:t>
            </w:r>
          </w:p>
        </w:tc>
        <w:tc>
          <w:tcPr>
            <w:tcW w:w="5040" w:type="dxa"/>
          </w:tcPr>
          <w:p w:rsidR="007B0DD3" w:rsidRPr="00C65916" w:rsidRDefault="007B0DD3" w:rsidP="007B0DD3">
            <w:pPr>
              <w:spacing w:after="120" w:line="240" w:lineRule="auto"/>
              <w:rPr>
                <w:rFonts w:cs="Times New Roman"/>
                <w:szCs w:val="24"/>
              </w:rPr>
            </w:pPr>
            <w:r w:rsidRPr="00C65916">
              <w:rPr>
                <w:rFonts w:cs="Times New Roman"/>
                <w:szCs w:val="24"/>
              </w:rPr>
              <w:t>Measuring the correlation of the same physicochemical index between trinucleotides sep</w:t>
            </w:r>
            <w:r w:rsidR="00A000E9">
              <w:rPr>
                <w:rFonts w:cs="Times New Roman"/>
                <w:szCs w:val="24"/>
              </w:rPr>
              <w:t xml:space="preserve">arated by lag nucleic acids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43</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Trinucleotide Based Cross Covariance (TCC)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w:t>
            </w:r>
          </w:p>
        </w:tc>
        <w:tc>
          <w:tcPr>
            <w:tcW w:w="5040" w:type="dxa"/>
          </w:tcPr>
          <w:p w:rsidR="007B0DD3" w:rsidRPr="00C65916" w:rsidRDefault="007B0DD3" w:rsidP="007B0DD3">
            <w:pPr>
              <w:spacing w:after="120" w:line="240" w:lineRule="auto"/>
              <w:rPr>
                <w:rFonts w:cs="Times New Roman"/>
                <w:szCs w:val="24"/>
              </w:rPr>
            </w:pPr>
            <w:r w:rsidRPr="00C65916">
              <w:rPr>
                <w:rFonts w:cs="Times New Roman"/>
                <w:szCs w:val="24"/>
              </w:rPr>
              <w:t>Measuring the correlation of two different physicochemical indices between two trinucleotides sep</w:t>
            </w:r>
            <w:r w:rsidR="00A000E9">
              <w:rPr>
                <w:rFonts w:cs="Times New Roman"/>
                <w:szCs w:val="24"/>
              </w:rPr>
              <w:t xml:space="preserve">arated by lag nucleic acids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43</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Trinucleotide Based Auto-Cross Covariance (TACC)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w:t>
            </w:r>
          </w:p>
        </w:tc>
        <w:tc>
          <w:tcPr>
            <w:tcW w:w="5040" w:type="dxa"/>
          </w:tcPr>
          <w:p w:rsidR="007B0DD3" w:rsidRPr="00C65916" w:rsidRDefault="00A000E9" w:rsidP="007B0DD3">
            <w:pPr>
              <w:spacing w:after="120" w:line="240" w:lineRule="auto"/>
              <w:rPr>
                <w:rFonts w:cs="Times New Roman"/>
                <w:szCs w:val="24"/>
              </w:rPr>
            </w:pPr>
            <w:r>
              <w:rPr>
                <w:rFonts w:cs="Times New Roman"/>
                <w:szCs w:val="24"/>
              </w:rPr>
              <w:t xml:space="preserve">Combining of TCC and TACC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43</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Nucleic Acid Composition (NAC)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Nucleic Acid Composition (NAC)</w:t>
            </w:r>
          </w:p>
        </w:tc>
        <w:tc>
          <w:tcPr>
            <w:tcW w:w="5040" w:type="dxa"/>
          </w:tcPr>
          <w:p w:rsidR="007B0DD3" w:rsidRPr="00C65916" w:rsidRDefault="007B0DD3" w:rsidP="00A000E9">
            <w:pPr>
              <w:spacing w:after="120" w:line="240" w:lineRule="auto"/>
              <w:rPr>
                <w:rFonts w:cs="Times New Roman"/>
                <w:szCs w:val="24"/>
              </w:rPr>
            </w:pPr>
            <w:r w:rsidRPr="00C65916">
              <w:rPr>
                <w:rFonts w:cs="Times New Roman"/>
                <w:szCs w:val="24"/>
              </w:rPr>
              <w:t xml:space="preserve">Calculating the frequency of each nucleic acid </w:t>
            </w:r>
            <w:r w:rsidR="00A000E9">
              <w:rPr>
                <w:rFonts w:cs="Times New Roman"/>
                <w:szCs w:val="24"/>
              </w:rPr>
              <w:t xml:space="preserve">type in nucleotide sequence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48</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Di-Nucleotide Composition (DNC)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Di-Nucleotide Composition (DNC)</w:t>
            </w:r>
          </w:p>
        </w:tc>
        <w:tc>
          <w:tcPr>
            <w:tcW w:w="5040" w:type="dxa"/>
          </w:tcPr>
          <w:p w:rsidR="007B0DD3" w:rsidRPr="00C65916" w:rsidRDefault="007B0DD3" w:rsidP="00A000E9">
            <w:pPr>
              <w:spacing w:after="120" w:line="240" w:lineRule="auto"/>
              <w:rPr>
                <w:rFonts w:cs="Times New Roman"/>
                <w:szCs w:val="24"/>
              </w:rPr>
            </w:pPr>
            <w:r w:rsidRPr="00C65916">
              <w:rPr>
                <w:rFonts w:cs="Times New Roman"/>
                <w:szCs w:val="24"/>
              </w:rPr>
              <w:t>Co</w:t>
            </w:r>
            <w:r w:rsidR="00A000E9">
              <w:rPr>
                <w:rFonts w:cs="Times New Roman"/>
                <w:szCs w:val="24"/>
              </w:rPr>
              <w:t xml:space="preserve">ntaining 16 NAC descriptors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48</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Tri-Nucleotide Composition (TNC)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Tri-Nucleotide Composition (TNC)</w:t>
            </w:r>
          </w:p>
        </w:tc>
        <w:tc>
          <w:tcPr>
            <w:tcW w:w="5040" w:type="dxa"/>
          </w:tcPr>
          <w:p w:rsidR="007B0DD3" w:rsidRPr="00C65916" w:rsidRDefault="007B0DD3" w:rsidP="00A000E9">
            <w:pPr>
              <w:spacing w:after="120" w:line="240" w:lineRule="auto"/>
              <w:rPr>
                <w:rFonts w:cs="Times New Roman"/>
                <w:szCs w:val="24"/>
              </w:rPr>
            </w:pPr>
            <w:r w:rsidRPr="00C65916">
              <w:rPr>
                <w:rFonts w:cs="Times New Roman"/>
                <w:szCs w:val="24"/>
              </w:rPr>
              <w:t>Co</w:t>
            </w:r>
            <w:r w:rsidR="00A000E9">
              <w:rPr>
                <w:rFonts w:cs="Times New Roman"/>
                <w:szCs w:val="24"/>
              </w:rPr>
              <w:t xml:space="preserve">ntaining 64 NAC descriptors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48</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proofErr w:type="spellStart"/>
            <w:r w:rsidRPr="00C65916">
              <w:rPr>
                <w:rFonts w:cs="Times New Roman"/>
                <w:szCs w:val="24"/>
              </w:rPr>
              <w:t>zCurve</w:t>
            </w:r>
            <w:proofErr w:type="spellEnd"/>
            <w:r w:rsidRPr="00C65916">
              <w:rPr>
                <w:rFonts w:cs="Times New Roman"/>
                <w:szCs w:val="24"/>
              </w:rPr>
              <w:t xml:space="preserve"> Mathematical </w:t>
            </w:r>
            <w:r w:rsidRPr="00C65916">
              <w:rPr>
                <w:rFonts w:cs="Times New Roman"/>
                <w:szCs w:val="24"/>
              </w:rPr>
              <w:lastRenderedPageBreak/>
              <w:t>Formula (</w:t>
            </w:r>
            <w:proofErr w:type="spellStart"/>
            <w:r w:rsidRPr="00C65916">
              <w:rPr>
                <w:rFonts w:cs="Times New Roman"/>
                <w:szCs w:val="24"/>
              </w:rPr>
              <w:t>zCurve</w:t>
            </w:r>
            <w:proofErr w:type="spellEnd"/>
            <w:r w:rsidRPr="00C65916">
              <w:rPr>
                <w:rFonts w:cs="Times New Roman"/>
                <w:szCs w:val="24"/>
              </w:rPr>
              <w:t>)</w:t>
            </w:r>
          </w:p>
        </w:tc>
        <w:tc>
          <w:tcPr>
            <w:tcW w:w="1800" w:type="dxa"/>
          </w:tcPr>
          <w:p w:rsidR="007B0DD3" w:rsidRPr="00C65916" w:rsidRDefault="007B0DD3" w:rsidP="007B0DD3">
            <w:pPr>
              <w:spacing w:after="120" w:line="240" w:lineRule="auto"/>
              <w:rPr>
                <w:rFonts w:cs="Times New Roman"/>
                <w:szCs w:val="24"/>
              </w:rPr>
            </w:pPr>
            <w:proofErr w:type="spellStart"/>
            <w:r w:rsidRPr="00C65916">
              <w:rPr>
                <w:rFonts w:cs="Times New Roman"/>
                <w:szCs w:val="24"/>
              </w:rPr>
              <w:lastRenderedPageBreak/>
              <w:t>zCurve</w:t>
            </w:r>
            <w:proofErr w:type="spellEnd"/>
            <w:r w:rsidRPr="00C65916">
              <w:rPr>
                <w:rFonts w:cs="Times New Roman"/>
                <w:szCs w:val="24"/>
              </w:rPr>
              <w:t xml:space="preserve"> Mathematical </w:t>
            </w:r>
            <w:r w:rsidRPr="00C65916">
              <w:rPr>
                <w:rFonts w:cs="Times New Roman"/>
                <w:szCs w:val="24"/>
              </w:rPr>
              <w:lastRenderedPageBreak/>
              <w:t>Formula (</w:t>
            </w:r>
            <w:proofErr w:type="spellStart"/>
            <w:r w:rsidRPr="00C65916">
              <w:rPr>
                <w:rFonts w:cs="Times New Roman"/>
                <w:szCs w:val="24"/>
              </w:rPr>
              <w:t>zCurve</w:t>
            </w:r>
            <w:proofErr w:type="spellEnd"/>
            <w:r w:rsidRPr="00C65916">
              <w:rPr>
                <w:rFonts w:cs="Times New Roman"/>
                <w:szCs w:val="24"/>
              </w:rPr>
              <w:t>)</w:t>
            </w:r>
          </w:p>
        </w:tc>
        <w:tc>
          <w:tcPr>
            <w:tcW w:w="5040" w:type="dxa"/>
          </w:tcPr>
          <w:p w:rsidR="007B0DD3" w:rsidRPr="00C65916" w:rsidRDefault="007B0DD3" w:rsidP="00A000E9">
            <w:pPr>
              <w:spacing w:after="120" w:line="240" w:lineRule="auto"/>
              <w:rPr>
                <w:rFonts w:cs="Times New Roman"/>
                <w:szCs w:val="24"/>
              </w:rPr>
            </w:pPr>
            <w:r w:rsidRPr="00C65916">
              <w:rPr>
                <w:rFonts w:cs="Times New Roman"/>
                <w:szCs w:val="24"/>
              </w:rPr>
              <w:lastRenderedPageBreak/>
              <w:t>Calculating three components in three axis i</w:t>
            </w:r>
            <w:r w:rsidR="00A000E9">
              <w:rPr>
                <w:rFonts w:cs="Times New Roman"/>
                <w:szCs w:val="24"/>
              </w:rPr>
              <w:t xml:space="preserve">n genomic sequence analysis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45</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proofErr w:type="spellStart"/>
            <w:r w:rsidRPr="00C65916">
              <w:rPr>
                <w:rFonts w:cs="Times New Roman"/>
                <w:szCs w:val="24"/>
                <w:shd w:val="clear" w:color="auto" w:fill="FFFFFF"/>
              </w:rPr>
              <w:t>MonoKGap</w:t>
            </w:r>
            <w:proofErr w:type="spellEnd"/>
            <w:r w:rsidRPr="00C65916">
              <w:rPr>
                <w:rFonts w:cs="Times New Roman"/>
                <w:szCs w:val="24"/>
                <w:shd w:val="clear" w:color="auto" w:fill="FFFFFF"/>
              </w:rPr>
              <w:t xml:space="preserve"> Theoretical Description (</w:t>
            </w:r>
            <w:proofErr w:type="spellStart"/>
            <w:r w:rsidRPr="00C65916">
              <w:rPr>
                <w:rFonts w:cs="Times New Roman"/>
                <w:szCs w:val="24"/>
                <w:shd w:val="clear" w:color="auto" w:fill="FFFFFF"/>
              </w:rPr>
              <w:t>MonoKGap</w:t>
            </w:r>
            <w:proofErr w:type="spellEnd"/>
            <w:r w:rsidRPr="00C65916">
              <w:rPr>
                <w:rFonts w:cs="Times New Roman"/>
                <w:szCs w:val="24"/>
                <w:shd w:val="clear" w:color="auto" w:fill="FFFFFF"/>
              </w:rPr>
              <w:t>)</w:t>
            </w:r>
          </w:p>
        </w:tc>
        <w:tc>
          <w:tcPr>
            <w:tcW w:w="1800" w:type="dxa"/>
          </w:tcPr>
          <w:p w:rsidR="007B0DD3" w:rsidRPr="00C65916" w:rsidRDefault="007B0DD3" w:rsidP="007B0DD3">
            <w:pPr>
              <w:spacing w:after="120" w:line="240" w:lineRule="auto"/>
              <w:rPr>
                <w:rFonts w:cs="Times New Roman"/>
                <w:szCs w:val="24"/>
              </w:rPr>
            </w:pPr>
            <w:proofErr w:type="spellStart"/>
            <w:r w:rsidRPr="00C65916">
              <w:rPr>
                <w:rFonts w:cs="Times New Roman"/>
                <w:szCs w:val="24"/>
                <w:shd w:val="clear" w:color="auto" w:fill="FFFFFF"/>
              </w:rPr>
              <w:t>MonoKGap</w:t>
            </w:r>
            <w:proofErr w:type="spellEnd"/>
            <w:r w:rsidRPr="00C65916">
              <w:rPr>
                <w:rFonts w:cs="Times New Roman"/>
                <w:szCs w:val="24"/>
                <w:shd w:val="clear" w:color="auto" w:fill="FFFFFF"/>
              </w:rPr>
              <w:t xml:space="preserve"> Theoretical Description (</w:t>
            </w:r>
            <w:proofErr w:type="spellStart"/>
            <w:r w:rsidRPr="00C65916">
              <w:rPr>
                <w:rFonts w:cs="Times New Roman"/>
                <w:szCs w:val="24"/>
                <w:shd w:val="clear" w:color="auto" w:fill="FFFFFF"/>
              </w:rPr>
              <w:t>MonoKGap</w:t>
            </w:r>
            <w:proofErr w:type="spellEnd"/>
            <w:r w:rsidRPr="00C65916">
              <w:rPr>
                <w:rFonts w:cs="Times New Roman"/>
                <w:szCs w:val="24"/>
                <w:shd w:val="clear" w:color="auto" w:fill="FFFFFF"/>
              </w:rPr>
              <w:t>)</w:t>
            </w:r>
          </w:p>
        </w:tc>
        <w:tc>
          <w:tcPr>
            <w:tcW w:w="5040" w:type="dxa"/>
          </w:tcPr>
          <w:p w:rsidR="007B0DD3" w:rsidRPr="00C65916" w:rsidRDefault="007B0DD3" w:rsidP="00A000E9">
            <w:pPr>
              <w:spacing w:after="120" w:line="240" w:lineRule="auto"/>
              <w:rPr>
                <w:rFonts w:cs="Times New Roman"/>
                <w:szCs w:val="24"/>
              </w:rPr>
            </w:pPr>
            <w:r w:rsidRPr="00C65916">
              <w:rPr>
                <w:rFonts w:cs="Times New Roman"/>
                <w:szCs w:val="24"/>
              </w:rPr>
              <w:t>Calculating feat</w:t>
            </w:r>
            <w:r w:rsidR="00A000E9">
              <w:rPr>
                <w:rFonts w:cs="Times New Roman"/>
                <w:szCs w:val="24"/>
              </w:rPr>
              <w:t xml:space="preserve">ures based on value of </w:t>
            </w:r>
            <w:proofErr w:type="spellStart"/>
            <w:r w:rsidR="00A000E9">
              <w:rPr>
                <w:rFonts w:cs="Times New Roman"/>
                <w:szCs w:val="24"/>
              </w:rPr>
              <w:t>kgap</w:t>
            </w:r>
            <w:proofErr w:type="spellEnd"/>
            <w:r w:rsidR="00A000E9">
              <w:rPr>
                <w:rFonts w:cs="Times New Roman"/>
                <w:szCs w:val="24"/>
              </w:rPr>
              <w:t xml:space="preserve">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45</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DD73BC" w:rsidP="007B0DD3">
            <w:pPr>
              <w:spacing w:after="120" w:line="240" w:lineRule="auto"/>
              <w:rPr>
                <w:rFonts w:cs="Times New Roman"/>
                <w:szCs w:val="24"/>
                <w:shd w:val="clear" w:color="auto" w:fill="FFFFFF"/>
              </w:rPr>
            </w:pPr>
            <w:proofErr w:type="spellStart"/>
            <w:r>
              <w:rPr>
                <w:rFonts w:cs="Times New Roman"/>
                <w:szCs w:val="24"/>
                <w:shd w:val="clear" w:color="auto" w:fill="FFFFFF"/>
              </w:rPr>
              <w:t>M</w:t>
            </w:r>
            <w:r w:rsidR="007B0DD3" w:rsidRPr="00C65916">
              <w:rPr>
                <w:rFonts w:cs="Times New Roman"/>
                <w:szCs w:val="24"/>
                <w:shd w:val="clear" w:color="auto" w:fill="FFFFFF"/>
              </w:rPr>
              <w:t>onoDiKGap</w:t>
            </w:r>
            <w:proofErr w:type="spellEnd"/>
            <w:r w:rsidR="007B0DD3" w:rsidRPr="00C65916">
              <w:rPr>
                <w:rFonts w:cs="Times New Roman"/>
                <w:szCs w:val="24"/>
                <w:shd w:val="clear" w:color="auto" w:fill="FFFFFF"/>
              </w:rPr>
              <w:t xml:space="preserve"> Theoretical Description (</w:t>
            </w:r>
            <w:proofErr w:type="spellStart"/>
            <w:r w:rsidR="007B0DD3" w:rsidRPr="00C65916">
              <w:rPr>
                <w:rFonts w:cs="Times New Roman"/>
                <w:szCs w:val="24"/>
                <w:shd w:val="clear" w:color="auto" w:fill="FFFFFF"/>
              </w:rPr>
              <w:t>MonoDiKGap</w:t>
            </w:r>
            <w:proofErr w:type="spellEnd"/>
            <w:r w:rsidR="007B0DD3" w:rsidRPr="00C65916">
              <w:rPr>
                <w:rFonts w:cs="Times New Roman"/>
                <w:szCs w:val="24"/>
                <w:shd w:val="clear" w:color="auto" w:fill="FFFFFF"/>
              </w:rPr>
              <w:t>)</w:t>
            </w:r>
          </w:p>
        </w:tc>
        <w:tc>
          <w:tcPr>
            <w:tcW w:w="1800" w:type="dxa"/>
          </w:tcPr>
          <w:p w:rsidR="007B0DD3" w:rsidRPr="00C65916" w:rsidRDefault="00DD73BC" w:rsidP="007B0DD3">
            <w:pPr>
              <w:spacing w:after="120" w:line="240" w:lineRule="auto"/>
              <w:rPr>
                <w:rFonts w:cs="Times New Roman"/>
                <w:szCs w:val="24"/>
                <w:shd w:val="clear" w:color="auto" w:fill="FFFFFF"/>
              </w:rPr>
            </w:pPr>
            <w:proofErr w:type="spellStart"/>
            <w:r>
              <w:rPr>
                <w:rFonts w:cs="Times New Roman"/>
                <w:szCs w:val="24"/>
                <w:shd w:val="clear" w:color="auto" w:fill="FFFFFF"/>
              </w:rPr>
              <w:t>M</w:t>
            </w:r>
            <w:r w:rsidR="007B0DD3" w:rsidRPr="00C65916">
              <w:rPr>
                <w:rFonts w:cs="Times New Roman"/>
                <w:szCs w:val="24"/>
                <w:shd w:val="clear" w:color="auto" w:fill="FFFFFF"/>
              </w:rPr>
              <w:t>onoDiKGap</w:t>
            </w:r>
            <w:proofErr w:type="spellEnd"/>
            <w:r w:rsidR="007B0DD3" w:rsidRPr="00C65916">
              <w:rPr>
                <w:rFonts w:cs="Times New Roman"/>
                <w:szCs w:val="24"/>
                <w:shd w:val="clear" w:color="auto" w:fill="FFFFFF"/>
              </w:rPr>
              <w:t xml:space="preserve"> Theoretical Description (</w:t>
            </w:r>
            <w:proofErr w:type="spellStart"/>
            <w:r w:rsidR="007B0DD3" w:rsidRPr="00C65916">
              <w:rPr>
                <w:rFonts w:cs="Times New Roman"/>
                <w:szCs w:val="24"/>
                <w:shd w:val="clear" w:color="auto" w:fill="FFFFFF"/>
              </w:rPr>
              <w:t>MonoDiKGap</w:t>
            </w:r>
            <w:proofErr w:type="spellEnd"/>
            <w:r w:rsidR="007B0DD3" w:rsidRPr="00C65916">
              <w:rPr>
                <w:rFonts w:cs="Times New Roman"/>
                <w:szCs w:val="24"/>
                <w:shd w:val="clear" w:color="auto" w:fill="FFFFFF"/>
              </w:rPr>
              <w:t>)</w:t>
            </w:r>
          </w:p>
        </w:tc>
        <w:tc>
          <w:tcPr>
            <w:tcW w:w="5040" w:type="dxa"/>
          </w:tcPr>
          <w:p w:rsidR="007B0DD3" w:rsidRPr="00C65916" w:rsidRDefault="007B0DD3" w:rsidP="00A000E9">
            <w:pPr>
              <w:spacing w:after="120" w:line="240" w:lineRule="auto"/>
              <w:rPr>
                <w:rFonts w:cs="Times New Roman"/>
                <w:szCs w:val="24"/>
              </w:rPr>
            </w:pPr>
            <w:r w:rsidRPr="00C65916">
              <w:rPr>
                <w:rFonts w:cs="Times New Roman"/>
                <w:szCs w:val="24"/>
              </w:rPr>
              <w:t xml:space="preserve">Calculating features based on value of </w:t>
            </w:r>
            <m:oMath>
              <m:r>
                <w:rPr>
                  <w:rFonts w:ascii="Cambria Math" w:hAnsi="Cambria Math" w:cs="Times New Roman"/>
                  <w:szCs w:val="24"/>
                </w:rPr>
                <m:t>4*</m:t>
              </m:r>
            </m:oMath>
            <w:r w:rsidR="00A000E9">
              <w:rPr>
                <w:rFonts w:cs="Times New Roman"/>
                <w:szCs w:val="24"/>
              </w:rPr>
              <w:t xml:space="preserve">kgap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45</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bookmarkEnd w:id="120"/>
      <w:bookmarkEnd w:id="121"/>
    </w:tbl>
    <w:p w:rsidR="007B0DD3" w:rsidRPr="00C65916" w:rsidRDefault="007B0DD3" w:rsidP="007B0DD3">
      <w:pPr>
        <w:autoSpaceDE w:val="0"/>
        <w:autoSpaceDN w:val="0"/>
        <w:spacing w:after="0" w:line="240" w:lineRule="auto"/>
        <w:rPr>
          <w:rFonts w:cs="Times New Roman"/>
          <w:color w:val="000000" w:themeColor="text1"/>
          <w:szCs w:val="24"/>
        </w:rPr>
      </w:pPr>
    </w:p>
    <w:p w:rsidR="007B0DD3" w:rsidRDefault="007B0DD3" w:rsidP="007B0DD3">
      <w:pPr>
        <w:autoSpaceDE w:val="0"/>
        <w:autoSpaceDN w:val="0"/>
        <w:spacing w:after="0" w:line="240" w:lineRule="auto"/>
        <w:rPr>
          <w:rFonts w:cs="Times New Roman"/>
          <w:color w:val="000000" w:themeColor="text1"/>
          <w:szCs w:val="24"/>
        </w:rPr>
      </w:pPr>
    </w:p>
    <w:p w:rsidR="00DD73BC" w:rsidRDefault="00DD73BC" w:rsidP="007B0DD3">
      <w:pPr>
        <w:autoSpaceDE w:val="0"/>
        <w:autoSpaceDN w:val="0"/>
        <w:spacing w:after="0" w:line="240" w:lineRule="auto"/>
        <w:rPr>
          <w:rFonts w:cs="Times New Roman"/>
          <w:color w:val="000000" w:themeColor="text1"/>
          <w:szCs w:val="24"/>
        </w:rPr>
      </w:pPr>
    </w:p>
    <w:p w:rsidR="00DD73BC" w:rsidRDefault="00DD73BC" w:rsidP="007B0DD3">
      <w:pPr>
        <w:autoSpaceDE w:val="0"/>
        <w:autoSpaceDN w:val="0"/>
        <w:spacing w:after="0" w:line="240" w:lineRule="auto"/>
        <w:rPr>
          <w:rFonts w:cs="Times New Roman"/>
          <w:color w:val="000000" w:themeColor="text1"/>
          <w:szCs w:val="24"/>
        </w:rPr>
      </w:pPr>
    </w:p>
    <w:p w:rsidR="0032456E" w:rsidRDefault="0032456E" w:rsidP="007B0DD3">
      <w:pPr>
        <w:autoSpaceDE w:val="0"/>
        <w:autoSpaceDN w:val="0"/>
        <w:spacing w:after="0" w:line="240" w:lineRule="auto"/>
        <w:rPr>
          <w:rFonts w:cs="Times New Roman"/>
          <w:color w:val="000000" w:themeColor="text1"/>
          <w:szCs w:val="24"/>
        </w:rPr>
      </w:pPr>
    </w:p>
    <w:p w:rsidR="0032456E" w:rsidRDefault="0032456E" w:rsidP="007B0DD3">
      <w:pPr>
        <w:autoSpaceDE w:val="0"/>
        <w:autoSpaceDN w:val="0"/>
        <w:spacing w:after="0" w:line="240" w:lineRule="auto"/>
        <w:rPr>
          <w:rFonts w:cs="Times New Roman"/>
          <w:color w:val="000000" w:themeColor="text1"/>
          <w:szCs w:val="24"/>
        </w:rPr>
      </w:pPr>
    </w:p>
    <w:p w:rsidR="00DD73BC" w:rsidRDefault="00DD73BC" w:rsidP="007B0DD3">
      <w:pPr>
        <w:autoSpaceDE w:val="0"/>
        <w:autoSpaceDN w:val="0"/>
        <w:spacing w:after="0" w:line="240" w:lineRule="auto"/>
        <w:rPr>
          <w:rFonts w:cs="Times New Roman"/>
          <w:color w:val="000000" w:themeColor="text1"/>
          <w:szCs w:val="24"/>
        </w:rPr>
      </w:pPr>
    </w:p>
    <w:p w:rsidR="00325DD5" w:rsidRDefault="00325DD5" w:rsidP="007B0DD3">
      <w:pPr>
        <w:autoSpaceDE w:val="0"/>
        <w:autoSpaceDN w:val="0"/>
        <w:spacing w:after="0" w:line="240" w:lineRule="auto"/>
        <w:rPr>
          <w:rFonts w:cs="Times New Roman"/>
          <w:color w:val="000000" w:themeColor="text1"/>
          <w:szCs w:val="24"/>
        </w:rPr>
      </w:pPr>
    </w:p>
    <w:p w:rsidR="00325DD5" w:rsidRDefault="00325DD5" w:rsidP="007B0DD3">
      <w:pPr>
        <w:autoSpaceDE w:val="0"/>
        <w:autoSpaceDN w:val="0"/>
        <w:spacing w:after="0" w:line="240" w:lineRule="auto"/>
        <w:rPr>
          <w:rFonts w:cs="Times New Roman"/>
          <w:color w:val="000000" w:themeColor="text1"/>
          <w:szCs w:val="24"/>
        </w:rPr>
      </w:pPr>
    </w:p>
    <w:p w:rsidR="00DD73BC" w:rsidRPr="00C65916" w:rsidRDefault="00DD73BC" w:rsidP="007B0DD3">
      <w:pPr>
        <w:autoSpaceDE w:val="0"/>
        <w:autoSpaceDN w:val="0"/>
        <w:spacing w:after="0" w:line="240" w:lineRule="auto"/>
        <w:rPr>
          <w:rFonts w:cs="Times New Roman"/>
          <w:color w:val="000000" w:themeColor="text1"/>
          <w:szCs w:val="24"/>
        </w:rPr>
      </w:pPr>
    </w:p>
    <w:p w:rsidR="007B0DD3" w:rsidRPr="00C65916" w:rsidRDefault="007B0DD3" w:rsidP="00847B4C">
      <w:pPr>
        <w:autoSpaceDE w:val="0"/>
        <w:autoSpaceDN w:val="0"/>
        <w:spacing w:after="0" w:line="240" w:lineRule="auto"/>
        <w:jc w:val="center"/>
        <w:rPr>
          <w:rFonts w:eastAsia="DengXian" w:cs="Times New Roman"/>
          <w:szCs w:val="24"/>
        </w:rPr>
      </w:pPr>
      <w:bookmarkStart w:id="122" w:name="_Toc22579780"/>
      <w:r w:rsidRPr="00C65916">
        <w:rPr>
          <w:rFonts w:cs="Times New Roman"/>
          <w:color w:val="000000" w:themeColor="text1"/>
          <w:szCs w:val="24"/>
        </w:rPr>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2</w:t>
      </w:r>
      <w:r w:rsidRPr="00C65916">
        <w:rPr>
          <w:rFonts w:cs="Times New Roman"/>
          <w:i/>
          <w:color w:val="000000" w:themeColor="text1"/>
          <w:szCs w:val="24"/>
        </w:rPr>
        <w:fldChar w:fldCharType="end"/>
      </w:r>
      <w:r w:rsidRPr="00C65916">
        <w:rPr>
          <w:rFonts w:cs="Times New Roman"/>
          <w:color w:val="000000" w:themeColor="text1"/>
          <w:szCs w:val="24"/>
        </w:rPr>
        <w:t>. List of 32 Protein feature extraction methods and their description</w:t>
      </w:r>
      <w:bookmarkEnd w:id="122"/>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3420"/>
        <w:gridCol w:w="5220"/>
      </w:tblGrid>
      <w:tr w:rsidR="007B0DD3" w:rsidRPr="00C65916" w:rsidTr="0032456E">
        <w:trPr>
          <w:trHeight w:val="707"/>
        </w:trPr>
        <w:tc>
          <w:tcPr>
            <w:tcW w:w="3420" w:type="dxa"/>
          </w:tcPr>
          <w:p w:rsidR="007B0DD3" w:rsidRPr="00C65916" w:rsidRDefault="007B0DD3" w:rsidP="007B0DD3">
            <w:pPr>
              <w:spacing w:after="120" w:line="240" w:lineRule="auto"/>
              <w:rPr>
                <w:rFonts w:cs="Times New Roman"/>
                <w:b/>
                <w:szCs w:val="24"/>
              </w:rPr>
            </w:pPr>
            <w:r w:rsidRPr="00C65916">
              <w:rPr>
                <w:rFonts w:cs="Times New Roman"/>
                <w:b/>
                <w:szCs w:val="24"/>
              </w:rPr>
              <w:t>Protein Feature Extraction</w:t>
            </w:r>
          </w:p>
        </w:tc>
        <w:tc>
          <w:tcPr>
            <w:tcW w:w="5220" w:type="dxa"/>
          </w:tcPr>
          <w:p w:rsidR="007B0DD3" w:rsidRPr="00C65916" w:rsidRDefault="007B0DD3" w:rsidP="0032456E">
            <w:pPr>
              <w:spacing w:after="120" w:line="240" w:lineRule="auto"/>
              <w:rPr>
                <w:rFonts w:cs="Times New Roman"/>
                <w:b/>
                <w:szCs w:val="24"/>
              </w:rPr>
            </w:pPr>
            <w:r w:rsidRPr="00C65916">
              <w:rPr>
                <w:rFonts w:cs="Times New Roman"/>
                <w:b/>
                <w:szCs w:val="24"/>
              </w:rPr>
              <w:t>Extraction Method Description</w:t>
            </w:r>
          </w:p>
        </w:tc>
      </w:tr>
      <w:tr w:rsidR="007B0DD3" w:rsidRPr="00C65916" w:rsidTr="007B0DD3">
        <w:trPr>
          <w:trHeight w:val="471"/>
        </w:trPr>
        <w:tc>
          <w:tcPr>
            <w:tcW w:w="3420" w:type="dxa"/>
          </w:tcPr>
          <w:p w:rsidR="007B0DD3" w:rsidRPr="00C65916" w:rsidRDefault="007B0DD3" w:rsidP="007B0DD3">
            <w:pPr>
              <w:spacing w:after="120" w:line="240" w:lineRule="auto"/>
              <w:rPr>
                <w:rFonts w:cs="Times New Roman"/>
                <w:szCs w:val="24"/>
              </w:rPr>
            </w:pPr>
            <w:r w:rsidRPr="00C65916">
              <w:rPr>
                <w:rFonts w:cs="Times New Roman"/>
                <w:szCs w:val="24"/>
              </w:rPr>
              <w:t>Amino Acid Composition (AAC)</w:t>
            </w:r>
          </w:p>
        </w:tc>
        <w:tc>
          <w:tcPr>
            <w:tcW w:w="5220" w:type="dxa"/>
          </w:tcPr>
          <w:p w:rsidR="007B0DD3" w:rsidRPr="00C65916" w:rsidRDefault="007B0DD3" w:rsidP="00A000E9">
            <w:pPr>
              <w:spacing w:after="120" w:line="240" w:lineRule="auto"/>
              <w:rPr>
                <w:rFonts w:cs="Times New Roman"/>
                <w:szCs w:val="24"/>
              </w:rPr>
            </w:pPr>
            <w:r w:rsidRPr="00C65916">
              <w:rPr>
                <w:rFonts w:cs="Times New Roman"/>
                <w:szCs w:val="24"/>
              </w:rPr>
              <w:t>Calculating the frequencies of 20 kinds of am</w:t>
            </w:r>
            <w:r w:rsidR="00A000E9">
              <w:rPr>
                <w:rFonts w:cs="Times New Roman"/>
                <w:szCs w:val="24"/>
              </w:rPr>
              <w:t xml:space="preserve">ino acids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62</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before="120" w:after="120" w:line="240" w:lineRule="auto"/>
              <w:rPr>
                <w:rFonts w:cs="Times New Roman"/>
                <w:b/>
                <w:bCs/>
                <w:szCs w:val="24"/>
                <w:shd w:val="clear" w:color="auto" w:fill="FFFFFF"/>
              </w:rPr>
            </w:pPr>
            <w:r w:rsidRPr="00C65916">
              <w:rPr>
                <w:rFonts w:cs="Times New Roman"/>
                <w:szCs w:val="24"/>
                <w:shd w:val="clear" w:color="auto" w:fill="FFFFFF"/>
              </w:rPr>
              <w:t>Dipeptide Composition</w:t>
            </w:r>
            <w:r w:rsidRPr="00C65916">
              <w:rPr>
                <w:rFonts w:cs="Times New Roman"/>
                <w:b/>
                <w:bCs/>
                <w:szCs w:val="24"/>
                <w:shd w:val="clear" w:color="auto" w:fill="FFFFFF"/>
              </w:rPr>
              <w:t xml:space="preserve"> </w:t>
            </w:r>
            <w:r w:rsidRPr="00C65916">
              <w:rPr>
                <w:rFonts w:cs="Times New Roman"/>
                <w:szCs w:val="24"/>
                <w:shd w:val="clear" w:color="auto" w:fill="F6F8FA"/>
              </w:rPr>
              <w:t>(DC)</w:t>
            </w:r>
          </w:p>
        </w:tc>
        <w:tc>
          <w:tcPr>
            <w:tcW w:w="5220" w:type="dxa"/>
          </w:tcPr>
          <w:p w:rsidR="007B0DD3" w:rsidRPr="00C65916" w:rsidRDefault="007B0DD3" w:rsidP="00A000E9">
            <w:pPr>
              <w:spacing w:after="120" w:line="240" w:lineRule="auto"/>
              <w:rPr>
                <w:rFonts w:cs="Times New Roman"/>
                <w:szCs w:val="24"/>
              </w:rPr>
            </w:pPr>
            <w:r w:rsidRPr="00C65916">
              <w:rPr>
                <w:rFonts w:cs="Times New Roman"/>
                <w:szCs w:val="24"/>
              </w:rPr>
              <w:t>transforming the variable length of proteins to f</w:t>
            </w:r>
            <w:r w:rsidR="00A000E9">
              <w:rPr>
                <w:rFonts w:cs="Times New Roman"/>
                <w:szCs w:val="24"/>
              </w:rPr>
              <w:t xml:space="preserve">ixed length feature vectors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62</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7B0DD3">
        <w:trPr>
          <w:trHeight w:val="471"/>
        </w:trPr>
        <w:tc>
          <w:tcPr>
            <w:tcW w:w="342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Composition of K-Spaced Amino Acid Pairs</w:t>
            </w:r>
            <w:r w:rsidRPr="00C65916">
              <w:rPr>
                <w:rFonts w:cs="Times New Roman"/>
                <w:szCs w:val="24"/>
                <w:shd w:val="clear" w:color="auto" w:fill="FFFFFF"/>
              </w:rPr>
              <w:t xml:space="preserve"> (CKSAAP)</w:t>
            </w:r>
          </w:p>
        </w:tc>
        <w:tc>
          <w:tcPr>
            <w:tcW w:w="5220" w:type="dxa"/>
          </w:tcPr>
          <w:p w:rsidR="007B0DD3" w:rsidRPr="00C65916" w:rsidRDefault="007B0DD3" w:rsidP="00A000E9">
            <w:pPr>
              <w:spacing w:after="120" w:line="240" w:lineRule="auto"/>
              <w:rPr>
                <w:rFonts w:cs="Times New Roman"/>
                <w:color w:val="000000"/>
                <w:szCs w:val="24"/>
                <w:shd w:val="clear" w:color="auto" w:fill="FFFFFF"/>
              </w:rPr>
            </w:pPr>
            <w:r w:rsidRPr="00C65916">
              <w:rPr>
                <w:rFonts w:cs="Times New Roman"/>
                <w:szCs w:val="24"/>
              </w:rPr>
              <w:t>Extracting important intrinsic correlation information of protein sequences in m</w:t>
            </w:r>
            <w:r w:rsidR="00A000E9">
              <w:rPr>
                <w:rFonts w:cs="Times New Roman"/>
                <w:szCs w:val="24"/>
              </w:rPr>
              <w:t xml:space="preserve">ultidimensional space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63-65</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7B0DD3">
        <w:trPr>
          <w:trHeight w:val="523"/>
        </w:trPr>
        <w:tc>
          <w:tcPr>
            <w:tcW w:w="342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Grouped Dipeptide Composition (GDC)</w:t>
            </w:r>
          </w:p>
        </w:tc>
        <w:tc>
          <w:tcPr>
            <w:tcW w:w="5220" w:type="dxa"/>
          </w:tcPr>
          <w:p w:rsidR="007B0DD3" w:rsidRPr="00C65916" w:rsidRDefault="007B0DD3" w:rsidP="00A000E9">
            <w:pPr>
              <w:spacing w:after="120" w:line="240" w:lineRule="auto"/>
              <w:rPr>
                <w:rFonts w:cs="Times New Roman"/>
                <w:szCs w:val="24"/>
              </w:rPr>
            </w:pPr>
            <w:r w:rsidRPr="00C65916">
              <w:rPr>
                <w:rFonts w:cs="Times New Roman"/>
                <w:szCs w:val="24"/>
              </w:rPr>
              <w:t>A variation of the DPC descriptor whi</w:t>
            </w:r>
            <w:r w:rsidR="00A000E9">
              <w:rPr>
                <w:rFonts w:cs="Times New Roman"/>
                <w:szCs w:val="24"/>
              </w:rPr>
              <w:t xml:space="preserve">ch generates 25 descriptors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66</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7B0DD3">
        <w:trPr>
          <w:trHeight w:val="1026"/>
        </w:trPr>
        <w:tc>
          <w:tcPr>
            <w:tcW w:w="342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Grouped Tripeptide Composition (GTC)</w:t>
            </w:r>
          </w:p>
        </w:tc>
        <w:tc>
          <w:tcPr>
            <w:tcW w:w="5220" w:type="dxa"/>
          </w:tcPr>
          <w:p w:rsidR="00B80219" w:rsidRPr="00B80219" w:rsidRDefault="007B0DD3" w:rsidP="00B80219">
            <w:pPr>
              <w:spacing w:after="120" w:line="240" w:lineRule="auto"/>
              <w:rPr>
                <w:rFonts w:cs="Times New Roman"/>
                <w:color w:val="000000"/>
                <w:szCs w:val="24"/>
                <w:shd w:val="clear" w:color="auto" w:fill="FFFFFF"/>
              </w:rPr>
            </w:pPr>
            <w:r w:rsidRPr="00C65916">
              <w:rPr>
                <w:rFonts w:cs="Times New Roman"/>
                <w:szCs w:val="24"/>
              </w:rPr>
              <w:t>Another variation of TPC descriptor whic</w:t>
            </w:r>
            <w:r w:rsidR="00B80219">
              <w:rPr>
                <w:rFonts w:cs="Times New Roman"/>
                <w:szCs w:val="24"/>
              </w:rPr>
              <w:t xml:space="preserve">h generates 125 descriptors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66</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71"/>
        </w:trPr>
        <w:tc>
          <w:tcPr>
            <w:tcW w:w="342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Conjoint Triad (CT)</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 xml:space="preserve">Calculating the frequency </w:t>
            </w:r>
            <w:r w:rsidR="00B80219">
              <w:rPr>
                <w:rFonts w:cs="Times New Roman"/>
                <w:szCs w:val="24"/>
              </w:rPr>
              <w:t xml:space="preserve">of occurrence of each triad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67</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K-Spaced Conjoint Triad (</w:t>
            </w:r>
            <w:proofErr w:type="spellStart"/>
            <w:r w:rsidRPr="00C65916">
              <w:rPr>
                <w:rFonts w:cs="Times New Roman"/>
                <w:szCs w:val="24"/>
                <w:shd w:val="clear" w:color="auto" w:fill="FFFFFF"/>
              </w:rPr>
              <w:t>KSCTriad</w:t>
            </w:r>
            <w:proofErr w:type="spellEnd"/>
            <w:r w:rsidRPr="00C65916">
              <w:rPr>
                <w:rFonts w:cs="Times New Roman"/>
                <w:szCs w:val="24"/>
                <w:shd w:val="clear" w:color="auto" w:fill="FFFFFF"/>
              </w:rPr>
              <w:t>)</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 xml:space="preserve">Combining CT and considers the continuous amino acid units that are separated by any </w:t>
            </w:r>
            <w:r w:rsidRPr="00C65916">
              <w:rPr>
                <w:rFonts w:cs="Times New Roman"/>
                <w:i/>
                <w:iCs/>
                <w:szCs w:val="24"/>
              </w:rPr>
              <w:t>k</w:t>
            </w:r>
            <w:r w:rsidR="00B80219">
              <w:rPr>
                <w:rFonts w:cs="Times New Roman"/>
                <w:szCs w:val="24"/>
              </w:rPr>
              <w:t xml:space="preserve"> residues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68</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6F8FA"/>
              </w:rPr>
              <w:lastRenderedPageBreak/>
              <w:t>Composition (C)</w:t>
            </w:r>
          </w:p>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Transition (T)</w:t>
            </w:r>
          </w:p>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Distribution (D)</w:t>
            </w:r>
          </w:p>
        </w:tc>
        <w:tc>
          <w:tcPr>
            <w:tcW w:w="5220" w:type="dxa"/>
          </w:tcPr>
          <w:p w:rsidR="007B0DD3" w:rsidRPr="00C65916" w:rsidRDefault="007B0DD3" w:rsidP="007B0DD3">
            <w:pPr>
              <w:spacing w:after="120" w:line="240" w:lineRule="auto"/>
              <w:rPr>
                <w:rFonts w:cs="Times New Roman"/>
                <w:szCs w:val="24"/>
              </w:rPr>
            </w:pPr>
            <w:r w:rsidRPr="00C65916">
              <w:rPr>
                <w:rFonts w:cs="Times New Roman"/>
                <w:szCs w:val="24"/>
              </w:rPr>
              <w:t>Calculating composition descriptors</w:t>
            </w:r>
          </w:p>
          <w:p w:rsidR="007B0DD3" w:rsidRPr="00C65916" w:rsidRDefault="007B0DD3" w:rsidP="007B0DD3">
            <w:pPr>
              <w:spacing w:after="120" w:line="240" w:lineRule="auto"/>
              <w:rPr>
                <w:rFonts w:cs="Times New Roman"/>
                <w:szCs w:val="24"/>
              </w:rPr>
            </w:pPr>
            <w:r w:rsidRPr="00C65916">
              <w:rPr>
                <w:rFonts w:cs="Times New Roman"/>
                <w:szCs w:val="24"/>
              </w:rPr>
              <w:t>Calculating transition descriptors</w:t>
            </w:r>
          </w:p>
          <w:p w:rsidR="007B0DD3" w:rsidRPr="00C65916" w:rsidRDefault="007B0DD3" w:rsidP="00B80219">
            <w:pPr>
              <w:spacing w:after="120" w:line="240" w:lineRule="auto"/>
              <w:rPr>
                <w:rFonts w:cs="Times New Roman"/>
                <w:szCs w:val="24"/>
              </w:rPr>
            </w:pPr>
            <w:r w:rsidRPr="00C65916">
              <w:rPr>
                <w:rFonts w:cs="Times New Roman"/>
                <w:szCs w:val="24"/>
              </w:rPr>
              <w:t xml:space="preserve">Calculating </w:t>
            </w:r>
            <w:r w:rsidR="00B80219">
              <w:rPr>
                <w:rFonts w:cs="Times New Roman"/>
                <w:szCs w:val="24"/>
              </w:rPr>
              <w:t xml:space="preserve">distribution descriptors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69-71</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Encoding Based on Grouped Weight (EBGW)</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Capturing the continuity and discontinuity features bas</w:t>
            </w:r>
            <w:r w:rsidR="00B80219">
              <w:rPr>
                <w:rFonts w:cs="Times New Roman"/>
                <w:szCs w:val="24"/>
              </w:rPr>
              <w:t xml:space="preserve">ed on grouped weight coding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72</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Auto Covariance (AC)</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 xml:space="preserve">Measuring the correlation of the same property between two residues separated by distance of </w:t>
            </w:r>
            <w:r w:rsidR="00B80219">
              <w:rPr>
                <w:rFonts w:cs="Times New Roman"/>
                <w:i/>
                <w:iCs/>
                <w:szCs w:val="24"/>
              </w:rPr>
              <w:t>l</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73</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Moreau-</w:t>
            </w:r>
            <w:proofErr w:type="spellStart"/>
            <w:r w:rsidRPr="00C65916">
              <w:rPr>
                <w:rFonts w:cs="Times New Roman"/>
                <w:szCs w:val="24"/>
                <w:shd w:val="clear" w:color="auto" w:fill="FFFFFF"/>
              </w:rPr>
              <w:t>Broto</w:t>
            </w:r>
            <w:proofErr w:type="spellEnd"/>
            <w:r w:rsidRPr="00C65916">
              <w:rPr>
                <w:rFonts w:cs="Times New Roman"/>
                <w:szCs w:val="24"/>
                <w:shd w:val="clear" w:color="auto" w:fill="FFFFFF"/>
              </w:rPr>
              <w:t xml:space="preserve"> autocorrelation (</w:t>
            </w:r>
            <w:proofErr w:type="spellStart"/>
            <w:r w:rsidRPr="00C65916">
              <w:rPr>
                <w:rFonts w:cs="Times New Roman"/>
                <w:szCs w:val="24"/>
                <w:shd w:val="clear" w:color="auto" w:fill="FFFFFF"/>
              </w:rPr>
              <w:t>Morean-Broto</w:t>
            </w:r>
            <w:proofErr w:type="spellEnd"/>
            <w:r w:rsidRPr="00C65916">
              <w:rPr>
                <w:rFonts w:cs="Times New Roman"/>
                <w:szCs w:val="24"/>
                <w:shd w:val="clear" w:color="auto" w:fill="FFFFFF"/>
              </w:rPr>
              <w:t>)</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Measuring the physiochemical and position informa</w:t>
            </w:r>
            <w:r w:rsidR="00B80219">
              <w:rPr>
                <w:rFonts w:cs="Times New Roman"/>
                <w:szCs w:val="24"/>
              </w:rPr>
              <w:t xml:space="preserve">tion between two amino acid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74</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Moran Autocorrelation (Moran)</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Measuring the physiochemical informa</w:t>
            </w:r>
            <w:r w:rsidR="00B80219">
              <w:rPr>
                <w:rFonts w:cs="Times New Roman"/>
                <w:szCs w:val="24"/>
              </w:rPr>
              <w:t xml:space="preserve">tion of adjacent amino acid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75</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Geary Autocorrelation (Geary)</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Measuring the physiochemical information and g</w:t>
            </w:r>
            <w:r w:rsidR="00B80219">
              <w:rPr>
                <w:rFonts w:cs="Times New Roman"/>
                <w:szCs w:val="24"/>
              </w:rPr>
              <w:t xml:space="preserve">enerate positive values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76, 77</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Quasi-Sequence-Order (QSO)</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Obtaining the sequence distribution patters for a specif</w:t>
            </w:r>
            <w:r w:rsidR="00B80219">
              <w:rPr>
                <w:rFonts w:cs="Times New Roman"/>
                <w:szCs w:val="24"/>
              </w:rPr>
              <w:t xml:space="preserve">ic physicochemical property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78</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Pseudo-Amino Acid Composition (</w:t>
            </w:r>
            <w:proofErr w:type="spellStart"/>
            <w:r w:rsidRPr="00C65916">
              <w:rPr>
                <w:rFonts w:cs="Times New Roman"/>
                <w:szCs w:val="24"/>
                <w:shd w:val="clear" w:color="auto" w:fill="F6F8FA"/>
              </w:rPr>
              <w:t>PseAAC</w:t>
            </w:r>
            <w:proofErr w:type="spellEnd"/>
            <w:r w:rsidRPr="00C65916">
              <w:rPr>
                <w:rFonts w:cs="Times New Roman"/>
                <w:szCs w:val="24"/>
                <w:shd w:val="clear" w:color="auto" w:fill="F6F8FA"/>
              </w:rPr>
              <w:t>)</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Extracting the physicochemical information</w:t>
            </w:r>
            <w:r w:rsidR="00B80219">
              <w:rPr>
                <w:rFonts w:cs="Times New Roman"/>
                <w:szCs w:val="24"/>
              </w:rPr>
              <w:t xml:space="preserve"> and sequence order information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79, 80</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Amphiphilic Pseudo-Amino Acid Composition (APAAC)</w:t>
            </w:r>
          </w:p>
        </w:tc>
        <w:tc>
          <w:tcPr>
            <w:tcW w:w="5220" w:type="dxa"/>
          </w:tcPr>
          <w:p w:rsidR="007B0DD3" w:rsidRPr="00C65916" w:rsidRDefault="007B0DD3" w:rsidP="007B0DD3">
            <w:pPr>
              <w:spacing w:after="120" w:line="240" w:lineRule="auto"/>
              <w:rPr>
                <w:rFonts w:cs="Times New Roman"/>
                <w:szCs w:val="24"/>
              </w:rPr>
            </w:pPr>
            <w:r w:rsidRPr="00C65916">
              <w:rPr>
                <w:rFonts w:cs="Times New Roman"/>
                <w:szCs w:val="24"/>
              </w:rPr>
              <w:t>Extracting the type-2 pseudo</w:t>
            </w:r>
            <w:r w:rsidR="00B80219">
              <w:rPr>
                <w:rFonts w:cs="Times New Roman"/>
                <w:szCs w:val="24"/>
              </w:rPr>
              <w:t xml:space="preserve"> amino acid composition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79, 80</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Amino Acid Composition PSSM (ACC-PSSM)</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Calculating process of amin</w:t>
            </w:r>
            <w:r w:rsidR="00B80219">
              <w:rPr>
                <w:rFonts w:cs="Times New Roman"/>
                <w:szCs w:val="24"/>
              </w:rPr>
              <w:t xml:space="preserve">o acid composition PSSM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81, 82</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Dipeptide Composition PSSM (DPC-PSSM)</w:t>
            </w:r>
          </w:p>
        </w:tc>
        <w:tc>
          <w:tcPr>
            <w:tcW w:w="5220" w:type="dxa"/>
          </w:tcPr>
          <w:p w:rsidR="007B0DD3" w:rsidRPr="00C65916" w:rsidRDefault="007B0DD3" w:rsidP="00117653">
            <w:pPr>
              <w:spacing w:after="120" w:line="240" w:lineRule="auto"/>
              <w:rPr>
                <w:rFonts w:cs="Times New Roman"/>
                <w:szCs w:val="24"/>
              </w:rPr>
            </w:pPr>
            <w:r w:rsidRPr="00C65916">
              <w:rPr>
                <w:rFonts w:cs="Times New Roman"/>
                <w:szCs w:val="24"/>
              </w:rPr>
              <w:t>Extracting the sequence-or</w:t>
            </w:r>
            <w:r w:rsidR="00117653">
              <w:rPr>
                <w:rFonts w:cs="Times New Roman"/>
                <w:szCs w:val="24"/>
              </w:rPr>
              <w:t xml:space="preserve">der information in the PSSM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82</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Bi-gram PSSM (Bi-PSSM)</w:t>
            </w:r>
          </w:p>
        </w:tc>
        <w:tc>
          <w:tcPr>
            <w:tcW w:w="5220" w:type="dxa"/>
          </w:tcPr>
          <w:p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the frequency of the tra</w:t>
            </w:r>
            <w:r w:rsidR="00117653">
              <w:rPr>
                <w:rFonts w:cs="Times New Roman"/>
                <w:szCs w:val="24"/>
              </w:rPr>
              <w:t xml:space="preserve">nsition between amino acids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83</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Auto Covariance PSSM (AC-PSSM)</w:t>
            </w:r>
          </w:p>
        </w:tc>
        <w:tc>
          <w:tcPr>
            <w:tcW w:w="5220" w:type="dxa"/>
          </w:tcPr>
          <w:p w:rsidR="007B0DD3" w:rsidRPr="00C65916" w:rsidRDefault="007B0DD3" w:rsidP="00117653">
            <w:pPr>
              <w:tabs>
                <w:tab w:val="left" w:pos="1290"/>
              </w:tabs>
              <w:spacing w:after="120" w:line="240" w:lineRule="auto"/>
              <w:rPr>
                <w:rFonts w:cs="Times New Roman"/>
                <w:szCs w:val="24"/>
              </w:rPr>
            </w:pPr>
            <w:r w:rsidRPr="00C65916">
              <w:rPr>
                <w:rFonts w:cs="Times New Roman"/>
                <w:szCs w:val="24"/>
              </w:rPr>
              <w:t>Measuring the correlation of the same property between tw</w:t>
            </w:r>
            <w:r w:rsidR="00117653">
              <w:rPr>
                <w:rFonts w:cs="Times New Roman"/>
                <w:szCs w:val="24"/>
              </w:rPr>
              <w:t xml:space="preserve">o residues separated by lag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84</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Pseudo PSSM (</w:t>
            </w:r>
            <w:proofErr w:type="spellStart"/>
            <w:r w:rsidRPr="00C65916">
              <w:rPr>
                <w:rFonts w:cs="Times New Roman"/>
                <w:szCs w:val="24"/>
                <w:shd w:val="clear" w:color="auto" w:fill="F6F8FA"/>
              </w:rPr>
              <w:t>PsePSSM</w:t>
            </w:r>
            <w:proofErr w:type="spellEnd"/>
            <w:r w:rsidRPr="00C65916">
              <w:rPr>
                <w:rFonts w:cs="Times New Roman"/>
                <w:szCs w:val="24"/>
                <w:shd w:val="clear" w:color="auto" w:fill="F6F8FA"/>
              </w:rPr>
              <w:t>)</w:t>
            </w:r>
          </w:p>
        </w:tc>
        <w:tc>
          <w:tcPr>
            <w:tcW w:w="5220" w:type="dxa"/>
          </w:tcPr>
          <w:p w:rsidR="007B0DD3" w:rsidRPr="00C65916" w:rsidRDefault="007B0DD3" w:rsidP="00117653">
            <w:pPr>
              <w:tabs>
                <w:tab w:val="left" w:pos="1290"/>
              </w:tabs>
              <w:spacing w:after="120" w:line="240" w:lineRule="auto"/>
              <w:rPr>
                <w:rFonts w:cs="Times New Roman"/>
                <w:szCs w:val="24"/>
              </w:rPr>
            </w:pPr>
            <w:r w:rsidRPr="00C65916">
              <w:rPr>
                <w:rFonts w:cs="Times New Roman"/>
                <w:szCs w:val="24"/>
              </w:rPr>
              <w:t xml:space="preserve">Calculating the </w:t>
            </w:r>
            <w:proofErr w:type="spellStart"/>
            <w:r w:rsidRPr="00C65916">
              <w:rPr>
                <w:rFonts w:cs="Times New Roman"/>
                <w:szCs w:val="24"/>
              </w:rPr>
              <w:t>PsePSSM</w:t>
            </w:r>
            <w:proofErr w:type="spellEnd"/>
            <w:r w:rsidRPr="00C65916">
              <w:rPr>
                <w:rFonts w:cs="Times New Roman"/>
                <w:szCs w:val="24"/>
              </w:rPr>
              <w:t xml:space="preserve"> feature vector according to the ps</w:t>
            </w:r>
            <w:r w:rsidR="00117653">
              <w:rPr>
                <w:rFonts w:cs="Times New Roman"/>
                <w:szCs w:val="24"/>
              </w:rPr>
              <w:t xml:space="preserve">eudo amino acid composition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85</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AB-PSSM</w:t>
            </w:r>
          </w:p>
        </w:tc>
        <w:tc>
          <w:tcPr>
            <w:tcW w:w="5220" w:type="dxa"/>
          </w:tcPr>
          <w:p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feature vector based o</w:t>
            </w:r>
            <w:r w:rsidR="00117653">
              <w:rPr>
                <w:rFonts w:cs="Times New Roman"/>
                <w:szCs w:val="24"/>
              </w:rPr>
              <w:t xml:space="preserve">n averaged PSSM over blocks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86</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Secondary Structure Composition (SSC)</w:t>
            </w:r>
          </w:p>
        </w:tc>
        <w:tc>
          <w:tcPr>
            <w:tcW w:w="5220" w:type="dxa"/>
          </w:tcPr>
          <w:p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feature based normalized count of frequency of the structural motifs present at the a</w:t>
            </w:r>
            <w:r w:rsidR="00117653">
              <w:rPr>
                <w:rFonts w:cs="Times New Roman"/>
                <w:szCs w:val="24"/>
              </w:rPr>
              <w:t xml:space="preserve">mino-acid residue positions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Accessible Surface Area composition (ASA)</w:t>
            </w:r>
          </w:p>
        </w:tc>
        <w:tc>
          <w:tcPr>
            <w:tcW w:w="5220" w:type="dxa"/>
          </w:tcPr>
          <w:p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feature based on normalized sum</w:t>
            </w:r>
            <w:r w:rsidR="00117653">
              <w:rPr>
                <w:rFonts w:cs="Times New Roman"/>
                <w:szCs w:val="24"/>
              </w:rPr>
              <w:t xml:space="preserve"> of accessible surface area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6F8FA"/>
              </w:rPr>
              <w:lastRenderedPageBreak/>
              <w:t>Torsional Angles Composition (TAC)</w:t>
            </w:r>
          </w:p>
        </w:tc>
        <w:tc>
          <w:tcPr>
            <w:tcW w:w="5220" w:type="dxa"/>
          </w:tcPr>
          <w:p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features based four different types of torsional an</w:t>
            </w:r>
            <w:r w:rsidR="00117653">
              <w:rPr>
                <w:rFonts w:cs="Times New Roman"/>
                <w:szCs w:val="24"/>
              </w:rPr>
              <w:t xml:space="preserve">gles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Torsional Angles bigram (TA-bigram)</w:t>
            </w:r>
          </w:p>
        </w:tc>
        <w:tc>
          <w:tcPr>
            <w:tcW w:w="5220" w:type="dxa"/>
          </w:tcPr>
          <w:p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feature based on the big</w:t>
            </w:r>
            <w:r w:rsidR="00117653">
              <w:rPr>
                <w:rFonts w:cs="Times New Roman"/>
                <w:szCs w:val="24"/>
              </w:rPr>
              <w:t xml:space="preserve">ram of the torsional angles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Structural Probabilities bigram (SP-bigram)</w:t>
            </w:r>
          </w:p>
        </w:tc>
        <w:tc>
          <w:tcPr>
            <w:tcW w:w="5220" w:type="dxa"/>
          </w:tcPr>
          <w:p w:rsidR="007B0DD3" w:rsidRPr="00C65916" w:rsidRDefault="007B0DD3" w:rsidP="007B0DD3">
            <w:pPr>
              <w:tabs>
                <w:tab w:val="left" w:pos="1290"/>
              </w:tabs>
              <w:spacing w:after="120" w:line="240" w:lineRule="auto"/>
              <w:rPr>
                <w:rFonts w:cs="Times New Roman"/>
                <w:szCs w:val="24"/>
              </w:rPr>
            </w:pPr>
            <w:r w:rsidRPr="00C65916">
              <w:rPr>
                <w:rFonts w:cs="Times New Roman"/>
                <w:szCs w:val="24"/>
              </w:rPr>
              <w:t xml:space="preserve">Calculating feature based on structural probabilities for each </w:t>
            </w:r>
            <w:r w:rsidR="00117653">
              <w:rPr>
                <w:rFonts w:cs="Times New Roman"/>
                <w:szCs w:val="24"/>
              </w:rPr>
              <w:t xml:space="preserve">position of amino acid residue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Torsional Angles Auto-Covariance (TAAC)</w:t>
            </w:r>
          </w:p>
        </w:tc>
        <w:tc>
          <w:tcPr>
            <w:tcW w:w="5220" w:type="dxa"/>
          </w:tcPr>
          <w:p w:rsidR="007B0DD3" w:rsidRPr="00C65916" w:rsidRDefault="007B0DD3" w:rsidP="007B0DD3">
            <w:pPr>
              <w:tabs>
                <w:tab w:val="left" w:pos="1290"/>
              </w:tabs>
              <w:spacing w:after="120" w:line="240" w:lineRule="auto"/>
              <w:rPr>
                <w:rFonts w:cs="Times New Roman"/>
                <w:szCs w:val="24"/>
              </w:rPr>
            </w:pPr>
            <w:r w:rsidRPr="00C65916">
              <w:rPr>
                <w:rFonts w:cs="Times New Roman"/>
                <w:szCs w:val="24"/>
              </w:rPr>
              <w:t>Calculating feature from th</w:t>
            </w:r>
            <w:r w:rsidR="00117653">
              <w:rPr>
                <w:rFonts w:cs="Times New Roman"/>
                <w:szCs w:val="24"/>
              </w:rPr>
              <w:t xml:space="preserve">e torsional auto-covariance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Structural Probabilities Auto-Covariance (SPAC)</w:t>
            </w:r>
          </w:p>
        </w:tc>
        <w:tc>
          <w:tcPr>
            <w:tcW w:w="5220" w:type="dxa"/>
          </w:tcPr>
          <w:p w:rsidR="007B0DD3" w:rsidRPr="00C65916" w:rsidRDefault="007B0DD3" w:rsidP="007B0DD3">
            <w:pPr>
              <w:tabs>
                <w:tab w:val="left" w:pos="1290"/>
              </w:tabs>
              <w:spacing w:after="120" w:line="240" w:lineRule="auto"/>
              <w:rPr>
                <w:rFonts w:cs="Times New Roman"/>
                <w:szCs w:val="24"/>
              </w:rPr>
            </w:pPr>
            <w:r w:rsidRPr="00C65916">
              <w:rPr>
                <w:rFonts w:cs="Times New Roman"/>
                <w:szCs w:val="24"/>
              </w:rPr>
              <w:t>Calculating feature from t</w:t>
            </w:r>
            <w:r w:rsidR="00117653">
              <w:rPr>
                <w:rFonts w:cs="Times New Roman"/>
                <w:szCs w:val="24"/>
              </w:rPr>
              <w:t xml:space="preserve">he structural probabilities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bl>
    <w:p w:rsidR="007B0DD3" w:rsidRPr="00C65916" w:rsidRDefault="007B0DD3" w:rsidP="007B0DD3">
      <w:pPr>
        <w:spacing w:line="300" w:lineRule="auto"/>
        <w:ind w:right="480"/>
        <w:rPr>
          <w:rFonts w:cs="Times New Roman"/>
          <w:szCs w:val="24"/>
        </w:rPr>
      </w:pPr>
    </w:p>
    <w:p w:rsidR="007B0DD3" w:rsidRPr="00C65916" w:rsidRDefault="007B0DD3" w:rsidP="007B0DD3">
      <w:pPr>
        <w:pStyle w:val="Heading3"/>
        <w:rPr>
          <w:rFonts w:cs="Times New Roman"/>
        </w:rPr>
      </w:pPr>
      <w:bookmarkStart w:id="123" w:name="_Toc22586967"/>
      <w:r w:rsidRPr="00C65916">
        <w:rPr>
          <w:rFonts w:cs="Times New Roman"/>
        </w:rPr>
        <w:t>2.2.2 Feature Selection and Dimensionality Reduction</w:t>
      </w:r>
      <w:bookmarkEnd w:id="123"/>
    </w:p>
    <w:p w:rsidR="007B0DD3" w:rsidRPr="00C65916" w:rsidRDefault="007B0DD3" w:rsidP="007B0DD3">
      <w:pPr>
        <w:rPr>
          <w:rFonts w:cs="Times New Roman"/>
          <w:szCs w:val="24"/>
        </w:rPr>
      </w:pPr>
      <w:r w:rsidRPr="00C65916">
        <w:rPr>
          <w:rFonts w:cs="Times New Roman"/>
          <w:szCs w:val="24"/>
        </w:rPr>
        <w:tab/>
      </w:r>
      <w:r w:rsidR="00F05201">
        <w:rPr>
          <w:rFonts w:hint="eastAsia"/>
        </w:rPr>
        <w:t>The</w:t>
      </w:r>
      <w:r w:rsidR="00F05201">
        <w:t xml:space="preserve"> </w:t>
      </w:r>
      <w:r w:rsidR="00F05201" w:rsidRPr="00C65916">
        <w:rPr>
          <w:rFonts w:cs="Times New Roman"/>
          <w:szCs w:val="24"/>
        </w:rPr>
        <w:t xml:space="preserve">dimension of feature vectors after feature extraction could be extremely high. Take </w:t>
      </w:r>
      <w:r w:rsidR="00F05201">
        <w:rPr>
          <w:rFonts w:cs="Times New Roman"/>
          <w:szCs w:val="24"/>
        </w:rPr>
        <w:t xml:space="preserve">the </w:t>
      </w:r>
      <w:r w:rsidR="00F05201" w:rsidRPr="00C65916">
        <w:rPr>
          <w:rFonts w:cs="Times New Roman"/>
          <w:szCs w:val="24"/>
        </w:rPr>
        <w:t>composition of k-spaced amino acid pairs (CKSAAP) for example, when the parameter</w:t>
      </w:r>
      <w:r w:rsidR="00F05201" w:rsidRPr="00C65916">
        <w:rPr>
          <w:rFonts w:cs="Times New Roman"/>
          <w:position w:val="-10"/>
          <w:szCs w:val="24"/>
        </w:rPr>
        <w:object w:dxaOrig="499" w:dyaOrig="279">
          <v:shape id="_x0000_i1030" type="#_x0000_t75" style="width:25.5pt;height:15pt" o:ole="">
            <v:imagedata r:id="rId22" o:title=""/>
          </v:shape>
          <o:OLEObject Type="Embed" ProgID="Equation.DSMT4" ShapeID="_x0000_i1030" DrawAspect="Content" ObjectID="_1634997409" r:id="rId23"/>
        </w:object>
      </w:r>
      <w:r w:rsidR="00F05201" w:rsidRPr="00C65916">
        <w:rPr>
          <w:rFonts w:cs="Times New Roman"/>
          <w:szCs w:val="24"/>
        </w:rPr>
        <w:t>, the size of dimension could be 1200. At the same time, autocorrelation descriptor</w:t>
      </w:r>
      <w:r w:rsidR="00F05201">
        <w:rPr>
          <w:rFonts w:cs="Times New Roman"/>
          <w:szCs w:val="24"/>
        </w:rPr>
        <w:t>s</w:t>
      </w:r>
      <w:r w:rsidR="00F05201" w:rsidRPr="00C65916">
        <w:rPr>
          <w:rFonts w:cs="Times New Roman"/>
          <w:szCs w:val="24"/>
        </w:rPr>
        <w:t xml:space="preserve"> using physicochemical properties to extract sequence information</w:t>
      </w:r>
      <w:r w:rsidR="00F05201">
        <w:rPr>
          <w:rFonts w:cs="Times New Roman"/>
          <w:szCs w:val="24"/>
        </w:rPr>
        <w:t>. T</w:t>
      </w:r>
      <w:r w:rsidR="00F05201" w:rsidRPr="00C65916">
        <w:rPr>
          <w:rFonts w:cs="Times New Roman"/>
          <w:szCs w:val="24"/>
        </w:rPr>
        <w:t xml:space="preserve">he </w:t>
      </w:r>
      <w:proofErr w:type="spellStart"/>
      <w:r w:rsidR="00F05201" w:rsidRPr="00C65916">
        <w:rPr>
          <w:rFonts w:cs="Times New Roman"/>
          <w:szCs w:val="24"/>
        </w:rPr>
        <w:t>AAindex</w:t>
      </w:r>
      <w:proofErr w:type="spellEnd"/>
      <w:r w:rsidR="00F05201" w:rsidRPr="00C65916">
        <w:rPr>
          <w:rFonts w:cs="Times New Roman"/>
          <w:szCs w:val="24"/>
        </w:rPr>
        <w:t xml:space="preserve"> database contains 554 physicochemical properties.</w:t>
      </w:r>
      <w:r w:rsidR="00F05201">
        <w:rPr>
          <w:rFonts w:cs="Times New Roman"/>
          <w:szCs w:val="24"/>
        </w:rPr>
        <w:t xml:space="preserve"> </w:t>
      </w:r>
      <w:r w:rsidR="00F05201" w:rsidRPr="00C65916">
        <w:rPr>
          <w:rFonts w:cs="Times New Roman"/>
          <w:szCs w:val="24"/>
        </w:rPr>
        <w:t>Therefore, ALLFEATURE integrated</w:t>
      </w:r>
      <w:r w:rsidR="00F05201">
        <w:rPr>
          <w:rFonts w:cs="Times New Roman"/>
          <w:szCs w:val="24"/>
        </w:rPr>
        <w:t xml:space="preserve"> </w:t>
      </w:r>
      <w:r w:rsidR="00F05201" w:rsidRPr="00C65916">
        <w:rPr>
          <w:rFonts w:cs="Times New Roman"/>
          <w:szCs w:val="24"/>
        </w:rPr>
        <w:t>step</w:t>
      </w:r>
      <w:r w:rsidR="00F05201">
        <w:rPr>
          <w:rFonts w:cs="Times New Roman"/>
          <w:szCs w:val="24"/>
        </w:rPr>
        <w:t>s</w:t>
      </w:r>
      <w:r w:rsidR="00F05201" w:rsidRPr="00C65916">
        <w:rPr>
          <w:rFonts w:cs="Times New Roman"/>
          <w:szCs w:val="24"/>
        </w:rPr>
        <w:t xml:space="preserve"> of feature selection and dimensionality reduction</w:t>
      </w:r>
      <w:r w:rsidR="00F05201">
        <w:rPr>
          <w:rFonts w:cs="Times New Roman"/>
          <w:szCs w:val="24"/>
        </w:rPr>
        <w:t xml:space="preserve">, </w:t>
      </w:r>
      <w:r w:rsidR="00F05201" w:rsidRPr="000E3B66">
        <w:rPr>
          <w:rFonts w:cs="Times New Roman"/>
          <w:b/>
          <w:bCs/>
          <w:szCs w:val="24"/>
        </w:rPr>
        <w:t xml:space="preserve">Table </w:t>
      </w:r>
      <w:r w:rsidR="00F05201">
        <w:rPr>
          <w:rFonts w:cs="Times New Roman"/>
          <w:b/>
          <w:bCs/>
          <w:szCs w:val="24"/>
        </w:rPr>
        <w:t>3</w:t>
      </w:r>
      <w:r w:rsidR="00F05201" w:rsidRPr="00C65916">
        <w:rPr>
          <w:rFonts w:cs="Times New Roman"/>
          <w:szCs w:val="24"/>
        </w:rPr>
        <w:t xml:space="preserve">. </w:t>
      </w:r>
    </w:p>
    <w:p w:rsidR="007B0DD3" w:rsidRPr="00C65916" w:rsidRDefault="007B0DD3" w:rsidP="00847B4C">
      <w:pPr>
        <w:pStyle w:val="Caption"/>
        <w:jc w:val="center"/>
        <w:rPr>
          <w:rFonts w:ascii="Times New Roman" w:hAnsi="Times New Roman" w:cs="Times New Roman"/>
          <w:i w:val="0"/>
          <w:color w:val="000000" w:themeColor="text1"/>
          <w:sz w:val="24"/>
          <w:szCs w:val="24"/>
        </w:rPr>
      </w:pPr>
      <w:bookmarkStart w:id="124" w:name="_Toc22579781"/>
      <w:bookmarkStart w:id="125" w:name="_Hlk20697685"/>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sidRPr="00C65916">
        <w:rPr>
          <w:rFonts w:ascii="Times New Roman" w:hAnsi="Times New Roman" w:cs="Times New Roman"/>
          <w:i w:val="0"/>
          <w:noProof/>
          <w:color w:val="000000" w:themeColor="text1"/>
          <w:sz w:val="24"/>
          <w:szCs w:val="24"/>
        </w:rPr>
        <w:t>3</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sidRPr="00C65916">
        <w:rPr>
          <w:rFonts w:ascii="Times New Roman" w:hAnsi="Times New Roman" w:cs="Times New Roman"/>
          <w:i w:val="0"/>
          <w:color w:val="000000" w:themeColor="text1"/>
          <w:sz w:val="24"/>
          <w:szCs w:val="24"/>
        </w:rPr>
        <w:t xml:space="preserve">Feature </w:t>
      </w:r>
      <w:r w:rsidR="00A118E9">
        <w:rPr>
          <w:rFonts w:ascii="Times New Roman" w:hAnsi="Times New Roman" w:cs="Times New Roman"/>
          <w:i w:val="0"/>
          <w:color w:val="000000" w:themeColor="text1"/>
          <w:sz w:val="24"/>
          <w:szCs w:val="24"/>
        </w:rPr>
        <w:t>s</w:t>
      </w:r>
      <w:r w:rsidRPr="00C65916">
        <w:rPr>
          <w:rFonts w:ascii="Times New Roman" w:hAnsi="Times New Roman" w:cs="Times New Roman"/>
          <w:i w:val="0"/>
          <w:color w:val="000000" w:themeColor="text1"/>
          <w:sz w:val="24"/>
          <w:szCs w:val="24"/>
        </w:rPr>
        <w:t xml:space="preserve">election and </w:t>
      </w:r>
      <w:r w:rsidR="00A118E9">
        <w:rPr>
          <w:rFonts w:ascii="Times New Roman" w:hAnsi="Times New Roman" w:cs="Times New Roman"/>
          <w:i w:val="0"/>
          <w:color w:val="000000" w:themeColor="text1"/>
          <w:sz w:val="24"/>
          <w:szCs w:val="24"/>
        </w:rPr>
        <w:t>d</w:t>
      </w:r>
      <w:r w:rsidRPr="00C65916">
        <w:rPr>
          <w:rFonts w:ascii="Times New Roman" w:hAnsi="Times New Roman" w:cs="Times New Roman"/>
          <w:i w:val="0"/>
          <w:color w:val="000000" w:themeColor="text1"/>
          <w:sz w:val="24"/>
          <w:szCs w:val="24"/>
        </w:rPr>
        <w:t xml:space="preserve">imensionality </w:t>
      </w:r>
      <w:r w:rsidR="00A118E9">
        <w:rPr>
          <w:rFonts w:ascii="Times New Roman" w:hAnsi="Times New Roman" w:cs="Times New Roman"/>
          <w:i w:val="0"/>
          <w:color w:val="000000" w:themeColor="text1"/>
          <w:sz w:val="24"/>
          <w:szCs w:val="24"/>
        </w:rPr>
        <w:t>r</w:t>
      </w:r>
      <w:r w:rsidRPr="00C65916">
        <w:rPr>
          <w:rFonts w:ascii="Times New Roman" w:hAnsi="Times New Roman" w:cs="Times New Roman"/>
          <w:i w:val="0"/>
          <w:color w:val="000000" w:themeColor="text1"/>
          <w:sz w:val="24"/>
          <w:szCs w:val="24"/>
        </w:rPr>
        <w:t xml:space="preserve">eduction </w:t>
      </w:r>
      <w:r w:rsidR="00A118E9">
        <w:rPr>
          <w:rFonts w:ascii="Times New Roman" w:hAnsi="Times New Roman" w:cs="Times New Roman"/>
          <w:i w:val="0"/>
          <w:color w:val="000000" w:themeColor="text1"/>
          <w:sz w:val="24"/>
          <w:szCs w:val="24"/>
        </w:rPr>
        <w:t>m</w:t>
      </w:r>
      <w:r w:rsidRPr="00C65916">
        <w:rPr>
          <w:rFonts w:ascii="Times New Roman" w:hAnsi="Times New Roman" w:cs="Times New Roman"/>
          <w:i w:val="0"/>
          <w:color w:val="000000" w:themeColor="text1"/>
          <w:sz w:val="24"/>
          <w:szCs w:val="24"/>
        </w:rPr>
        <w:t>ethods</w:t>
      </w:r>
      <w:bookmarkEnd w:id="124"/>
    </w:p>
    <w:tbl>
      <w:tblPr>
        <w:tblW w:w="8786"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170"/>
        <w:gridCol w:w="46"/>
        <w:gridCol w:w="2654"/>
        <w:gridCol w:w="1890"/>
        <w:gridCol w:w="3026"/>
      </w:tblGrid>
      <w:tr w:rsidR="007B0DD3" w:rsidRPr="00C65916" w:rsidTr="00A839C0">
        <w:trPr>
          <w:trHeight w:val="335"/>
          <w:jc w:val="center"/>
        </w:trPr>
        <w:tc>
          <w:tcPr>
            <w:tcW w:w="1170" w:type="dxa"/>
          </w:tcPr>
          <w:p w:rsidR="007B0DD3" w:rsidRPr="00C65916" w:rsidRDefault="007B0DD3" w:rsidP="00A839C0">
            <w:pPr>
              <w:spacing w:after="120" w:line="240" w:lineRule="auto"/>
              <w:rPr>
                <w:rFonts w:cs="Times New Roman"/>
                <w:b/>
                <w:szCs w:val="24"/>
              </w:rPr>
            </w:pPr>
            <w:r w:rsidRPr="00C65916">
              <w:rPr>
                <w:rFonts w:cs="Times New Roman"/>
                <w:b/>
                <w:szCs w:val="24"/>
              </w:rPr>
              <w:t>Feature Selection Method</w:t>
            </w:r>
          </w:p>
        </w:tc>
        <w:tc>
          <w:tcPr>
            <w:tcW w:w="2700" w:type="dxa"/>
            <w:gridSpan w:val="2"/>
          </w:tcPr>
          <w:p w:rsidR="007B0DD3" w:rsidRPr="00C65916" w:rsidRDefault="007B0DD3" w:rsidP="00A839C0">
            <w:pPr>
              <w:spacing w:after="120" w:line="240" w:lineRule="auto"/>
              <w:rPr>
                <w:rFonts w:cs="Times New Roman"/>
                <w:b/>
                <w:szCs w:val="24"/>
              </w:rPr>
            </w:pPr>
            <w:r w:rsidRPr="00C65916">
              <w:rPr>
                <w:rFonts w:cs="Times New Roman"/>
                <w:b/>
                <w:szCs w:val="24"/>
              </w:rPr>
              <w:t>Description</w:t>
            </w:r>
          </w:p>
        </w:tc>
        <w:tc>
          <w:tcPr>
            <w:tcW w:w="1890" w:type="dxa"/>
          </w:tcPr>
          <w:p w:rsidR="007B0DD3" w:rsidRPr="00C65916" w:rsidRDefault="007B0DD3" w:rsidP="00A839C0">
            <w:pPr>
              <w:spacing w:after="120" w:line="240" w:lineRule="auto"/>
              <w:rPr>
                <w:rFonts w:cs="Times New Roman"/>
                <w:b/>
                <w:szCs w:val="24"/>
              </w:rPr>
            </w:pPr>
            <w:r w:rsidRPr="00C65916">
              <w:rPr>
                <w:rFonts w:cs="Times New Roman"/>
                <w:b/>
                <w:szCs w:val="24"/>
              </w:rPr>
              <w:t>Dimensionality Reduction Method</w:t>
            </w:r>
          </w:p>
        </w:tc>
        <w:tc>
          <w:tcPr>
            <w:tcW w:w="3026" w:type="dxa"/>
          </w:tcPr>
          <w:p w:rsidR="007B0DD3" w:rsidRPr="00C65916" w:rsidRDefault="007B0DD3" w:rsidP="00A839C0">
            <w:pPr>
              <w:spacing w:after="120" w:line="240" w:lineRule="auto"/>
              <w:rPr>
                <w:rFonts w:cs="Times New Roman"/>
                <w:b/>
                <w:szCs w:val="24"/>
              </w:rPr>
            </w:pPr>
            <w:r w:rsidRPr="00C65916">
              <w:rPr>
                <w:rFonts w:cs="Times New Roman"/>
                <w:b/>
                <w:szCs w:val="24"/>
              </w:rPr>
              <w:t>Description</w:t>
            </w:r>
          </w:p>
        </w:tc>
      </w:tr>
      <w:tr w:rsidR="007B0DD3" w:rsidRPr="00C65916" w:rsidTr="007B0DD3">
        <w:trPr>
          <w:trHeight w:val="335"/>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rPr>
              <w:t>Lasso</w:t>
            </w:r>
          </w:p>
        </w:tc>
        <w:tc>
          <w:tcPr>
            <w:tcW w:w="2654" w:type="dxa"/>
          </w:tcPr>
          <w:p w:rsidR="007B0DD3" w:rsidRPr="00C65916" w:rsidRDefault="007B0DD3" w:rsidP="00117653">
            <w:pPr>
              <w:spacing w:after="120" w:line="240" w:lineRule="auto"/>
              <w:rPr>
                <w:rFonts w:cs="Times New Roman"/>
                <w:szCs w:val="24"/>
              </w:rPr>
            </w:pPr>
            <w:r w:rsidRPr="00C65916">
              <w:rPr>
                <w:rFonts w:cs="Times New Roman"/>
                <w:szCs w:val="24"/>
              </w:rPr>
              <w:t>Using Lasso liner model to</w:t>
            </w:r>
            <w:r w:rsidR="00117653">
              <w:rPr>
                <w:rFonts w:cs="Times New Roman"/>
                <w:szCs w:val="24"/>
              </w:rPr>
              <w:t xml:space="preserve"> recursively eliminate features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31, 88</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K-means</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 xml:space="preserve">Clustering data by separating samples in </w:t>
            </w:r>
            <w:r w:rsidR="00920757">
              <w:rPr>
                <w:rFonts w:cs="Times New Roman"/>
                <w:szCs w:val="24"/>
              </w:rPr>
              <w:t xml:space="preserve">n groups of equal variances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34</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338"/>
          <w:jc w:val="center"/>
        </w:trPr>
        <w:tc>
          <w:tcPr>
            <w:tcW w:w="1216" w:type="dxa"/>
            <w:gridSpan w:val="2"/>
          </w:tcPr>
          <w:p w:rsidR="007B0DD3" w:rsidRPr="00C65916" w:rsidRDefault="007B0DD3" w:rsidP="007B0DD3">
            <w:pPr>
              <w:spacing w:after="120" w:line="240" w:lineRule="auto"/>
              <w:rPr>
                <w:rFonts w:cs="Times New Roman"/>
                <w:szCs w:val="24"/>
              </w:rPr>
            </w:pPr>
            <w:proofErr w:type="spellStart"/>
            <w:r w:rsidRPr="00C65916">
              <w:rPr>
                <w:rFonts w:cs="Times New Roman"/>
                <w:szCs w:val="24"/>
              </w:rPr>
              <w:t>ElasticNet</w:t>
            </w:r>
            <w:proofErr w:type="spellEnd"/>
          </w:p>
        </w:tc>
        <w:tc>
          <w:tcPr>
            <w:tcW w:w="2654" w:type="dxa"/>
          </w:tcPr>
          <w:p w:rsidR="007B0DD3" w:rsidRPr="00C65916" w:rsidRDefault="007B0DD3" w:rsidP="00117653">
            <w:pPr>
              <w:spacing w:after="120" w:line="240" w:lineRule="auto"/>
              <w:rPr>
                <w:rFonts w:cs="Times New Roman"/>
                <w:szCs w:val="24"/>
              </w:rPr>
            </w:pPr>
            <w:r w:rsidRPr="00C65916">
              <w:rPr>
                <w:rFonts w:cs="Times New Roman"/>
                <w:szCs w:val="24"/>
              </w:rPr>
              <w:t xml:space="preserve">Using </w:t>
            </w:r>
            <w:proofErr w:type="spellStart"/>
            <w:r w:rsidRPr="00C65916">
              <w:rPr>
                <w:rFonts w:cs="Times New Roman"/>
                <w:szCs w:val="24"/>
              </w:rPr>
              <w:t>ElasticNet</w:t>
            </w:r>
            <w:proofErr w:type="spellEnd"/>
            <w:r w:rsidRPr="00C65916">
              <w:rPr>
                <w:rFonts w:cs="Times New Roman"/>
                <w:szCs w:val="24"/>
              </w:rPr>
              <w:t xml:space="preserve"> model to rec</w:t>
            </w:r>
            <w:r w:rsidR="00117653">
              <w:rPr>
                <w:rFonts w:cs="Times New Roman"/>
                <w:szCs w:val="24"/>
              </w:rPr>
              <w:t xml:space="preserve">ursively eliminate features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89</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rPr>
              <w:t>T-SNE</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Visual</w:t>
            </w:r>
            <w:r w:rsidR="00920757">
              <w:rPr>
                <w:rFonts w:cs="Times New Roman"/>
                <w:szCs w:val="24"/>
              </w:rPr>
              <w:t xml:space="preserve">izing high-dimensional data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36</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527"/>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rPr>
              <w:t>L1-SVM</w:t>
            </w:r>
          </w:p>
        </w:tc>
        <w:tc>
          <w:tcPr>
            <w:tcW w:w="2654" w:type="dxa"/>
          </w:tcPr>
          <w:p w:rsidR="007B0DD3" w:rsidRPr="00C65916" w:rsidRDefault="007B0DD3" w:rsidP="00117653">
            <w:pPr>
              <w:spacing w:after="120" w:line="240" w:lineRule="auto"/>
              <w:rPr>
                <w:rFonts w:cs="Times New Roman"/>
                <w:szCs w:val="24"/>
              </w:rPr>
            </w:pPr>
            <w:r w:rsidRPr="00C65916">
              <w:rPr>
                <w:rFonts w:cs="Times New Roman"/>
                <w:szCs w:val="24"/>
              </w:rPr>
              <w:t xml:space="preserve">Using SVM with L1 penalty model to recursively </w:t>
            </w:r>
            <w:r w:rsidR="00117653">
              <w:rPr>
                <w:rFonts w:cs="Times New Roman"/>
                <w:szCs w:val="24"/>
              </w:rPr>
              <w:t xml:space="preserve">eliminate features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90</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Principal Component Analysis (PCA)</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Linear dimensionality reduction using s</w:t>
            </w:r>
            <w:r w:rsidR="00920757">
              <w:rPr>
                <w:rFonts w:cs="Times New Roman"/>
                <w:szCs w:val="24"/>
              </w:rPr>
              <w:t xml:space="preserve">ingular value decomposition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35</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810"/>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rPr>
              <w:lastRenderedPageBreak/>
              <w:t>CHI2</w:t>
            </w:r>
          </w:p>
        </w:tc>
        <w:tc>
          <w:tcPr>
            <w:tcW w:w="2654" w:type="dxa"/>
          </w:tcPr>
          <w:p w:rsidR="007B0DD3" w:rsidRPr="00C65916" w:rsidRDefault="007B0DD3" w:rsidP="00117653">
            <w:pPr>
              <w:spacing w:after="120" w:line="240" w:lineRule="auto"/>
              <w:rPr>
                <w:rFonts w:cs="Times New Roman"/>
                <w:szCs w:val="24"/>
              </w:rPr>
            </w:pPr>
            <w:r w:rsidRPr="00C65916">
              <w:rPr>
                <w:rFonts w:cs="Times New Roman"/>
                <w:szCs w:val="24"/>
              </w:rPr>
              <w:t xml:space="preserve">Retrieving best features based on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00117653">
              <w:rPr>
                <w:rFonts w:cs="Times New Roman"/>
                <w:szCs w:val="24"/>
              </w:rPr>
              <w:t xml:space="preserve"> test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91</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Kernel PCA (KPCA)</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Non-linear dimensionality reduc</w:t>
            </w:r>
            <w:r w:rsidR="00920757">
              <w:rPr>
                <w:rFonts w:cs="Times New Roman"/>
                <w:szCs w:val="24"/>
              </w:rPr>
              <w:t xml:space="preserve">tion through use of kernels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35</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680"/>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rPr>
              <w:t>Pearson Correlation (PC)</w:t>
            </w:r>
          </w:p>
        </w:tc>
        <w:tc>
          <w:tcPr>
            <w:tcW w:w="2654" w:type="dxa"/>
          </w:tcPr>
          <w:p w:rsidR="007B0DD3" w:rsidRPr="00C65916" w:rsidRDefault="007B0DD3" w:rsidP="00117653">
            <w:pPr>
              <w:spacing w:after="120" w:line="240" w:lineRule="auto"/>
              <w:rPr>
                <w:rFonts w:cs="Times New Roman"/>
                <w:szCs w:val="24"/>
              </w:rPr>
            </w:pPr>
            <w:r w:rsidRPr="00C65916">
              <w:rPr>
                <w:rFonts w:cs="Times New Roman"/>
                <w:szCs w:val="24"/>
              </w:rPr>
              <w:t>Retrieving best features b</w:t>
            </w:r>
            <w:r w:rsidR="00117653">
              <w:rPr>
                <w:rFonts w:cs="Times New Roman"/>
                <w:szCs w:val="24"/>
              </w:rPr>
              <w:t xml:space="preserve">ased on Pearson correlation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32</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Locally linear embedding (LLE)</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 xml:space="preserve">Reducing projection of data which preserves distances </w:t>
            </w:r>
            <w:r w:rsidR="00920757">
              <w:rPr>
                <w:rFonts w:cs="Times New Roman"/>
                <w:szCs w:val="24"/>
              </w:rPr>
              <w:t xml:space="preserve">within local neighborhoods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105</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rPr>
            </w:pPr>
            <w:proofErr w:type="spellStart"/>
            <w:r w:rsidRPr="00C65916">
              <w:rPr>
                <w:rFonts w:cs="Times New Roman"/>
                <w:szCs w:val="24"/>
              </w:rPr>
              <w:t>ExtraTree</w:t>
            </w:r>
            <w:proofErr w:type="spellEnd"/>
          </w:p>
        </w:tc>
        <w:tc>
          <w:tcPr>
            <w:tcW w:w="2654" w:type="dxa"/>
          </w:tcPr>
          <w:p w:rsidR="007B0DD3" w:rsidRPr="00C65916" w:rsidRDefault="007B0DD3" w:rsidP="00117653">
            <w:pPr>
              <w:spacing w:after="120" w:line="240" w:lineRule="auto"/>
              <w:rPr>
                <w:rFonts w:cs="Times New Roman"/>
                <w:szCs w:val="24"/>
              </w:rPr>
            </w:pPr>
            <w:r w:rsidRPr="00C65916">
              <w:rPr>
                <w:rFonts w:cs="Times New Roman"/>
                <w:szCs w:val="24"/>
              </w:rPr>
              <w:t xml:space="preserve">Using </w:t>
            </w:r>
            <w:proofErr w:type="spellStart"/>
            <w:r w:rsidRPr="00C65916">
              <w:rPr>
                <w:rFonts w:cs="Times New Roman"/>
                <w:szCs w:val="24"/>
              </w:rPr>
              <w:t>ExtraTree</w:t>
            </w:r>
            <w:proofErr w:type="spellEnd"/>
            <w:r w:rsidRPr="00C65916">
              <w:rPr>
                <w:rFonts w:cs="Times New Roman"/>
                <w:szCs w:val="24"/>
              </w:rPr>
              <w:t xml:space="preserve"> model to rec</w:t>
            </w:r>
            <w:r w:rsidR="00117653">
              <w:rPr>
                <w:rFonts w:cs="Times New Roman"/>
                <w:szCs w:val="24"/>
              </w:rPr>
              <w:t xml:space="preserve">ursively eliminate features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92</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Truncated Singular Value Decomposition (TSVD)</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Linear dimensionality reduction by means of truncated si</w:t>
            </w:r>
            <w:r w:rsidR="00920757">
              <w:rPr>
                <w:rFonts w:cs="Times New Roman"/>
                <w:szCs w:val="24"/>
              </w:rPr>
              <w:t xml:space="preserve">ngular value decomposition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106</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rPr>
            </w:pPr>
            <w:proofErr w:type="spellStart"/>
            <w:r w:rsidRPr="00C65916">
              <w:rPr>
                <w:rFonts w:cs="Times New Roman"/>
                <w:szCs w:val="24"/>
              </w:rPr>
              <w:t>xgBosst</w:t>
            </w:r>
            <w:proofErr w:type="spellEnd"/>
          </w:p>
        </w:tc>
        <w:tc>
          <w:tcPr>
            <w:tcW w:w="2654" w:type="dxa"/>
          </w:tcPr>
          <w:p w:rsidR="007B0DD3" w:rsidRPr="00C65916" w:rsidRDefault="007B0DD3" w:rsidP="00117653">
            <w:pPr>
              <w:spacing w:after="120" w:line="240" w:lineRule="auto"/>
              <w:rPr>
                <w:rFonts w:cs="Times New Roman"/>
                <w:szCs w:val="24"/>
              </w:rPr>
            </w:pPr>
            <w:r w:rsidRPr="00C65916">
              <w:rPr>
                <w:rFonts w:cs="Times New Roman"/>
                <w:szCs w:val="24"/>
              </w:rPr>
              <w:t xml:space="preserve">Using </w:t>
            </w:r>
            <w:proofErr w:type="spellStart"/>
            <w:r w:rsidRPr="00C65916">
              <w:rPr>
                <w:rFonts w:cs="Times New Roman"/>
                <w:szCs w:val="24"/>
              </w:rPr>
              <w:t>xgBoost</w:t>
            </w:r>
            <w:proofErr w:type="spellEnd"/>
            <w:r w:rsidRPr="00C65916">
              <w:rPr>
                <w:rFonts w:cs="Times New Roman"/>
                <w:szCs w:val="24"/>
              </w:rPr>
              <w:t xml:space="preserve"> model to recursi</w:t>
            </w:r>
            <w:r w:rsidR="00117653">
              <w:rPr>
                <w:rFonts w:cs="Times New Roman"/>
                <w:szCs w:val="24"/>
              </w:rPr>
              <w:t xml:space="preserve">vely eliminate features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93</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Non-negative matrix factorization (NMF)</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Reducing dimension by finding</w:t>
            </w:r>
            <w:r w:rsidR="00920757">
              <w:rPr>
                <w:rFonts w:cs="Times New Roman"/>
                <w:szCs w:val="24"/>
              </w:rPr>
              <w:t xml:space="preserve"> two non-negative matrix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107</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rPr>
              <w:t>SVM-RFE</w:t>
            </w:r>
          </w:p>
        </w:tc>
        <w:tc>
          <w:tcPr>
            <w:tcW w:w="2654" w:type="dxa"/>
          </w:tcPr>
          <w:p w:rsidR="007B0DD3" w:rsidRPr="00C65916" w:rsidRDefault="007B0DD3" w:rsidP="00920757">
            <w:pPr>
              <w:spacing w:after="120" w:line="240" w:lineRule="auto"/>
              <w:rPr>
                <w:rFonts w:cs="Times New Roman"/>
                <w:szCs w:val="24"/>
              </w:rPr>
            </w:pPr>
            <w:r w:rsidRPr="00C65916">
              <w:rPr>
                <w:rFonts w:cs="Times New Roman"/>
                <w:szCs w:val="24"/>
              </w:rPr>
              <w:t>Using linear SVM model to recursiv</w:t>
            </w:r>
            <w:r w:rsidR="00920757">
              <w:rPr>
                <w:rFonts w:cs="Times New Roman"/>
                <w:szCs w:val="24"/>
              </w:rPr>
              <w:t xml:space="preserve">ely eliminate features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100</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Multi-dimensional Scaling (MDS)</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Reducing dimension by modeling data as dist</w:t>
            </w:r>
            <w:r w:rsidR="00920757">
              <w:rPr>
                <w:rFonts w:cs="Times New Roman"/>
                <w:szCs w:val="24"/>
              </w:rPr>
              <w:t xml:space="preserve">ances in a geometric space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108</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LOG-RFE</w:t>
            </w:r>
          </w:p>
        </w:tc>
        <w:tc>
          <w:tcPr>
            <w:tcW w:w="2654" w:type="dxa"/>
          </w:tcPr>
          <w:p w:rsidR="007B0DD3" w:rsidRPr="00C65916" w:rsidRDefault="007B0DD3" w:rsidP="00920757">
            <w:pPr>
              <w:spacing w:after="120" w:line="240" w:lineRule="auto"/>
              <w:rPr>
                <w:rFonts w:cs="Times New Roman"/>
                <w:szCs w:val="24"/>
              </w:rPr>
            </w:pPr>
            <w:r w:rsidRPr="00C65916">
              <w:rPr>
                <w:rFonts w:cs="Times New Roman"/>
                <w:szCs w:val="24"/>
              </w:rPr>
              <w:t>Using Logistic Regression model to rec</w:t>
            </w:r>
            <w:r w:rsidR="00920757">
              <w:rPr>
                <w:rFonts w:cs="Times New Roman"/>
                <w:szCs w:val="24"/>
              </w:rPr>
              <w:t xml:space="preserve">ursively eliminate features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94</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Independent Component Analysis (ICA)</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Reducing dimension by finding compone</w:t>
            </w:r>
            <w:r w:rsidR="00920757">
              <w:rPr>
                <w:rFonts w:cs="Times New Roman"/>
                <w:szCs w:val="24"/>
              </w:rPr>
              <w:t xml:space="preserve">nts with some sparsity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109</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Mutual Information (MI)</w:t>
            </w:r>
          </w:p>
        </w:tc>
        <w:tc>
          <w:tcPr>
            <w:tcW w:w="2654" w:type="dxa"/>
          </w:tcPr>
          <w:p w:rsidR="007B0DD3" w:rsidRPr="00C65916" w:rsidRDefault="007B0DD3" w:rsidP="00920757">
            <w:pPr>
              <w:spacing w:after="120" w:line="240" w:lineRule="auto"/>
              <w:rPr>
                <w:rFonts w:cs="Times New Roman"/>
                <w:szCs w:val="24"/>
              </w:rPr>
            </w:pPr>
            <w:r w:rsidRPr="00C65916">
              <w:rPr>
                <w:rFonts w:cs="Times New Roman"/>
                <w:szCs w:val="24"/>
              </w:rPr>
              <w:t>Retrieving best featur</w:t>
            </w:r>
            <w:r w:rsidR="00920757">
              <w:rPr>
                <w:rFonts w:cs="Times New Roman"/>
                <w:szCs w:val="24"/>
              </w:rPr>
              <w:t xml:space="preserve">es based mutual information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95</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Factor Analysis (FA)</w:t>
            </w:r>
          </w:p>
        </w:tc>
        <w:tc>
          <w:tcPr>
            <w:tcW w:w="3026" w:type="dxa"/>
          </w:tcPr>
          <w:p w:rsidR="007B0DD3" w:rsidRPr="00C65916" w:rsidRDefault="007B0DD3" w:rsidP="00B23D5C">
            <w:pPr>
              <w:spacing w:after="120" w:line="240" w:lineRule="auto"/>
              <w:rPr>
                <w:rFonts w:cs="Times New Roman"/>
                <w:szCs w:val="24"/>
              </w:rPr>
            </w:pPr>
            <w:r w:rsidRPr="00C65916">
              <w:rPr>
                <w:rFonts w:cs="Times New Roman"/>
                <w:szCs w:val="24"/>
              </w:rPr>
              <w:t>Reducing dimension by performing a m</w:t>
            </w:r>
            <w:r w:rsidR="00B23D5C">
              <w:rPr>
                <w:rFonts w:cs="Times New Roman"/>
                <w:szCs w:val="24"/>
              </w:rPr>
              <w:t xml:space="preserve">aximum likelihood estimate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110</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Minimum Redundancy Maximum Relevance (MRMR)</w:t>
            </w:r>
          </w:p>
        </w:tc>
        <w:tc>
          <w:tcPr>
            <w:tcW w:w="2654" w:type="dxa"/>
          </w:tcPr>
          <w:p w:rsidR="007B0DD3" w:rsidRPr="00C65916" w:rsidRDefault="007B0DD3" w:rsidP="00920757">
            <w:pPr>
              <w:spacing w:after="120" w:line="240" w:lineRule="auto"/>
              <w:rPr>
                <w:rFonts w:cs="Times New Roman"/>
                <w:szCs w:val="24"/>
              </w:rPr>
            </w:pPr>
            <w:r w:rsidRPr="00C65916">
              <w:rPr>
                <w:rFonts w:cs="Times New Roman"/>
                <w:szCs w:val="24"/>
              </w:rPr>
              <w:t xml:space="preserve">Selecting features that still having high correlation to </w:t>
            </w:r>
            <w:r w:rsidR="00920757">
              <w:rPr>
                <w:rFonts w:cs="Times New Roman"/>
                <w:szCs w:val="24"/>
              </w:rPr>
              <w:t xml:space="preserve">the classification variable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96</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Agglomerate Feature (AF)</w:t>
            </w:r>
          </w:p>
        </w:tc>
        <w:tc>
          <w:tcPr>
            <w:tcW w:w="3026" w:type="dxa"/>
          </w:tcPr>
          <w:p w:rsidR="007B0DD3" w:rsidRPr="00C65916" w:rsidRDefault="007B0DD3" w:rsidP="00B23D5C">
            <w:pPr>
              <w:spacing w:after="120" w:line="240" w:lineRule="auto"/>
              <w:rPr>
                <w:rFonts w:cs="Times New Roman"/>
                <w:szCs w:val="24"/>
              </w:rPr>
            </w:pPr>
            <w:r w:rsidRPr="00C65916">
              <w:rPr>
                <w:rFonts w:cs="Times New Roman"/>
                <w:szCs w:val="24"/>
              </w:rPr>
              <w:t xml:space="preserve">Recursively merges </w:t>
            </w:r>
            <w:r w:rsidR="00B23D5C">
              <w:rPr>
                <w:rFonts w:cs="Times New Roman"/>
                <w:szCs w:val="24"/>
              </w:rPr>
              <w:t xml:space="preserve">feature instead of samples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111</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Joint Mutual Information (JMI)</w:t>
            </w:r>
          </w:p>
        </w:tc>
        <w:tc>
          <w:tcPr>
            <w:tcW w:w="2654" w:type="dxa"/>
          </w:tcPr>
          <w:p w:rsidR="007B0DD3" w:rsidRPr="00C65916" w:rsidRDefault="007B0DD3" w:rsidP="00920757">
            <w:pPr>
              <w:spacing w:after="120" w:line="240" w:lineRule="auto"/>
              <w:rPr>
                <w:rFonts w:cs="Times New Roman"/>
                <w:szCs w:val="24"/>
              </w:rPr>
            </w:pPr>
            <w:r w:rsidRPr="00C65916">
              <w:rPr>
                <w:rFonts w:cs="Times New Roman"/>
                <w:szCs w:val="24"/>
              </w:rPr>
              <w:t>Retrieving best features bas</w:t>
            </w:r>
            <w:r w:rsidR="00920757">
              <w:rPr>
                <w:rFonts w:cs="Times New Roman"/>
                <w:szCs w:val="24"/>
              </w:rPr>
              <w:t xml:space="preserve">ed joint mutual information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97</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Gaussian Random Projection (GRP)</w:t>
            </w:r>
          </w:p>
        </w:tc>
        <w:tc>
          <w:tcPr>
            <w:tcW w:w="3026" w:type="dxa"/>
          </w:tcPr>
          <w:p w:rsidR="007B0DD3" w:rsidRPr="00C65916" w:rsidRDefault="007B0DD3" w:rsidP="00B23D5C">
            <w:pPr>
              <w:spacing w:after="120" w:line="240" w:lineRule="auto"/>
              <w:rPr>
                <w:rFonts w:cs="Times New Roman"/>
                <w:szCs w:val="24"/>
              </w:rPr>
            </w:pPr>
            <w:r w:rsidRPr="00C65916">
              <w:rPr>
                <w:rFonts w:cs="Times New Roman"/>
                <w:szCs w:val="24"/>
              </w:rPr>
              <w:t>Reducing the dimension by projecting the original input space using</w:t>
            </w:r>
            <w:r w:rsidR="00B23D5C">
              <w:rPr>
                <w:rFonts w:cs="Times New Roman"/>
                <w:szCs w:val="24"/>
              </w:rPr>
              <w:t xml:space="preserve"> the Gaussian distribution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112</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Maximum Relevance Maximum Distance (MRMD)</w:t>
            </w:r>
          </w:p>
        </w:tc>
        <w:tc>
          <w:tcPr>
            <w:tcW w:w="2654" w:type="dxa"/>
          </w:tcPr>
          <w:p w:rsidR="007B0DD3" w:rsidRPr="00C65916" w:rsidRDefault="007B0DD3" w:rsidP="00920757">
            <w:pPr>
              <w:spacing w:after="120" w:line="240" w:lineRule="auto"/>
              <w:rPr>
                <w:rFonts w:cs="Times New Roman"/>
                <w:szCs w:val="24"/>
              </w:rPr>
            </w:pPr>
            <w:r w:rsidRPr="00C65916">
              <w:rPr>
                <w:rFonts w:cs="Times New Roman"/>
                <w:szCs w:val="24"/>
              </w:rPr>
              <w:t xml:space="preserve">Retrieving best features by measuring relevance and </w:t>
            </w:r>
            <w:r w:rsidR="00920757">
              <w:rPr>
                <w:rFonts w:cs="Times New Roman"/>
                <w:szCs w:val="24"/>
              </w:rPr>
              <w:t xml:space="preserve">redundancy between features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98</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Sparse Random Projection (SRP)</w:t>
            </w:r>
          </w:p>
        </w:tc>
        <w:tc>
          <w:tcPr>
            <w:tcW w:w="3026" w:type="dxa"/>
          </w:tcPr>
          <w:p w:rsidR="007B0DD3" w:rsidRPr="00C65916" w:rsidRDefault="007B0DD3" w:rsidP="00B23D5C">
            <w:pPr>
              <w:spacing w:after="120" w:line="240" w:lineRule="auto"/>
              <w:rPr>
                <w:rFonts w:cs="Times New Roman"/>
                <w:szCs w:val="24"/>
              </w:rPr>
            </w:pPr>
            <w:r w:rsidRPr="00C65916">
              <w:rPr>
                <w:rFonts w:cs="Times New Roman"/>
                <w:szCs w:val="24"/>
              </w:rPr>
              <w:t>Reducing dimension by projecting the original input space us</w:t>
            </w:r>
            <w:r w:rsidR="00B23D5C">
              <w:rPr>
                <w:rFonts w:cs="Times New Roman"/>
                <w:szCs w:val="24"/>
              </w:rPr>
              <w:t xml:space="preserve">ing a sparse random matrix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113</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6F8FA"/>
              </w:rPr>
            </w:pPr>
            <w:proofErr w:type="spellStart"/>
            <w:r w:rsidRPr="00C65916">
              <w:rPr>
                <w:rFonts w:cs="Times New Roman"/>
                <w:szCs w:val="24"/>
                <w:shd w:val="clear" w:color="auto" w:fill="F6F8FA"/>
              </w:rPr>
              <w:lastRenderedPageBreak/>
              <w:t>ReliefF</w:t>
            </w:r>
            <w:proofErr w:type="spellEnd"/>
          </w:p>
        </w:tc>
        <w:tc>
          <w:tcPr>
            <w:tcW w:w="2654" w:type="dxa"/>
          </w:tcPr>
          <w:p w:rsidR="007B0DD3" w:rsidRPr="00C65916" w:rsidRDefault="007B0DD3" w:rsidP="00B23D5C">
            <w:pPr>
              <w:spacing w:after="120" w:line="240" w:lineRule="auto"/>
              <w:rPr>
                <w:rFonts w:cs="Times New Roman"/>
                <w:szCs w:val="24"/>
              </w:rPr>
            </w:pPr>
            <w:r w:rsidRPr="00C65916">
              <w:rPr>
                <w:rFonts w:cs="Times New Roman"/>
                <w:szCs w:val="24"/>
              </w:rPr>
              <w:t>Retrieving best features by calculating and ranking a fea</w:t>
            </w:r>
            <w:r w:rsidR="00B23D5C">
              <w:rPr>
                <w:rFonts w:cs="Times New Roman"/>
                <w:szCs w:val="24"/>
              </w:rPr>
              <w:t xml:space="preserve">ture score for each feature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33</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proofErr w:type="spellStart"/>
            <w:r w:rsidRPr="00C65916">
              <w:rPr>
                <w:rFonts w:cs="Times New Roman"/>
                <w:szCs w:val="24"/>
                <w:shd w:val="clear" w:color="auto" w:fill="FFFFFF"/>
              </w:rPr>
              <w:t>Autoencoder</w:t>
            </w:r>
            <w:proofErr w:type="spellEnd"/>
          </w:p>
        </w:tc>
        <w:tc>
          <w:tcPr>
            <w:tcW w:w="3026" w:type="dxa"/>
          </w:tcPr>
          <w:p w:rsidR="007B0DD3" w:rsidRPr="00C65916" w:rsidRDefault="007B0DD3" w:rsidP="00B23D5C">
            <w:pPr>
              <w:spacing w:after="120" w:line="240" w:lineRule="auto"/>
              <w:rPr>
                <w:rFonts w:cs="Times New Roman"/>
                <w:szCs w:val="24"/>
              </w:rPr>
            </w:pPr>
            <w:r w:rsidRPr="00C65916">
              <w:rPr>
                <w:rFonts w:cs="Times New Roman"/>
                <w:szCs w:val="24"/>
              </w:rPr>
              <w:t>Reducing the dimension using encode</w:t>
            </w:r>
            <w:r w:rsidR="00B23D5C">
              <w:rPr>
                <w:rFonts w:cs="Times New Roman"/>
                <w:szCs w:val="24"/>
              </w:rPr>
              <w:t xml:space="preserve"> and decode neural network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114</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Trace Ratio</w:t>
            </w:r>
          </w:p>
        </w:tc>
        <w:tc>
          <w:tcPr>
            <w:tcW w:w="2654" w:type="dxa"/>
          </w:tcPr>
          <w:p w:rsidR="007B0DD3" w:rsidRPr="00C65916" w:rsidRDefault="007B0DD3" w:rsidP="00B23D5C">
            <w:pPr>
              <w:spacing w:after="120" w:line="240" w:lineRule="auto"/>
              <w:rPr>
                <w:rFonts w:cs="Times New Roman"/>
                <w:szCs w:val="24"/>
              </w:rPr>
            </w:pPr>
            <w:r w:rsidRPr="00C65916">
              <w:rPr>
                <w:rFonts w:cs="Times New Roman"/>
                <w:szCs w:val="24"/>
              </w:rPr>
              <w:t>Retrieving best features by calculating the correspondin</w:t>
            </w:r>
            <w:r w:rsidR="00B23D5C">
              <w:rPr>
                <w:rFonts w:cs="Times New Roman"/>
                <w:szCs w:val="24"/>
              </w:rPr>
              <w:t xml:space="preserve">g score in trace ratio form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99</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 xml:space="preserve">Gaussian Noise </w:t>
            </w:r>
            <w:proofErr w:type="spellStart"/>
            <w:r w:rsidRPr="00C65916">
              <w:rPr>
                <w:rFonts w:cs="Times New Roman"/>
                <w:szCs w:val="24"/>
                <w:shd w:val="clear" w:color="auto" w:fill="F6F8FA"/>
              </w:rPr>
              <w:t>Autoencoder</w:t>
            </w:r>
            <w:proofErr w:type="spellEnd"/>
            <w:r w:rsidRPr="00C65916">
              <w:rPr>
                <w:rFonts w:cs="Times New Roman"/>
                <w:szCs w:val="24"/>
                <w:shd w:val="clear" w:color="auto" w:fill="F6F8FA"/>
              </w:rPr>
              <w:t xml:space="preserve"> (GNA)</w:t>
            </w:r>
          </w:p>
        </w:tc>
        <w:tc>
          <w:tcPr>
            <w:tcW w:w="3026" w:type="dxa"/>
          </w:tcPr>
          <w:p w:rsidR="007B0DD3" w:rsidRPr="00C65916" w:rsidRDefault="007B0DD3" w:rsidP="00B23D5C">
            <w:pPr>
              <w:spacing w:after="120" w:line="240" w:lineRule="auto"/>
              <w:rPr>
                <w:rFonts w:cs="Times New Roman"/>
                <w:szCs w:val="24"/>
              </w:rPr>
            </w:pPr>
            <w:r w:rsidRPr="00C65916">
              <w:rPr>
                <w:rFonts w:cs="Times New Roman"/>
                <w:szCs w:val="24"/>
              </w:rPr>
              <w:t xml:space="preserve">Corrupting input before being passed to </w:t>
            </w:r>
            <w:proofErr w:type="spellStart"/>
            <w:r w:rsidR="00B23D5C">
              <w:rPr>
                <w:rFonts w:cs="Times New Roman"/>
                <w:szCs w:val="24"/>
              </w:rPr>
              <w:t>autoencoder</w:t>
            </w:r>
            <w:proofErr w:type="spellEnd"/>
            <w:r w:rsidR="00B23D5C">
              <w:rPr>
                <w:rFonts w:cs="Times New Roman"/>
                <w:szCs w:val="24"/>
              </w:rPr>
              <w:t xml:space="preserve"> neural network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115</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Gini Index</w:t>
            </w:r>
          </w:p>
        </w:tc>
        <w:tc>
          <w:tcPr>
            <w:tcW w:w="2654" w:type="dxa"/>
          </w:tcPr>
          <w:p w:rsidR="007B0DD3" w:rsidRPr="00C65916" w:rsidRDefault="007B0DD3" w:rsidP="00B23D5C">
            <w:pPr>
              <w:spacing w:after="120" w:line="240" w:lineRule="auto"/>
              <w:rPr>
                <w:rFonts w:cs="Times New Roman"/>
                <w:szCs w:val="24"/>
              </w:rPr>
            </w:pPr>
            <w:r w:rsidRPr="00C65916">
              <w:rPr>
                <w:rFonts w:cs="Times New Roman"/>
                <w:szCs w:val="24"/>
              </w:rPr>
              <w:t>Retrieving best features by constructing the measure fu</w:t>
            </w:r>
            <w:r w:rsidR="00B23D5C">
              <w:rPr>
                <w:rFonts w:cs="Times New Roman"/>
                <w:szCs w:val="24"/>
              </w:rPr>
              <w:t xml:space="preserve">nction based on Gini-Index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100</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proofErr w:type="spellStart"/>
            <w:r w:rsidRPr="00C65916">
              <w:rPr>
                <w:rFonts w:cs="Times New Roman"/>
                <w:szCs w:val="24"/>
                <w:shd w:val="clear" w:color="auto" w:fill="FFFFFF"/>
              </w:rPr>
              <w:t>Variational</w:t>
            </w:r>
            <w:proofErr w:type="spellEnd"/>
            <w:r w:rsidRPr="00C65916">
              <w:rPr>
                <w:rFonts w:cs="Times New Roman"/>
                <w:szCs w:val="24"/>
                <w:shd w:val="clear" w:color="auto" w:fill="FFFFFF"/>
              </w:rPr>
              <w:t xml:space="preserve"> </w:t>
            </w:r>
            <w:proofErr w:type="spellStart"/>
            <w:r w:rsidRPr="00C65916">
              <w:rPr>
                <w:rFonts w:cs="Times New Roman"/>
                <w:szCs w:val="24"/>
                <w:shd w:val="clear" w:color="auto" w:fill="FFFFFF"/>
              </w:rPr>
              <w:t>Autoencoder</w:t>
            </w:r>
            <w:proofErr w:type="spellEnd"/>
            <w:r w:rsidRPr="00C65916">
              <w:rPr>
                <w:rFonts w:cs="Times New Roman"/>
                <w:szCs w:val="24"/>
                <w:shd w:val="clear" w:color="auto" w:fill="FFFFFF"/>
              </w:rPr>
              <w:t xml:space="preserve"> (VA)</w:t>
            </w:r>
          </w:p>
        </w:tc>
        <w:tc>
          <w:tcPr>
            <w:tcW w:w="3026" w:type="dxa"/>
          </w:tcPr>
          <w:p w:rsidR="007B0DD3" w:rsidRPr="00C65916" w:rsidRDefault="007B0DD3" w:rsidP="00B23D5C">
            <w:pPr>
              <w:spacing w:after="120" w:line="240" w:lineRule="auto"/>
              <w:rPr>
                <w:rFonts w:cs="Times New Roman"/>
                <w:szCs w:val="24"/>
              </w:rPr>
            </w:pPr>
            <w:r w:rsidRPr="00C65916">
              <w:rPr>
                <w:rFonts w:cs="Times New Roman"/>
                <w:szCs w:val="24"/>
              </w:rPr>
              <w:t>Neural network can be trained with s</w:t>
            </w:r>
            <w:r w:rsidR="00B23D5C">
              <w:rPr>
                <w:rFonts w:cs="Times New Roman"/>
                <w:szCs w:val="24"/>
              </w:rPr>
              <w:t xml:space="preserve">tochastic gradient descent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116</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Spectral Feature Selection (SPEC)</w:t>
            </w:r>
          </w:p>
        </w:tc>
        <w:tc>
          <w:tcPr>
            <w:tcW w:w="2654" w:type="dxa"/>
          </w:tcPr>
          <w:p w:rsidR="007B0DD3" w:rsidRPr="00C65916" w:rsidRDefault="007B0DD3" w:rsidP="00B23D5C">
            <w:pPr>
              <w:spacing w:after="120" w:line="240" w:lineRule="auto"/>
              <w:rPr>
                <w:rFonts w:cs="Times New Roman"/>
                <w:szCs w:val="24"/>
              </w:rPr>
            </w:pPr>
            <w:r w:rsidRPr="00C65916">
              <w:rPr>
                <w:rFonts w:cs="Times New Roman"/>
                <w:szCs w:val="24"/>
              </w:rPr>
              <w:t>Retrieving best features ba</w:t>
            </w:r>
            <w:r w:rsidR="00B23D5C">
              <w:rPr>
                <w:rFonts w:cs="Times New Roman"/>
                <w:szCs w:val="24"/>
              </w:rPr>
              <w:t xml:space="preserve">sed on structure induced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101</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rPr>
              <w:t>-</w:t>
            </w:r>
          </w:p>
        </w:tc>
        <w:tc>
          <w:tcPr>
            <w:tcW w:w="3026" w:type="dxa"/>
          </w:tcPr>
          <w:p w:rsidR="007B0DD3" w:rsidRPr="00C65916" w:rsidRDefault="007B0DD3" w:rsidP="007B0DD3">
            <w:pPr>
              <w:spacing w:after="120" w:line="240" w:lineRule="auto"/>
              <w:rPr>
                <w:rFonts w:cs="Times New Roman"/>
                <w:szCs w:val="24"/>
              </w:rPr>
            </w:pPr>
            <w:r w:rsidRPr="00C65916">
              <w:rPr>
                <w:rFonts w:cs="Times New Roman"/>
                <w:szCs w:val="24"/>
              </w:rPr>
              <w:t>-</w:t>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Fisher Score</w:t>
            </w:r>
          </w:p>
        </w:tc>
        <w:tc>
          <w:tcPr>
            <w:tcW w:w="2654" w:type="dxa"/>
          </w:tcPr>
          <w:p w:rsidR="007B0DD3" w:rsidRPr="00C65916" w:rsidRDefault="007B0DD3" w:rsidP="00B23D5C">
            <w:pPr>
              <w:spacing w:after="120" w:line="240" w:lineRule="auto"/>
              <w:rPr>
                <w:rFonts w:cs="Times New Roman"/>
                <w:szCs w:val="24"/>
              </w:rPr>
            </w:pPr>
            <w:r w:rsidRPr="00C65916">
              <w:rPr>
                <w:rFonts w:cs="Times New Roman"/>
                <w:szCs w:val="24"/>
              </w:rPr>
              <w:t xml:space="preserve">Retrieving best features based on scores of features </w:t>
            </w:r>
            <w:r w:rsidR="00B23D5C">
              <w:rPr>
                <w:rFonts w:cs="Times New Roman"/>
                <w:szCs w:val="24"/>
              </w:rPr>
              <w:t xml:space="preserve">under the Fisher criterion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102</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rPr>
              <w:t>-</w:t>
            </w:r>
          </w:p>
        </w:tc>
        <w:tc>
          <w:tcPr>
            <w:tcW w:w="3026" w:type="dxa"/>
          </w:tcPr>
          <w:p w:rsidR="007B0DD3" w:rsidRPr="00C65916" w:rsidRDefault="007B0DD3" w:rsidP="007B0DD3">
            <w:pPr>
              <w:spacing w:after="120" w:line="240" w:lineRule="auto"/>
              <w:rPr>
                <w:rFonts w:cs="Times New Roman"/>
                <w:szCs w:val="24"/>
              </w:rPr>
            </w:pPr>
            <w:r w:rsidRPr="00C65916">
              <w:rPr>
                <w:rFonts w:cs="Times New Roman"/>
                <w:szCs w:val="24"/>
              </w:rPr>
              <w:t>-</w:t>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T Score</w:t>
            </w:r>
          </w:p>
        </w:tc>
        <w:tc>
          <w:tcPr>
            <w:tcW w:w="2654" w:type="dxa"/>
          </w:tcPr>
          <w:p w:rsidR="007B0DD3" w:rsidRPr="00C65916" w:rsidRDefault="007B0DD3" w:rsidP="00B23D5C">
            <w:pPr>
              <w:spacing w:after="120" w:line="240" w:lineRule="auto"/>
              <w:rPr>
                <w:rFonts w:cs="Times New Roman"/>
                <w:szCs w:val="24"/>
              </w:rPr>
            </w:pPr>
            <w:r w:rsidRPr="00C65916">
              <w:rPr>
                <w:rFonts w:cs="Times New Roman"/>
                <w:szCs w:val="24"/>
              </w:rPr>
              <w:t>Retrieving best featu</w:t>
            </w:r>
            <w:r w:rsidR="00B23D5C">
              <w:rPr>
                <w:rFonts w:cs="Times New Roman"/>
                <w:szCs w:val="24"/>
              </w:rPr>
              <w:t xml:space="preserve">res based on their t-score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103</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rPr>
              <w:t>-</w:t>
            </w:r>
          </w:p>
        </w:tc>
        <w:tc>
          <w:tcPr>
            <w:tcW w:w="3026" w:type="dxa"/>
          </w:tcPr>
          <w:p w:rsidR="007B0DD3" w:rsidRPr="00C65916" w:rsidRDefault="007B0DD3" w:rsidP="007B0DD3">
            <w:pPr>
              <w:spacing w:after="120" w:line="240" w:lineRule="auto"/>
              <w:rPr>
                <w:rFonts w:cs="Times New Roman"/>
                <w:szCs w:val="24"/>
              </w:rPr>
            </w:pPr>
            <w:r w:rsidRPr="00C65916">
              <w:rPr>
                <w:rFonts w:cs="Times New Roman"/>
                <w:szCs w:val="24"/>
              </w:rPr>
              <w:t>-</w:t>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Information Gain (IG)</w:t>
            </w:r>
          </w:p>
        </w:tc>
        <w:tc>
          <w:tcPr>
            <w:tcW w:w="2654" w:type="dxa"/>
          </w:tcPr>
          <w:p w:rsidR="007B0DD3" w:rsidRPr="00C65916" w:rsidRDefault="007B0DD3" w:rsidP="00B23D5C">
            <w:pPr>
              <w:spacing w:after="120" w:line="240" w:lineRule="auto"/>
              <w:rPr>
                <w:rFonts w:cs="Times New Roman"/>
                <w:szCs w:val="24"/>
              </w:rPr>
            </w:pPr>
            <w:r w:rsidRPr="00C65916">
              <w:rPr>
                <w:rFonts w:cs="Times New Roman"/>
                <w:szCs w:val="24"/>
              </w:rPr>
              <w:t>Retrieving best features based</w:t>
            </w:r>
            <w:r w:rsidR="00B23D5C">
              <w:rPr>
                <w:rFonts w:cs="Times New Roman"/>
                <w:szCs w:val="24"/>
              </w:rPr>
              <w:t xml:space="preserve"> on their information gain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104</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rPr>
              <w:t>-</w:t>
            </w:r>
          </w:p>
        </w:tc>
        <w:tc>
          <w:tcPr>
            <w:tcW w:w="3026" w:type="dxa"/>
          </w:tcPr>
          <w:p w:rsidR="007B0DD3" w:rsidRPr="00C65916" w:rsidRDefault="007B0DD3" w:rsidP="007B0DD3">
            <w:pPr>
              <w:spacing w:after="120" w:line="240" w:lineRule="auto"/>
              <w:rPr>
                <w:rFonts w:cs="Times New Roman"/>
                <w:szCs w:val="24"/>
              </w:rPr>
            </w:pPr>
            <w:r w:rsidRPr="00C65916">
              <w:rPr>
                <w:rFonts w:cs="Times New Roman"/>
                <w:szCs w:val="24"/>
              </w:rPr>
              <w:t>-</w:t>
            </w:r>
          </w:p>
        </w:tc>
      </w:tr>
      <w:bookmarkEnd w:id="125"/>
    </w:tbl>
    <w:p w:rsidR="00847B4C" w:rsidRDefault="00847B4C" w:rsidP="007B0DD3">
      <w:pPr>
        <w:pStyle w:val="Heading3"/>
        <w:rPr>
          <w:rFonts w:cs="Times New Roman"/>
        </w:rPr>
      </w:pPr>
    </w:p>
    <w:p w:rsidR="007B0DD3" w:rsidRPr="00C65916" w:rsidRDefault="007B0DD3" w:rsidP="007B0DD3">
      <w:pPr>
        <w:pStyle w:val="Heading3"/>
        <w:rPr>
          <w:rFonts w:cs="Times New Roman"/>
        </w:rPr>
      </w:pPr>
      <w:bookmarkStart w:id="126" w:name="_Toc22586968"/>
      <w:r w:rsidRPr="00C65916">
        <w:rPr>
          <w:rFonts w:cs="Times New Roman"/>
        </w:rPr>
        <w:t>2.2.3 Models Construction</w:t>
      </w:r>
      <w:bookmarkEnd w:id="126"/>
    </w:p>
    <w:p w:rsidR="007B0DD3" w:rsidRPr="00C65916" w:rsidRDefault="00F05201" w:rsidP="007B0DD3">
      <w:pPr>
        <w:ind w:firstLine="720"/>
        <w:rPr>
          <w:rFonts w:cs="Times New Roman"/>
          <w:szCs w:val="24"/>
        </w:rPr>
      </w:pPr>
      <w:r>
        <w:rPr>
          <w:rFonts w:eastAsiaTheme="minorEastAsia" w:cs="Times New Roman"/>
          <w:szCs w:val="24"/>
        </w:rPr>
        <w:t>Selecting suitable</w:t>
      </w:r>
      <w:r w:rsidRPr="00C65916">
        <w:rPr>
          <w:rFonts w:eastAsiaTheme="minorEastAsia" w:cs="Times New Roman"/>
          <w:szCs w:val="24"/>
        </w:rPr>
        <w:t xml:space="preserve"> machine learning </w:t>
      </w:r>
      <w:r>
        <w:rPr>
          <w:rFonts w:eastAsiaTheme="minorEastAsia" w:cs="Times New Roman"/>
          <w:szCs w:val="24"/>
        </w:rPr>
        <w:t>or</w:t>
      </w:r>
      <w:r w:rsidRPr="00C65916">
        <w:rPr>
          <w:rFonts w:eastAsiaTheme="minorEastAsia" w:cs="Times New Roman"/>
          <w:szCs w:val="24"/>
        </w:rPr>
        <w:t xml:space="preserve"> deep learning methods </w:t>
      </w:r>
      <w:r>
        <w:rPr>
          <w:rFonts w:eastAsiaTheme="minorEastAsia" w:cs="Times New Roman"/>
          <w:szCs w:val="24"/>
        </w:rPr>
        <w:t>is</w:t>
      </w:r>
      <w:r w:rsidRPr="00C65916">
        <w:rPr>
          <w:rFonts w:eastAsiaTheme="minorEastAsia" w:cs="Times New Roman"/>
          <w:szCs w:val="24"/>
        </w:rPr>
        <w:t xml:space="preserve"> </w:t>
      </w:r>
      <w:r>
        <w:rPr>
          <w:rFonts w:eastAsiaTheme="minorEastAsia" w:cs="Times New Roman"/>
          <w:szCs w:val="24"/>
        </w:rPr>
        <w:t xml:space="preserve">a </w:t>
      </w:r>
      <w:r w:rsidRPr="00C65916">
        <w:rPr>
          <w:rFonts w:eastAsiaTheme="minorEastAsia" w:cs="Times New Roman"/>
          <w:szCs w:val="24"/>
        </w:rPr>
        <w:t xml:space="preserve">key step for </w:t>
      </w:r>
      <w:r>
        <w:rPr>
          <w:rFonts w:eastAsiaTheme="minorEastAsia" w:cs="Times New Roman"/>
          <w:szCs w:val="24"/>
        </w:rPr>
        <w:t>classifier</w:t>
      </w:r>
      <w:r w:rsidRPr="00C65916">
        <w:rPr>
          <w:rFonts w:eastAsiaTheme="minorEastAsia" w:cs="Times New Roman"/>
          <w:szCs w:val="24"/>
        </w:rPr>
        <w:t xml:space="preserve"> construction</w:t>
      </w:r>
      <w:r w:rsidR="007B0DD3" w:rsidRPr="00C65916">
        <w:rPr>
          <w:rFonts w:eastAsiaTheme="minorEastAsia" w:cs="Times New Roman"/>
          <w:szCs w:val="24"/>
        </w:rPr>
        <w:t xml:space="preserve">. SVM is a kernel-based classifier through constructing the optimal hyperplane. </w:t>
      </w:r>
      <w:proofErr w:type="spellStart"/>
      <w:r w:rsidR="007B0DD3" w:rsidRPr="00C65916">
        <w:rPr>
          <w:rFonts w:eastAsiaTheme="minorEastAsia" w:cs="Times New Roman"/>
          <w:szCs w:val="24"/>
        </w:rPr>
        <w:t>RandomForest</w:t>
      </w:r>
      <w:proofErr w:type="spellEnd"/>
      <w:r>
        <w:rPr>
          <w:rFonts w:eastAsiaTheme="minorEastAsia" w:cs="Times New Roman"/>
          <w:szCs w:val="24"/>
        </w:rPr>
        <w:t xml:space="preserve"> (RF)</w:t>
      </w:r>
      <w:r w:rsidR="007B0DD3" w:rsidRPr="00C65916">
        <w:rPr>
          <w:rFonts w:eastAsiaTheme="minorEastAsia" w:cs="Times New Roman"/>
          <w:szCs w:val="24"/>
        </w:rPr>
        <w:t xml:space="preserve"> is a tree-based machine learning method. Recently, gradient boosting decision tree</w:t>
      </w:r>
      <w:r>
        <w:rPr>
          <w:rFonts w:eastAsiaTheme="minorEastAsia" w:cs="Times New Roman"/>
          <w:szCs w:val="24"/>
        </w:rPr>
        <w:t xml:space="preserve"> (GBDT)</w:t>
      </w:r>
      <w:r w:rsidR="00CD3D7F">
        <w:rPr>
          <w:rFonts w:eastAsiaTheme="minorEastAsia" w:cs="Times New Roman"/>
          <w:szCs w:val="24"/>
        </w:rPr>
        <w:t xml:space="preserve"> </w:t>
      </w:r>
      <w:r w:rsidR="00CD3D7F" w:rsidRPr="00C65916">
        <w:rPr>
          <w:rFonts w:cs="Times New Roman"/>
          <w:color w:val="000000"/>
          <w:szCs w:val="24"/>
          <w:shd w:val="clear" w:color="auto" w:fill="FFFFFF"/>
        </w:rPr>
        <w:fldChar w:fldCharType="begin"/>
      </w:r>
      <w:r w:rsidR="00CD3D7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D3D7F" w:rsidRPr="00C65916">
        <w:rPr>
          <w:rFonts w:cs="Times New Roman"/>
          <w:color w:val="000000"/>
          <w:szCs w:val="24"/>
          <w:shd w:val="clear" w:color="auto" w:fill="FFFFFF"/>
        </w:rPr>
        <w:fldChar w:fldCharType="separate"/>
      </w:r>
      <w:r w:rsidR="00CD3D7F" w:rsidRPr="00C65916">
        <w:rPr>
          <w:rFonts w:cs="Times New Roman"/>
          <w:noProof/>
          <w:color w:val="000000"/>
          <w:szCs w:val="24"/>
          <w:shd w:val="clear" w:color="auto" w:fill="FFFFFF"/>
        </w:rPr>
        <w:t>[</w:t>
      </w:r>
      <w:r w:rsidR="00CD3D7F">
        <w:rPr>
          <w:rFonts w:cs="Arial"/>
          <w:noProof/>
          <w:color w:val="000000" w:themeColor="text1"/>
          <w:sz w:val="22"/>
        </w:rPr>
        <w:t>117</w:t>
      </w:r>
      <w:r w:rsidR="00CD3D7F" w:rsidRPr="00C65916">
        <w:rPr>
          <w:rFonts w:cs="Times New Roman"/>
          <w:noProof/>
          <w:color w:val="000000"/>
          <w:szCs w:val="24"/>
          <w:shd w:val="clear" w:color="auto" w:fill="FFFFFF"/>
        </w:rPr>
        <w:t>]</w:t>
      </w:r>
      <w:r w:rsidR="00CD3D7F" w:rsidRPr="00C65916">
        <w:rPr>
          <w:rFonts w:cs="Times New Roman"/>
          <w:color w:val="000000"/>
          <w:szCs w:val="24"/>
          <w:shd w:val="clear" w:color="auto" w:fill="FFFFFF"/>
        </w:rPr>
        <w:fldChar w:fldCharType="end"/>
      </w:r>
      <w:r w:rsidR="007B0DD3" w:rsidRPr="00C65916">
        <w:rPr>
          <w:rFonts w:eastAsiaTheme="minorEastAsia" w:cs="Times New Roman"/>
          <w:szCs w:val="24"/>
        </w:rPr>
        <w:t xml:space="preserve">, </w:t>
      </w:r>
      <w:proofErr w:type="spellStart"/>
      <w:r w:rsidR="007B0DD3" w:rsidRPr="00C65916">
        <w:rPr>
          <w:rFonts w:eastAsiaTheme="minorEastAsia" w:cs="Times New Roman"/>
          <w:szCs w:val="24"/>
        </w:rPr>
        <w:t>XGBoost</w:t>
      </w:r>
      <w:proofErr w:type="spellEnd"/>
      <w:r w:rsidR="007B0DD3" w:rsidRPr="00C65916">
        <w:rPr>
          <w:rFonts w:eastAsiaTheme="minorEastAsia" w:cs="Times New Roman"/>
          <w:szCs w:val="24"/>
        </w:rPr>
        <w:t xml:space="preserve"> and </w:t>
      </w:r>
      <w:proofErr w:type="spellStart"/>
      <w:r w:rsidR="007B0DD3" w:rsidRPr="00C65916">
        <w:rPr>
          <w:rFonts w:eastAsiaTheme="minorEastAsia" w:cs="Times New Roman"/>
          <w:szCs w:val="24"/>
        </w:rPr>
        <w:t>LightGBM</w:t>
      </w:r>
      <w:proofErr w:type="spellEnd"/>
      <w:r w:rsidR="007B0DD3" w:rsidRPr="00C65916">
        <w:rPr>
          <w:rFonts w:eastAsiaTheme="minorEastAsia" w:cs="Times New Roman"/>
          <w:szCs w:val="24"/>
        </w:rPr>
        <w:t xml:space="preserve"> are demonstrated to be excellent classifiers via gradient boosting algorithm. </w:t>
      </w:r>
      <w:r>
        <w:rPr>
          <w:rFonts w:cs="Times New Roman"/>
          <w:bCs/>
          <w:szCs w:val="24"/>
        </w:rPr>
        <w:t>ALLFEATURE</w:t>
      </w:r>
      <w:r w:rsidR="007B0DD3" w:rsidRPr="00C65916">
        <w:rPr>
          <w:rFonts w:cs="Times New Roman"/>
          <w:b/>
          <w:szCs w:val="24"/>
        </w:rPr>
        <w:t xml:space="preserve"> </w:t>
      </w:r>
      <w:r w:rsidR="007B0DD3" w:rsidRPr="00C65916">
        <w:rPr>
          <w:rFonts w:cs="Times New Roman"/>
          <w:szCs w:val="24"/>
        </w:rPr>
        <w:t xml:space="preserve">integrated 10 popular machine learning methods SVM, KNN, </w:t>
      </w:r>
      <w:r>
        <w:rPr>
          <w:rFonts w:cs="Times New Roman"/>
          <w:szCs w:val="24"/>
        </w:rPr>
        <w:t>RF</w:t>
      </w:r>
      <w:r w:rsidR="007B0DD3" w:rsidRPr="00C65916">
        <w:rPr>
          <w:rFonts w:cs="Times New Roman"/>
          <w:szCs w:val="24"/>
        </w:rPr>
        <w:t xml:space="preserve">, </w:t>
      </w:r>
      <w:proofErr w:type="spellStart"/>
      <w:r w:rsidR="007B0DD3" w:rsidRPr="00C65916">
        <w:rPr>
          <w:rFonts w:cs="Times New Roman"/>
          <w:szCs w:val="24"/>
        </w:rPr>
        <w:t>L</w:t>
      </w:r>
      <w:r w:rsidR="00CD3D7F">
        <w:rPr>
          <w:rFonts w:cs="Times New Roman"/>
          <w:szCs w:val="24"/>
        </w:rPr>
        <w:t>ightGBM</w:t>
      </w:r>
      <w:proofErr w:type="spellEnd"/>
      <w:r w:rsidR="00CD3D7F">
        <w:rPr>
          <w:rFonts w:cs="Times New Roman"/>
          <w:szCs w:val="24"/>
        </w:rPr>
        <w:t xml:space="preserve">, </w:t>
      </w:r>
      <w:proofErr w:type="spellStart"/>
      <w:r w:rsidR="00CD3D7F">
        <w:rPr>
          <w:rFonts w:cs="Times New Roman"/>
          <w:szCs w:val="24"/>
        </w:rPr>
        <w:t>XGBoost</w:t>
      </w:r>
      <w:proofErr w:type="spellEnd"/>
      <w:r w:rsidR="00CD3D7F">
        <w:rPr>
          <w:rFonts w:cs="Times New Roman"/>
          <w:szCs w:val="24"/>
        </w:rPr>
        <w:t xml:space="preserve">, </w:t>
      </w:r>
      <w:proofErr w:type="spellStart"/>
      <w:r w:rsidR="00CD3D7F">
        <w:rPr>
          <w:rFonts w:cs="Times New Roman"/>
          <w:szCs w:val="24"/>
        </w:rPr>
        <w:lastRenderedPageBreak/>
        <w:t>Adaboost</w:t>
      </w:r>
      <w:proofErr w:type="spellEnd"/>
      <w:r w:rsidR="00CD3D7F">
        <w:rPr>
          <w:rFonts w:cs="Times New Roman"/>
          <w:szCs w:val="24"/>
        </w:rPr>
        <w:t xml:space="preserve"> </w:t>
      </w:r>
      <w:r w:rsidR="00CD3D7F" w:rsidRPr="00C65916">
        <w:rPr>
          <w:rFonts w:cs="Times New Roman"/>
          <w:color w:val="000000"/>
          <w:szCs w:val="24"/>
          <w:shd w:val="clear" w:color="auto" w:fill="FFFFFF"/>
        </w:rPr>
        <w:fldChar w:fldCharType="begin"/>
      </w:r>
      <w:r w:rsidR="00CD3D7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D3D7F" w:rsidRPr="00C65916">
        <w:rPr>
          <w:rFonts w:cs="Times New Roman"/>
          <w:color w:val="000000"/>
          <w:szCs w:val="24"/>
          <w:shd w:val="clear" w:color="auto" w:fill="FFFFFF"/>
        </w:rPr>
        <w:fldChar w:fldCharType="separate"/>
      </w:r>
      <w:r w:rsidR="00CD3D7F" w:rsidRPr="00C65916">
        <w:rPr>
          <w:rFonts w:cs="Times New Roman"/>
          <w:noProof/>
          <w:color w:val="000000"/>
          <w:szCs w:val="24"/>
          <w:shd w:val="clear" w:color="auto" w:fill="FFFFFF"/>
        </w:rPr>
        <w:t>[</w:t>
      </w:r>
      <w:r w:rsidR="00CD3D7F">
        <w:rPr>
          <w:rFonts w:cs="Arial"/>
          <w:noProof/>
          <w:color w:val="000000" w:themeColor="text1"/>
          <w:sz w:val="22"/>
        </w:rPr>
        <w:t>118</w:t>
      </w:r>
      <w:r w:rsidR="00CD3D7F" w:rsidRPr="00C65916">
        <w:rPr>
          <w:rFonts w:cs="Times New Roman"/>
          <w:noProof/>
          <w:color w:val="000000"/>
          <w:szCs w:val="24"/>
          <w:shd w:val="clear" w:color="auto" w:fill="FFFFFF"/>
        </w:rPr>
        <w:t>]</w:t>
      </w:r>
      <w:r w:rsidR="00CD3D7F" w:rsidRPr="00C65916">
        <w:rPr>
          <w:rFonts w:cs="Times New Roman"/>
          <w:color w:val="000000"/>
          <w:szCs w:val="24"/>
          <w:shd w:val="clear" w:color="auto" w:fill="FFFFFF"/>
        </w:rPr>
        <w:fldChar w:fldCharType="end"/>
      </w:r>
      <w:r w:rsidR="007B0DD3" w:rsidRPr="00C65916">
        <w:rPr>
          <w:rFonts w:cs="Times New Roman"/>
          <w:szCs w:val="24"/>
        </w:rPr>
        <w:t>, Extra</w:t>
      </w:r>
      <w:r>
        <w:rPr>
          <w:rFonts w:cs="Times New Roman"/>
          <w:szCs w:val="24"/>
        </w:rPr>
        <w:t>-</w:t>
      </w:r>
      <w:r w:rsidR="007B0DD3" w:rsidRPr="00C65916">
        <w:rPr>
          <w:rFonts w:cs="Times New Roman"/>
          <w:szCs w:val="24"/>
        </w:rPr>
        <w:t xml:space="preserve">Tree, </w:t>
      </w:r>
      <w:r w:rsidR="00AD3598">
        <w:rPr>
          <w:rFonts w:cs="Times New Roman"/>
          <w:szCs w:val="24"/>
        </w:rPr>
        <w:t>G</w:t>
      </w:r>
      <w:r w:rsidR="007B0DD3" w:rsidRPr="00C65916">
        <w:rPr>
          <w:rFonts w:cs="Times New Roman"/>
          <w:szCs w:val="24"/>
        </w:rPr>
        <w:t xml:space="preserve">aussian Naïve Bayes </w:t>
      </w:r>
      <w:r w:rsidR="00CD3D7F">
        <w:rPr>
          <w:rFonts w:cs="Times New Roman"/>
          <w:szCs w:val="24"/>
        </w:rPr>
        <w:t xml:space="preserve">(GNB) </w:t>
      </w:r>
      <w:r w:rsidR="00CD3D7F" w:rsidRPr="00C65916">
        <w:rPr>
          <w:rFonts w:cs="Times New Roman"/>
          <w:color w:val="000000"/>
          <w:szCs w:val="24"/>
          <w:shd w:val="clear" w:color="auto" w:fill="FFFFFF"/>
        </w:rPr>
        <w:fldChar w:fldCharType="begin"/>
      </w:r>
      <w:r w:rsidR="00CD3D7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D3D7F" w:rsidRPr="00C65916">
        <w:rPr>
          <w:rFonts w:cs="Times New Roman"/>
          <w:color w:val="000000"/>
          <w:szCs w:val="24"/>
          <w:shd w:val="clear" w:color="auto" w:fill="FFFFFF"/>
        </w:rPr>
        <w:fldChar w:fldCharType="separate"/>
      </w:r>
      <w:r w:rsidR="00CD3D7F" w:rsidRPr="00C65916">
        <w:rPr>
          <w:rFonts w:cs="Times New Roman"/>
          <w:noProof/>
          <w:color w:val="000000"/>
          <w:szCs w:val="24"/>
          <w:shd w:val="clear" w:color="auto" w:fill="FFFFFF"/>
        </w:rPr>
        <w:t>[</w:t>
      </w:r>
      <w:r w:rsidR="00CD3D7F">
        <w:rPr>
          <w:rFonts w:cs="Arial"/>
          <w:noProof/>
          <w:color w:val="000000" w:themeColor="text1"/>
          <w:sz w:val="22"/>
        </w:rPr>
        <w:t>119</w:t>
      </w:r>
      <w:r w:rsidR="00CD3D7F" w:rsidRPr="00C65916">
        <w:rPr>
          <w:rFonts w:cs="Times New Roman"/>
          <w:noProof/>
          <w:color w:val="000000"/>
          <w:szCs w:val="24"/>
          <w:shd w:val="clear" w:color="auto" w:fill="FFFFFF"/>
        </w:rPr>
        <w:t>]</w:t>
      </w:r>
      <w:r w:rsidR="00CD3D7F" w:rsidRPr="00C65916">
        <w:rPr>
          <w:rFonts w:cs="Times New Roman"/>
          <w:color w:val="000000"/>
          <w:szCs w:val="24"/>
          <w:shd w:val="clear" w:color="auto" w:fill="FFFFFF"/>
        </w:rPr>
        <w:fldChar w:fldCharType="end"/>
      </w:r>
      <w:r w:rsidR="007B0DD3" w:rsidRPr="00C65916">
        <w:rPr>
          <w:rFonts w:cs="Times New Roman"/>
          <w:szCs w:val="24"/>
        </w:rPr>
        <w:t xml:space="preserve">, </w:t>
      </w:r>
      <w:r>
        <w:rPr>
          <w:rFonts w:cs="Times New Roman"/>
          <w:szCs w:val="24"/>
        </w:rPr>
        <w:t>GBDT</w:t>
      </w:r>
      <w:r w:rsidR="007B0DD3" w:rsidRPr="00C65916">
        <w:rPr>
          <w:rFonts w:cs="Times New Roman"/>
          <w:szCs w:val="24"/>
        </w:rPr>
        <w:t>.</w:t>
      </w:r>
      <w:r>
        <w:rPr>
          <w:rFonts w:cs="Times New Roman"/>
          <w:szCs w:val="24"/>
        </w:rPr>
        <w:t xml:space="preserve"> </w:t>
      </w:r>
      <w:r w:rsidR="007B0DD3" w:rsidRPr="00C65916">
        <w:rPr>
          <w:rFonts w:cs="Times New Roman"/>
          <w:szCs w:val="24"/>
        </w:rPr>
        <w:t xml:space="preserve">Deep learning can </w:t>
      </w:r>
      <w:r w:rsidR="007B0DD3">
        <w:rPr>
          <w:rFonts w:cs="Times New Roman"/>
          <w:szCs w:val="24"/>
        </w:rPr>
        <w:t>explore</w:t>
      </w:r>
      <w:r w:rsidR="007B0DD3" w:rsidRPr="00C65916">
        <w:rPr>
          <w:rFonts w:cs="Times New Roman"/>
          <w:szCs w:val="24"/>
        </w:rPr>
        <w:t xml:space="preserve"> essential sequence</w:t>
      </w:r>
      <w:r w:rsidR="007B0DD3">
        <w:rPr>
          <w:rFonts w:cs="Times New Roman"/>
          <w:szCs w:val="24"/>
        </w:rPr>
        <w:t>s</w:t>
      </w:r>
      <w:r w:rsidR="007B0DD3" w:rsidRPr="00C65916">
        <w:rPr>
          <w:rFonts w:cs="Times New Roman"/>
          <w:szCs w:val="24"/>
        </w:rPr>
        <w:t xml:space="preserve"> represent information via hierarchical structure, which can accurately, effectively perform the sequence</w:t>
      </w:r>
      <w:r>
        <w:rPr>
          <w:rFonts w:cs="Times New Roman"/>
          <w:szCs w:val="24"/>
        </w:rPr>
        <w:t xml:space="preserve">s classification </w:t>
      </w:r>
      <w:r w:rsidR="007B0DD3" w:rsidRPr="00C65916">
        <w:rPr>
          <w:rFonts w:cs="Times New Roman"/>
          <w:szCs w:val="24"/>
        </w:rPr>
        <w:t xml:space="preserve">tasks. </w:t>
      </w:r>
      <w:r>
        <w:rPr>
          <w:rFonts w:cs="Times New Roman"/>
          <w:bCs/>
          <w:szCs w:val="24"/>
        </w:rPr>
        <w:t xml:space="preserve">The tool </w:t>
      </w:r>
      <w:r w:rsidR="007B0DD3" w:rsidRPr="00C65916">
        <w:rPr>
          <w:rFonts w:cs="Times New Roman"/>
          <w:szCs w:val="24"/>
        </w:rPr>
        <w:t>integrated</w:t>
      </w:r>
      <w:r w:rsidR="007B0DD3" w:rsidRPr="00C65916">
        <w:rPr>
          <w:rFonts w:eastAsiaTheme="minorEastAsia" w:cs="Times New Roman"/>
          <w:szCs w:val="24"/>
        </w:rPr>
        <w:t xml:space="preserve"> t</w:t>
      </w:r>
      <w:r w:rsidR="007B0DD3" w:rsidRPr="00C65916">
        <w:rPr>
          <w:rFonts w:cs="Times New Roman"/>
          <w:szCs w:val="24"/>
        </w:rPr>
        <w:t>hree deep learning methods, including deep neural network (DNN), convolutional neural network (CNN), and recurrent neural network (RNN).</w:t>
      </w:r>
    </w:p>
    <w:p w:rsidR="007B0DD3" w:rsidRPr="00C65916" w:rsidRDefault="007B0DD3" w:rsidP="007B0DD3">
      <w:pPr>
        <w:pStyle w:val="Heading3"/>
        <w:rPr>
          <w:rFonts w:cs="Times New Roman"/>
        </w:rPr>
      </w:pPr>
      <w:bookmarkStart w:id="127" w:name="_Toc22586969"/>
      <w:r w:rsidRPr="00C65916">
        <w:rPr>
          <w:rFonts w:cs="Times New Roman"/>
        </w:rPr>
        <w:t xml:space="preserve">2.2.4 </w:t>
      </w:r>
      <w:r w:rsidRPr="00C65916">
        <w:rPr>
          <w:rFonts w:cs="Times New Roman"/>
          <w:color w:val="000000" w:themeColor="text1"/>
        </w:rPr>
        <w:t>Cross-validation and Models Evaluation</w:t>
      </w:r>
      <w:bookmarkEnd w:id="127"/>
    </w:p>
    <w:p w:rsidR="007B0DD3" w:rsidRPr="00C65916" w:rsidRDefault="00F05201" w:rsidP="007B0DD3">
      <w:pPr>
        <w:ind w:firstLine="720"/>
        <w:rPr>
          <w:rFonts w:cs="Times New Roman"/>
          <w:szCs w:val="24"/>
        </w:rPr>
      </w:pPr>
      <w:bookmarkStart w:id="128" w:name="_Hlk20693018"/>
      <w:r>
        <w:rPr>
          <w:rFonts w:cs="Times New Roman"/>
          <w:szCs w:val="24"/>
        </w:rPr>
        <w:t>S</w:t>
      </w:r>
      <w:r w:rsidR="007B0DD3" w:rsidRPr="00C65916">
        <w:rPr>
          <w:rFonts w:cs="Times New Roman"/>
          <w:szCs w:val="24"/>
        </w:rPr>
        <w:t xml:space="preserve">tratified K-Folds cross-validator is used for obtaining classification accuracy and plotting ROC curves. Each dataset will be split </w:t>
      </w:r>
      <w:r w:rsidR="007B0DD3">
        <w:rPr>
          <w:rFonts w:cs="Times New Roman"/>
          <w:szCs w:val="24"/>
        </w:rPr>
        <w:t>in</w:t>
      </w:r>
      <w:r w:rsidR="007B0DD3" w:rsidRPr="00C65916">
        <w:rPr>
          <w:rFonts w:cs="Times New Roman"/>
          <w:szCs w:val="24"/>
        </w:rPr>
        <w:t xml:space="preserve">to five datasets for </w:t>
      </w:r>
      <w:r w:rsidR="007B0DD3">
        <w:rPr>
          <w:rFonts w:cs="Times New Roman"/>
          <w:szCs w:val="24"/>
        </w:rPr>
        <w:t>evaluating</w:t>
      </w:r>
      <w:r w:rsidR="007B0DD3" w:rsidRPr="00C65916">
        <w:rPr>
          <w:rFonts w:cs="Times New Roman"/>
          <w:szCs w:val="24"/>
        </w:rPr>
        <w:t xml:space="preserve"> </w:t>
      </w:r>
      <w:r w:rsidR="00AD3598">
        <w:rPr>
          <w:rFonts w:cs="Times New Roman"/>
          <w:szCs w:val="24"/>
        </w:rPr>
        <w:t xml:space="preserve">the </w:t>
      </w:r>
      <w:r w:rsidR="007B0DD3" w:rsidRPr="00C65916">
        <w:rPr>
          <w:rFonts w:cs="Times New Roman"/>
          <w:szCs w:val="24"/>
        </w:rPr>
        <w:t xml:space="preserve">performance of each </w:t>
      </w:r>
      <w:r>
        <w:rPr>
          <w:rFonts w:cs="Times New Roman"/>
          <w:szCs w:val="24"/>
        </w:rPr>
        <w:t>classifier</w:t>
      </w:r>
      <w:r w:rsidR="007B0DD3" w:rsidRPr="00C65916">
        <w:rPr>
          <w:rFonts w:cs="Times New Roman"/>
          <w:szCs w:val="24"/>
        </w:rPr>
        <w:t>. All models are evaluated using classification accuracy that reflect</w:t>
      </w:r>
      <w:r w:rsidR="007B0DD3">
        <w:rPr>
          <w:rFonts w:cs="Times New Roman"/>
          <w:szCs w:val="24"/>
        </w:rPr>
        <w:t>s</w:t>
      </w:r>
      <w:r w:rsidR="007B0DD3" w:rsidRPr="00C65916">
        <w:rPr>
          <w:rFonts w:cs="Times New Roman"/>
          <w:szCs w:val="24"/>
        </w:rPr>
        <w:t xml:space="preserve"> the fraction of correct predictions:</w:t>
      </w:r>
    </w:p>
    <w:p w:rsidR="007B0DD3" w:rsidRPr="00C65916" w:rsidRDefault="007B0DD3" w:rsidP="007B0DD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Number of correct predictions</m:t>
            </m:r>
          </m:num>
          <m:den>
            <m:r>
              <w:rPr>
                <w:rFonts w:ascii="Cambria Math" w:hAnsi="Cambria Math" w:cs="Times New Roman"/>
                <w:szCs w:val="24"/>
              </w:rPr>
              <m:t>Total number of predictions</m:t>
            </m:r>
          </m:den>
        </m:f>
      </m:oMath>
      <w:r w:rsidRPr="00C65916">
        <w:rPr>
          <w:rFonts w:cs="Times New Roman"/>
          <w:szCs w:val="24"/>
        </w:rPr>
        <w:t xml:space="preserve">                                    (2)</w:t>
      </w:r>
    </w:p>
    <w:p w:rsidR="007B0DD3" w:rsidRPr="00C65916" w:rsidRDefault="007B0DD3" w:rsidP="007B0DD3">
      <w:pPr>
        <w:spacing w:before="240"/>
        <w:rPr>
          <w:rFonts w:cs="Times New Roman"/>
          <w:szCs w:val="24"/>
        </w:rPr>
      </w:pPr>
      <w:r w:rsidRPr="00C65916">
        <w:rPr>
          <w:rFonts w:cs="Times New Roman"/>
          <w:szCs w:val="24"/>
        </w:rPr>
        <w:t>Most structural and functional of sequences predictions are binary classification and the accuracy can be calculated by:</w:t>
      </w:r>
    </w:p>
    <w:p w:rsidR="007B0DD3" w:rsidRPr="00C65916" w:rsidRDefault="007B0DD3" w:rsidP="007B0DD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w:r w:rsidRPr="00C65916">
        <w:rPr>
          <w:rFonts w:cs="Times New Roman"/>
          <w:szCs w:val="24"/>
        </w:rPr>
        <w:t xml:space="preserve">                                                (3)</w:t>
      </w:r>
    </w:p>
    <w:p w:rsidR="007B0DD3" w:rsidRPr="00C65916" w:rsidRDefault="007B0DD3" w:rsidP="007B0DD3">
      <w:pPr>
        <w:spacing w:before="240"/>
        <w:rPr>
          <w:rFonts w:cs="Times New Roman"/>
          <w:szCs w:val="24"/>
        </w:rPr>
      </w:pPr>
      <w:proofErr w:type="gramStart"/>
      <w:r w:rsidRPr="00C65916">
        <w:rPr>
          <w:rFonts w:cs="Times New Roman"/>
          <w:szCs w:val="24"/>
        </w:rPr>
        <w:t>where</w:t>
      </w:r>
      <w:proofErr w:type="gramEnd"/>
      <w:r w:rsidRPr="00C65916">
        <w:rPr>
          <w:rFonts w:cs="Times New Roman"/>
          <w:szCs w:val="24"/>
        </w:rPr>
        <w:t xml:space="preserve"> TP, TN, FP and FN in the above equations represent true positive, true negative, false positive and false negative, respectively.</w:t>
      </w:r>
    </w:p>
    <w:p w:rsidR="007B0DD3" w:rsidRPr="00C65916" w:rsidRDefault="007B0DD3" w:rsidP="007B0DD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TP</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+TN(i)</m:t>
            </m:r>
          </m:num>
          <m:den>
            <m:r>
              <w:rPr>
                <w:rFonts w:ascii="Cambria Math" w:hAnsi="Cambria Math" w:cs="Times New Roman"/>
                <w:szCs w:val="24"/>
              </w:rPr>
              <m:t>TP</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+TN</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+FP(i)+FN(i)</m:t>
            </m:r>
          </m:den>
        </m:f>
      </m:oMath>
      <w:r w:rsidRPr="00C65916">
        <w:rPr>
          <w:rFonts w:cs="Times New Roman"/>
          <w:szCs w:val="24"/>
        </w:rPr>
        <w:t xml:space="preserve">                                       (4)</w:t>
      </w:r>
    </w:p>
    <w:p w:rsidR="007B0DD3" w:rsidRPr="00C65916" w:rsidRDefault="007B0DD3" w:rsidP="007B0DD3">
      <w:pPr>
        <w:spacing w:before="240"/>
        <w:rPr>
          <w:rFonts w:cs="Times New Roman"/>
          <w:szCs w:val="24"/>
        </w:rPr>
      </w:pPr>
      <w:proofErr w:type="gramStart"/>
      <w:r w:rsidRPr="00C65916">
        <w:rPr>
          <w:rFonts w:cs="Times New Roman"/>
          <w:szCs w:val="24"/>
        </w:rPr>
        <w:t>where</w:t>
      </w:r>
      <w:proofErr w:type="gramEnd"/>
      <w:r w:rsidRPr="00C65916">
        <w:rPr>
          <w:rFonts w:cs="Times New Roman"/>
          <w:szCs w:val="24"/>
        </w:rPr>
        <w:t xml:space="preserve"> </w:t>
      </w:r>
      <w:proofErr w:type="spellStart"/>
      <w:r w:rsidRPr="00C65916">
        <w:rPr>
          <w:rFonts w:cs="Times New Roman"/>
          <w:szCs w:val="24"/>
        </w:rPr>
        <w:t>i</w:t>
      </w:r>
      <w:proofErr w:type="spellEnd"/>
      <w:r w:rsidRPr="00C65916">
        <w:rPr>
          <w:rFonts w:cs="Times New Roman"/>
          <w:szCs w:val="24"/>
        </w:rPr>
        <w:t xml:space="preserve"> means </w:t>
      </w:r>
      <w:proofErr w:type="spellStart"/>
      <w:r w:rsidRPr="00C65916">
        <w:rPr>
          <w:rFonts w:cs="Times New Roman"/>
          <w:szCs w:val="24"/>
        </w:rPr>
        <w:t>i</w:t>
      </w:r>
      <w:r w:rsidRPr="00C65916">
        <w:rPr>
          <w:rFonts w:cs="Times New Roman"/>
          <w:szCs w:val="24"/>
          <w:vertAlign w:val="superscript"/>
        </w:rPr>
        <w:t>th</w:t>
      </w:r>
      <w:proofErr w:type="spellEnd"/>
      <w:r w:rsidRPr="00C65916">
        <w:rPr>
          <w:rFonts w:cs="Times New Roman"/>
          <w:szCs w:val="24"/>
        </w:rPr>
        <w:t xml:space="preserve"> classes. </w:t>
      </w:r>
      <w:bookmarkEnd w:id="128"/>
    </w:p>
    <w:p w:rsidR="007B0DD3" w:rsidRPr="00C65916" w:rsidRDefault="007B0DD3" w:rsidP="007B0DD3">
      <w:pPr>
        <w:pStyle w:val="Heading2"/>
        <w:rPr>
          <w:rFonts w:cs="Times New Roman"/>
          <w:b/>
          <w:szCs w:val="24"/>
        </w:rPr>
      </w:pPr>
      <w:bookmarkStart w:id="129" w:name="_Toc22586970"/>
      <w:r w:rsidRPr="00C65916">
        <w:rPr>
          <w:rFonts w:cs="Times New Roman"/>
          <w:b/>
          <w:szCs w:val="24"/>
        </w:rPr>
        <w:lastRenderedPageBreak/>
        <w:t>2.3 Application of ALLFEATURE</w:t>
      </w:r>
      <w:bookmarkEnd w:id="129"/>
    </w:p>
    <w:p w:rsidR="007B0DD3" w:rsidRPr="00C65916" w:rsidRDefault="00F05201" w:rsidP="00847B4C">
      <w:pPr>
        <w:ind w:firstLine="720"/>
        <w:rPr>
          <w:rFonts w:cs="Times New Roman"/>
          <w:szCs w:val="24"/>
        </w:rPr>
      </w:pPr>
      <w:r>
        <w:rPr>
          <w:rFonts w:cs="Times New Roman"/>
          <w:szCs w:val="24"/>
        </w:rPr>
        <w:t xml:space="preserve">Our user-friendly tool will generate feature vectors from raw sequencing data in FASTA format, apply feature selection method and construct predicting model based on </w:t>
      </w:r>
      <w:r w:rsidR="00AD3598">
        <w:rPr>
          <w:rFonts w:cs="Times New Roman"/>
          <w:szCs w:val="24"/>
        </w:rPr>
        <w:t xml:space="preserve">the </w:t>
      </w:r>
      <w:r>
        <w:rPr>
          <w:rFonts w:cs="Times New Roman"/>
          <w:szCs w:val="24"/>
        </w:rPr>
        <w:t xml:space="preserve">user’s choice. </w:t>
      </w:r>
      <w:r w:rsidR="007B0DD3" w:rsidRPr="00C65916">
        <w:rPr>
          <w:rFonts w:cs="Times New Roman"/>
          <w:szCs w:val="24"/>
        </w:rPr>
        <w:t xml:space="preserve">For testing the usage of our pipeline tool, three prediction tasks were performed for DNA, RNA and protein sequences, respectively. </w:t>
      </w:r>
      <w:r w:rsidR="00A839C0">
        <w:rPr>
          <w:rFonts w:cs="Times New Roman"/>
          <w:szCs w:val="24"/>
        </w:rPr>
        <w:t>W</w:t>
      </w:r>
      <w:r w:rsidR="00A839C0" w:rsidRPr="00AD3E20">
        <w:rPr>
          <w:rFonts w:cs="Times New Roman"/>
          <w:szCs w:val="24"/>
        </w:rPr>
        <w:t>e use</w:t>
      </w:r>
      <w:r w:rsidR="00A839C0">
        <w:rPr>
          <w:rFonts w:cs="Times New Roman"/>
          <w:szCs w:val="24"/>
        </w:rPr>
        <w:t>d</w:t>
      </w:r>
      <w:r w:rsidR="00A839C0" w:rsidRPr="00AD3E20">
        <w:rPr>
          <w:rFonts w:cs="Times New Roman"/>
          <w:szCs w:val="24"/>
        </w:rPr>
        <w:t xml:space="preserve"> DNA </w:t>
      </w:r>
      <w:r w:rsidR="00A839C0" w:rsidRPr="00AD3E20">
        <w:rPr>
          <w:rFonts w:eastAsiaTheme="minorEastAsia" w:cs="Times New Roman"/>
          <w:szCs w:val="24"/>
        </w:rPr>
        <w:t>enhancers</w:t>
      </w:r>
      <w:r w:rsidR="00A839C0" w:rsidRPr="00AD3E20">
        <w:rPr>
          <w:rFonts w:cs="Times New Roman"/>
          <w:szCs w:val="24"/>
        </w:rPr>
        <w:t>,</w:t>
      </w:r>
      <w:r w:rsidR="00A839C0">
        <w:rPr>
          <w:rFonts w:cs="Times New Roman"/>
          <w:szCs w:val="24"/>
        </w:rPr>
        <w:t xml:space="preserve"> RNA N</w:t>
      </w:r>
      <w:r w:rsidR="00A839C0" w:rsidRPr="00C65916">
        <w:rPr>
          <w:rFonts w:cs="Times New Roman"/>
          <w:szCs w:val="24"/>
        </w:rPr>
        <w:t xml:space="preserve">6-methyladenosine sites and protein-protein interactions datasets to evaluate the </w:t>
      </w:r>
      <w:r w:rsidR="00A839C0" w:rsidRPr="00C65916">
        <w:rPr>
          <w:rFonts w:cs="Times New Roman"/>
          <w:bCs/>
          <w:szCs w:val="24"/>
        </w:rPr>
        <w:t>validation of</w:t>
      </w:r>
      <w:r w:rsidR="00A839C0">
        <w:rPr>
          <w:rFonts w:cs="Times New Roman"/>
          <w:bCs/>
          <w:szCs w:val="24"/>
        </w:rPr>
        <w:t xml:space="preserve"> models</w:t>
      </w:r>
      <w:r w:rsidR="00A839C0" w:rsidRPr="00C65916">
        <w:rPr>
          <w:rFonts w:cs="Times New Roman"/>
          <w:szCs w:val="24"/>
        </w:rPr>
        <w:t>.</w:t>
      </w:r>
      <w:r w:rsidR="00A839C0">
        <w:rPr>
          <w:rFonts w:cs="Times New Roman"/>
          <w:szCs w:val="24"/>
        </w:rPr>
        <w:t xml:space="preserve"> These classification</w:t>
      </w:r>
      <w:r w:rsidR="00A839C0" w:rsidRPr="00C65916">
        <w:rPr>
          <w:rFonts w:cs="Times New Roman"/>
          <w:szCs w:val="24"/>
        </w:rPr>
        <w:t xml:space="preserve"> performance</w:t>
      </w:r>
      <w:r w:rsidR="00A839C0">
        <w:rPr>
          <w:rFonts w:cs="Times New Roman"/>
          <w:szCs w:val="24"/>
        </w:rPr>
        <w:t>s</w:t>
      </w:r>
      <w:r w:rsidR="00A839C0" w:rsidRPr="00C65916">
        <w:rPr>
          <w:rFonts w:cs="Times New Roman"/>
          <w:szCs w:val="24"/>
        </w:rPr>
        <w:t xml:space="preserve"> </w:t>
      </w:r>
      <w:r w:rsidR="00A839C0">
        <w:rPr>
          <w:rFonts w:cs="Times New Roman"/>
          <w:szCs w:val="24"/>
        </w:rPr>
        <w:t>are comparable a</w:t>
      </w:r>
      <w:r w:rsidR="00A839C0" w:rsidRPr="00AD3E20">
        <w:rPr>
          <w:rFonts w:cs="Times New Roman"/>
          <w:szCs w:val="24"/>
        </w:rPr>
        <w:t xml:space="preserve">nd even </w:t>
      </w:r>
      <w:r w:rsidR="00A839C0" w:rsidRPr="00AD3E20">
        <w:rPr>
          <w:rFonts w:eastAsiaTheme="minorEastAsia" w:cs="Times New Roman"/>
          <w:szCs w:val="24"/>
        </w:rPr>
        <w:t>more</w:t>
      </w:r>
      <w:r w:rsidR="00A839C0" w:rsidRPr="00AD3E20">
        <w:rPr>
          <w:rFonts w:cs="Times New Roman"/>
          <w:szCs w:val="24"/>
        </w:rPr>
        <w:t xml:space="preserve"> </w:t>
      </w:r>
      <w:r w:rsidR="00A839C0" w:rsidRPr="00AD3E20">
        <w:rPr>
          <w:rFonts w:eastAsiaTheme="minorEastAsia" w:cs="Times New Roman"/>
          <w:szCs w:val="24"/>
        </w:rPr>
        <w:t>effective</w:t>
      </w:r>
      <w:r w:rsidR="00A839C0" w:rsidRPr="00AD3E20">
        <w:rPr>
          <w:rFonts w:cs="Times New Roman"/>
          <w:szCs w:val="24"/>
        </w:rPr>
        <w:t xml:space="preserve"> than th</w:t>
      </w:r>
      <w:r w:rsidR="00A839C0" w:rsidRPr="00C65916">
        <w:rPr>
          <w:rFonts w:cs="Times New Roman"/>
          <w:szCs w:val="24"/>
        </w:rPr>
        <w:t>e state-of-the-art approaches, which indic</w:t>
      </w:r>
      <w:r w:rsidR="00A839C0">
        <w:rPr>
          <w:rFonts w:cs="Times New Roman"/>
          <w:szCs w:val="24"/>
        </w:rPr>
        <w:t>ate our proposed python package</w:t>
      </w:r>
      <w:r w:rsidR="00A839C0" w:rsidRPr="00C65916">
        <w:rPr>
          <w:rFonts w:cs="Times New Roman"/>
          <w:szCs w:val="24"/>
        </w:rPr>
        <w:t xml:space="preserve"> </w:t>
      </w:r>
      <w:r w:rsidR="00AD3598">
        <w:rPr>
          <w:rFonts w:cs="Times New Roman"/>
          <w:szCs w:val="24"/>
        </w:rPr>
        <w:t>is</w:t>
      </w:r>
      <w:r w:rsidR="00A839C0" w:rsidRPr="00C65916">
        <w:rPr>
          <w:rFonts w:cs="Times New Roman"/>
          <w:szCs w:val="24"/>
        </w:rPr>
        <w:t xml:space="preserve"> </w:t>
      </w:r>
      <w:r w:rsidR="00A839C0">
        <w:rPr>
          <w:rFonts w:cs="Times New Roman"/>
          <w:szCs w:val="24"/>
        </w:rPr>
        <w:t>competitive</w:t>
      </w:r>
      <w:r w:rsidR="00A839C0" w:rsidRPr="00C65916">
        <w:rPr>
          <w:rFonts w:cs="Times New Roman"/>
          <w:szCs w:val="24"/>
        </w:rPr>
        <w:t xml:space="preserve"> </w:t>
      </w:r>
      <w:r w:rsidR="00A839C0">
        <w:rPr>
          <w:rFonts w:cs="Times New Roman"/>
          <w:szCs w:val="24"/>
        </w:rPr>
        <w:t xml:space="preserve">for </w:t>
      </w:r>
      <w:r w:rsidR="00AD3598">
        <w:rPr>
          <w:rFonts w:cs="Times New Roman"/>
          <w:szCs w:val="24"/>
        </w:rPr>
        <w:t xml:space="preserve">the </w:t>
      </w:r>
      <w:r w:rsidR="00A839C0">
        <w:rPr>
          <w:rFonts w:cs="Times New Roman"/>
          <w:szCs w:val="24"/>
        </w:rPr>
        <w:t>analysis</w:t>
      </w:r>
      <w:r w:rsidR="00A839C0" w:rsidRPr="00AD3E20">
        <w:rPr>
          <w:rFonts w:cs="Times New Roman"/>
          <w:szCs w:val="24"/>
        </w:rPr>
        <w:t xml:space="preserve"> </w:t>
      </w:r>
      <w:r w:rsidR="00A839C0" w:rsidRPr="00AD3E20">
        <w:rPr>
          <w:rFonts w:eastAsiaTheme="minorEastAsia" w:cs="Times New Roman"/>
          <w:szCs w:val="24"/>
        </w:rPr>
        <w:t>of</w:t>
      </w:r>
      <w:r w:rsidR="00A839C0" w:rsidRPr="00AD3E20">
        <w:rPr>
          <w:rFonts w:cs="Times New Roman"/>
          <w:szCs w:val="24"/>
        </w:rPr>
        <w:t xml:space="preserve"> bi</w:t>
      </w:r>
      <w:r w:rsidR="00A839C0" w:rsidRPr="00C65916">
        <w:rPr>
          <w:rFonts w:cs="Times New Roman"/>
          <w:szCs w:val="24"/>
        </w:rPr>
        <w:t>ological sequences.</w:t>
      </w:r>
    </w:p>
    <w:p w:rsidR="007B0DD3" w:rsidRPr="00C65916" w:rsidRDefault="007B0DD3" w:rsidP="007B0DD3">
      <w:pPr>
        <w:pStyle w:val="Heading3"/>
        <w:rPr>
          <w:rFonts w:cs="Times New Roman"/>
          <w:color w:val="000000" w:themeColor="text1"/>
        </w:rPr>
      </w:pPr>
      <w:bookmarkStart w:id="130" w:name="_Toc22586971"/>
      <w:r w:rsidRPr="00C65916">
        <w:rPr>
          <w:rFonts w:cs="Times New Roman"/>
        </w:rPr>
        <w:t>2.</w:t>
      </w:r>
      <w:r w:rsidRPr="00C65916">
        <w:rPr>
          <w:rFonts w:cs="Times New Roman"/>
          <w:lang w:eastAsia="zh-CN"/>
        </w:rPr>
        <w:t>3</w:t>
      </w:r>
      <w:r w:rsidRPr="00C65916">
        <w:rPr>
          <w:rFonts w:cs="Times New Roman"/>
        </w:rPr>
        <w:t>.</w:t>
      </w:r>
      <w:r w:rsidRPr="00C65916">
        <w:rPr>
          <w:rFonts w:cs="Times New Roman"/>
          <w:lang w:eastAsia="zh-CN"/>
        </w:rPr>
        <w:t>1</w:t>
      </w:r>
      <w:r w:rsidRPr="00C65916">
        <w:rPr>
          <w:rFonts w:cs="Times New Roman"/>
        </w:rPr>
        <w:t xml:space="preserve"> DNA </w:t>
      </w:r>
      <w:r w:rsidR="00A118E9">
        <w:rPr>
          <w:rFonts w:cs="Times New Roman"/>
        </w:rPr>
        <w:t>Enhancers Classification</w:t>
      </w:r>
      <w:bookmarkEnd w:id="130"/>
    </w:p>
    <w:p w:rsidR="007B0DD3" w:rsidRDefault="00A839C0" w:rsidP="007B0DD3">
      <w:pPr>
        <w:ind w:firstLine="720"/>
        <w:rPr>
          <w:rFonts w:eastAsiaTheme="minorEastAsia" w:cs="Times New Roman"/>
          <w:szCs w:val="24"/>
        </w:rPr>
      </w:pPr>
      <w:r>
        <w:rPr>
          <w:rFonts w:eastAsiaTheme="minorEastAsia" w:hint="eastAsia"/>
        </w:rPr>
        <w:t>D</w:t>
      </w:r>
      <w:r>
        <w:rPr>
          <w:rFonts w:eastAsiaTheme="minorEastAsia"/>
        </w:rPr>
        <w:t xml:space="preserve">NA enhancers data plays an important role </w:t>
      </w:r>
      <w:r w:rsidR="00AD3598">
        <w:rPr>
          <w:rFonts w:eastAsiaTheme="minorEastAsia"/>
        </w:rPr>
        <w:t>in</w:t>
      </w:r>
      <w:r>
        <w:rPr>
          <w:rFonts w:eastAsiaTheme="minorEastAsia"/>
        </w:rPr>
        <w:t xml:space="preserve"> analyzing gene expression and to identify </w:t>
      </w:r>
      <w:r w:rsidR="00CD3D7F">
        <w:rPr>
          <w:rFonts w:eastAsiaTheme="minorEastAsia"/>
        </w:rPr>
        <w:t xml:space="preserve">enhancers is a challenging task </w:t>
      </w:r>
      <w:r w:rsidR="00CD3D7F" w:rsidRPr="00C65916">
        <w:rPr>
          <w:rFonts w:cs="Times New Roman"/>
          <w:color w:val="000000"/>
          <w:szCs w:val="24"/>
          <w:shd w:val="clear" w:color="auto" w:fill="FFFFFF"/>
        </w:rPr>
        <w:fldChar w:fldCharType="begin"/>
      </w:r>
      <w:r w:rsidR="00CD3D7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D3D7F" w:rsidRPr="00C65916">
        <w:rPr>
          <w:rFonts w:cs="Times New Roman"/>
          <w:color w:val="000000"/>
          <w:szCs w:val="24"/>
          <w:shd w:val="clear" w:color="auto" w:fill="FFFFFF"/>
        </w:rPr>
        <w:fldChar w:fldCharType="separate"/>
      </w:r>
      <w:r w:rsidR="00CD3D7F" w:rsidRPr="00C65916">
        <w:rPr>
          <w:rFonts w:cs="Times New Roman"/>
          <w:noProof/>
          <w:color w:val="000000"/>
          <w:szCs w:val="24"/>
          <w:shd w:val="clear" w:color="auto" w:fill="FFFFFF"/>
        </w:rPr>
        <w:t>[</w:t>
      </w:r>
      <w:r w:rsidR="00CD3D7F">
        <w:rPr>
          <w:rFonts w:cs="Arial"/>
          <w:noProof/>
          <w:color w:val="000000" w:themeColor="text1"/>
          <w:sz w:val="22"/>
        </w:rPr>
        <w:t>120</w:t>
      </w:r>
      <w:r w:rsidR="00CD3D7F" w:rsidRPr="00C65916">
        <w:rPr>
          <w:rFonts w:cs="Times New Roman"/>
          <w:noProof/>
          <w:color w:val="000000"/>
          <w:szCs w:val="24"/>
          <w:shd w:val="clear" w:color="auto" w:fill="FFFFFF"/>
        </w:rPr>
        <w:t>]</w:t>
      </w:r>
      <w:r w:rsidR="00CD3D7F" w:rsidRPr="00C65916">
        <w:rPr>
          <w:rFonts w:cs="Times New Roman"/>
          <w:color w:val="000000"/>
          <w:szCs w:val="24"/>
          <w:shd w:val="clear" w:color="auto" w:fill="FFFFFF"/>
        </w:rPr>
        <w:fldChar w:fldCharType="end"/>
      </w:r>
      <w:r w:rsidR="007B0DD3" w:rsidRPr="00C65916">
        <w:rPr>
          <w:rFonts w:cs="Times New Roman"/>
          <w:szCs w:val="24"/>
        </w:rPr>
        <w:t xml:space="preserve">. </w:t>
      </w:r>
      <w:r>
        <w:rPr>
          <w:rFonts w:cs="Times New Roman"/>
          <w:szCs w:val="24"/>
        </w:rPr>
        <w:t xml:space="preserve">The dataset contains 1484 enhancer samples and 1484 non-enhancer samples. We applied five DNA feature extraction methods: PSTNP, </w:t>
      </w:r>
      <w:proofErr w:type="spellStart"/>
      <w:r w:rsidR="007A66A5">
        <w:rPr>
          <w:rFonts w:cs="Times New Roman"/>
          <w:szCs w:val="24"/>
        </w:rPr>
        <w:t>Kmer</w:t>
      </w:r>
      <w:proofErr w:type="spellEnd"/>
      <w:r w:rsidRPr="00C65916">
        <w:rPr>
          <w:rFonts w:cs="Times New Roman"/>
          <w:szCs w:val="24"/>
        </w:rPr>
        <w:t xml:space="preserve">, </w:t>
      </w:r>
      <w:proofErr w:type="spellStart"/>
      <w:r>
        <w:rPr>
          <w:rFonts w:cs="Times New Roman"/>
          <w:szCs w:val="24"/>
        </w:rPr>
        <w:t>p</w:t>
      </w:r>
      <w:r w:rsidRPr="00C65916">
        <w:rPr>
          <w:rFonts w:cs="Times New Roman"/>
          <w:szCs w:val="24"/>
        </w:rPr>
        <w:t>se</w:t>
      </w:r>
      <w:r>
        <w:rPr>
          <w:rFonts w:cs="Times New Roman"/>
          <w:szCs w:val="24"/>
        </w:rPr>
        <w:t>DNC</w:t>
      </w:r>
      <w:proofErr w:type="spellEnd"/>
      <w:r w:rsidRPr="00C65916">
        <w:rPr>
          <w:rFonts w:cs="Times New Roman"/>
          <w:szCs w:val="24"/>
        </w:rPr>
        <w:t xml:space="preserve">, </w:t>
      </w:r>
      <w:r w:rsidR="007A66A5">
        <w:rPr>
          <w:rFonts w:cs="Times New Roman"/>
          <w:szCs w:val="24"/>
        </w:rPr>
        <w:t>BE</w:t>
      </w:r>
      <w:r w:rsidRPr="00C65916">
        <w:rPr>
          <w:rFonts w:cs="Times New Roman"/>
          <w:szCs w:val="24"/>
        </w:rPr>
        <w:t xml:space="preserve"> and </w:t>
      </w:r>
      <w:r w:rsidR="007A66A5">
        <w:rPr>
          <w:rFonts w:cs="Times New Roman"/>
          <w:szCs w:val="24"/>
        </w:rPr>
        <w:t>DNC</w:t>
      </w:r>
      <w:r>
        <w:rPr>
          <w:rFonts w:cs="Times New Roman"/>
          <w:szCs w:val="24"/>
        </w:rPr>
        <w:t xml:space="preserve"> to construct predictors. In addition, we also found that fusing these feature descriptors as one mixed descriptor can effectively represent the information of the dataset and improve classification performance. The highest classification accuracies of 13 predictors are shown in </w:t>
      </w:r>
      <w:r w:rsidRPr="0032456E">
        <w:rPr>
          <w:rFonts w:cs="Times New Roman"/>
          <w:b/>
          <w:bCs/>
          <w:szCs w:val="24"/>
        </w:rPr>
        <w:t xml:space="preserve">Table </w:t>
      </w:r>
      <w:r w:rsidR="0032456E" w:rsidRPr="0032456E">
        <w:rPr>
          <w:rFonts w:eastAsiaTheme="minorEastAsia" w:cs="Times New Roman"/>
          <w:b/>
          <w:bCs/>
          <w:szCs w:val="24"/>
        </w:rPr>
        <w:t>4</w:t>
      </w:r>
      <w:r w:rsidR="0032456E">
        <w:rPr>
          <w:rFonts w:eastAsiaTheme="minorEastAsia" w:cs="Times New Roman"/>
          <w:szCs w:val="24"/>
        </w:rPr>
        <w:t>.</w:t>
      </w:r>
    </w:p>
    <w:p w:rsidR="0032456E" w:rsidRPr="00C65916" w:rsidRDefault="0032456E" w:rsidP="00847B4C">
      <w:pPr>
        <w:pStyle w:val="Caption"/>
        <w:jc w:val="center"/>
        <w:rPr>
          <w:rFonts w:ascii="Times New Roman" w:hAnsi="Times New Roman" w:cs="Times New Roman"/>
          <w:i w:val="0"/>
          <w:color w:val="000000" w:themeColor="text1"/>
          <w:sz w:val="24"/>
          <w:szCs w:val="24"/>
        </w:rPr>
      </w:pPr>
      <w:bookmarkStart w:id="131" w:name="_Toc22579782"/>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4</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sidR="00A118E9">
        <w:rPr>
          <w:rFonts w:ascii="Times New Roman" w:hAnsi="Times New Roman" w:cs="Times New Roman"/>
          <w:i w:val="0"/>
          <w:color w:val="000000" w:themeColor="text1"/>
          <w:sz w:val="24"/>
          <w:szCs w:val="24"/>
        </w:rPr>
        <w:t>Classification</w:t>
      </w:r>
      <w:r>
        <w:rPr>
          <w:rFonts w:ascii="Times New Roman" w:hAnsi="Times New Roman" w:cs="Times New Roman"/>
          <w:i w:val="0"/>
          <w:color w:val="000000" w:themeColor="text1"/>
          <w:sz w:val="24"/>
          <w:szCs w:val="24"/>
        </w:rPr>
        <w:t xml:space="preserve"> accuracies based on different feature descriptors</w:t>
      </w:r>
      <w:r w:rsidR="00A118E9">
        <w:rPr>
          <w:rFonts w:ascii="Times New Roman" w:hAnsi="Times New Roman" w:cs="Times New Roman"/>
          <w:i w:val="0"/>
          <w:color w:val="000000" w:themeColor="text1"/>
          <w:sz w:val="24"/>
          <w:szCs w:val="24"/>
        </w:rPr>
        <w:t xml:space="preserve"> of DNA enhancers</w:t>
      </w:r>
      <w:bookmarkEnd w:id="131"/>
    </w:p>
    <w:tbl>
      <w:tblPr>
        <w:tblW w:w="891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620"/>
        <w:gridCol w:w="1080"/>
        <w:gridCol w:w="1170"/>
        <w:gridCol w:w="1080"/>
        <w:gridCol w:w="900"/>
        <w:gridCol w:w="1530"/>
        <w:gridCol w:w="1530"/>
      </w:tblGrid>
      <w:tr w:rsidR="0032456E" w:rsidRPr="00C65916" w:rsidTr="001E03CE">
        <w:trPr>
          <w:trHeight w:val="195"/>
          <w:jc w:val="center"/>
        </w:trPr>
        <w:tc>
          <w:tcPr>
            <w:tcW w:w="1620" w:type="dxa"/>
          </w:tcPr>
          <w:p w:rsidR="0032456E" w:rsidRPr="00C41F88" w:rsidRDefault="0032456E" w:rsidP="001E03CE">
            <w:pPr>
              <w:spacing w:after="120" w:line="240" w:lineRule="auto"/>
              <w:rPr>
                <w:rFonts w:cs="Times New Roman"/>
                <w:b/>
                <w:bCs/>
                <w:szCs w:val="24"/>
              </w:rPr>
            </w:pPr>
            <w:r>
              <w:rPr>
                <w:rFonts w:cs="Times New Roman"/>
                <w:b/>
                <w:bCs/>
                <w:szCs w:val="24"/>
              </w:rPr>
              <w:t>Feature Extraction Methods</w:t>
            </w:r>
          </w:p>
        </w:tc>
        <w:tc>
          <w:tcPr>
            <w:tcW w:w="1080" w:type="dxa"/>
          </w:tcPr>
          <w:p w:rsidR="0032456E" w:rsidRPr="00C41F88" w:rsidRDefault="0032456E" w:rsidP="001E03CE">
            <w:pPr>
              <w:spacing w:after="120" w:line="240" w:lineRule="auto"/>
              <w:rPr>
                <w:rFonts w:cs="Times New Roman"/>
                <w:b/>
                <w:bCs/>
                <w:szCs w:val="24"/>
              </w:rPr>
            </w:pPr>
            <w:r>
              <w:rPr>
                <w:rFonts w:cs="Times New Roman"/>
                <w:b/>
                <w:bCs/>
                <w:szCs w:val="24"/>
              </w:rPr>
              <w:t>PSTNP</w:t>
            </w:r>
          </w:p>
        </w:tc>
        <w:tc>
          <w:tcPr>
            <w:tcW w:w="1170" w:type="dxa"/>
          </w:tcPr>
          <w:p w:rsidR="0032456E" w:rsidRPr="00C41F88" w:rsidRDefault="001E03CE" w:rsidP="001E03CE">
            <w:pPr>
              <w:spacing w:after="120" w:line="240" w:lineRule="auto"/>
              <w:rPr>
                <w:rFonts w:cs="Times New Roman"/>
                <w:b/>
                <w:bCs/>
                <w:szCs w:val="24"/>
              </w:rPr>
            </w:pPr>
            <w:proofErr w:type="spellStart"/>
            <w:r>
              <w:rPr>
                <w:rFonts w:cs="Times New Roman"/>
                <w:b/>
                <w:bCs/>
                <w:szCs w:val="24"/>
              </w:rPr>
              <w:t>Kmer</w:t>
            </w:r>
            <w:proofErr w:type="spellEnd"/>
          </w:p>
        </w:tc>
        <w:tc>
          <w:tcPr>
            <w:tcW w:w="1080" w:type="dxa"/>
          </w:tcPr>
          <w:p w:rsidR="0032456E" w:rsidRPr="00C41F88" w:rsidRDefault="0032456E" w:rsidP="001E03CE">
            <w:pPr>
              <w:spacing w:after="120" w:line="240" w:lineRule="auto"/>
              <w:rPr>
                <w:rFonts w:cs="Times New Roman"/>
                <w:b/>
                <w:bCs/>
                <w:szCs w:val="24"/>
              </w:rPr>
            </w:pPr>
            <w:proofErr w:type="spellStart"/>
            <w:r>
              <w:rPr>
                <w:rFonts w:cs="Times New Roman"/>
                <w:b/>
                <w:bCs/>
                <w:szCs w:val="24"/>
              </w:rPr>
              <w:t>pseDNC</w:t>
            </w:r>
            <w:proofErr w:type="spellEnd"/>
          </w:p>
        </w:tc>
        <w:tc>
          <w:tcPr>
            <w:tcW w:w="900" w:type="dxa"/>
          </w:tcPr>
          <w:p w:rsidR="0032456E" w:rsidRPr="00C41F88" w:rsidRDefault="001E03CE" w:rsidP="001E03CE">
            <w:pPr>
              <w:spacing w:after="120" w:line="240" w:lineRule="auto"/>
              <w:rPr>
                <w:rFonts w:cs="Times New Roman"/>
                <w:b/>
                <w:bCs/>
                <w:szCs w:val="24"/>
              </w:rPr>
            </w:pPr>
            <w:r>
              <w:rPr>
                <w:rFonts w:cs="Times New Roman"/>
                <w:b/>
                <w:bCs/>
                <w:szCs w:val="24"/>
              </w:rPr>
              <w:t>BE</w:t>
            </w:r>
          </w:p>
        </w:tc>
        <w:tc>
          <w:tcPr>
            <w:tcW w:w="1530" w:type="dxa"/>
          </w:tcPr>
          <w:p w:rsidR="0032456E" w:rsidRPr="00C41F88" w:rsidRDefault="001E03CE" w:rsidP="001E03CE">
            <w:pPr>
              <w:spacing w:after="120" w:line="240" w:lineRule="auto"/>
              <w:rPr>
                <w:rFonts w:cs="Times New Roman"/>
                <w:b/>
                <w:bCs/>
                <w:szCs w:val="24"/>
              </w:rPr>
            </w:pPr>
            <w:r>
              <w:rPr>
                <w:rFonts w:cs="Times New Roman"/>
                <w:b/>
                <w:bCs/>
                <w:szCs w:val="24"/>
              </w:rPr>
              <w:t>DNC</w:t>
            </w:r>
          </w:p>
        </w:tc>
        <w:tc>
          <w:tcPr>
            <w:tcW w:w="1530" w:type="dxa"/>
          </w:tcPr>
          <w:p w:rsidR="0032456E" w:rsidRDefault="0032456E" w:rsidP="001E03CE">
            <w:pPr>
              <w:spacing w:after="120" w:line="240" w:lineRule="auto"/>
              <w:rPr>
                <w:rFonts w:cs="Times New Roman"/>
                <w:b/>
                <w:bCs/>
                <w:szCs w:val="24"/>
              </w:rPr>
            </w:pPr>
            <w:r>
              <w:rPr>
                <w:rFonts w:cs="Times New Roman"/>
                <w:b/>
                <w:bCs/>
                <w:szCs w:val="24"/>
              </w:rPr>
              <w:t>Five Descriptors Fusion</w:t>
            </w:r>
          </w:p>
        </w:tc>
      </w:tr>
      <w:tr w:rsidR="0032456E" w:rsidRPr="00C65916" w:rsidTr="001E03CE">
        <w:trPr>
          <w:trHeight w:val="195"/>
          <w:jc w:val="center"/>
        </w:trPr>
        <w:tc>
          <w:tcPr>
            <w:tcW w:w="1620" w:type="dxa"/>
          </w:tcPr>
          <w:p w:rsidR="0032456E" w:rsidRPr="00C41F88" w:rsidRDefault="0032456E" w:rsidP="001E03CE">
            <w:pPr>
              <w:spacing w:after="120" w:line="240" w:lineRule="auto"/>
              <w:rPr>
                <w:rFonts w:cs="Times New Roman"/>
                <w:b/>
                <w:bCs/>
                <w:szCs w:val="24"/>
              </w:rPr>
            </w:pPr>
            <w:r>
              <w:rPr>
                <w:rFonts w:cs="Times New Roman"/>
                <w:b/>
                <w:bCs/>
                <w:szCs w:val="24"/>
              </w:rPr>
              <w:t>Highest Classification Accuracy of 13 Predictors</w:t>
            </w:r>
          </w:p>
        </w:tc>
        <w:tc>
          <w:tcPr>
            <w:tcW w:w="1080" w:type="dxa"/>
          </w:tcPr>
          <w:p w:rsidR="0032456E" w:rsidRDefault="001E03CE" w:rsidP="001E03CE">
            <w:pPr>
              <w:spacing w:after="120" w:line="240" w:lineRule="auto"/>
              <w:rPr>
                <w:rFonts w:cs="Times New Roman"/>
                <w:b/>
                <w:bCs/>
                <w:szCs w:val="24"/>
              </w:rPr>
            </w:pPr>
            <w:r>
              <w:rPr>
                <w:rFonts w:cs="Times New Roman"/>
                <w:b/>
                <w:bCs/>
                <w:szCs w:val="24"/>
              </w:rPr>
              <w:t>0.81</w:t>
            </w:r>
          </w:p>
          <w:p w:rsidR="001E03CE" w:rsidRPr="00C41F88" w:rsidRDefault="001E03CE" w:rsidP="001E03CE">
            <w:pPr>
              <w:spacing w:after="120" w:line="240" w:lineRule="auto"/>
              <w:rPr>
                <w:rFonts w:cs="Times New Roman"/>
                <w:b/>
                <w:bCs/>
                <w:szCs w:val="24"/>
              </w:rPr>
            </w:pPr>
            <w:r>
              <w:rPr>
                <w:rFonts w:cs="Times New Roman"/>
                <w:b/>
                <w:bCs/>
                <w:szCs w:val="24"/>
              </w:rPr>
              <w:t>(SVM)</w:t>
            </w:r>
          </w:p>
        </w:tc>
        <w:tc>
          <w:tcPr>
            <w:tcW w:w="1170" w:type="dxa"/>
          </w:tcPr>
          <w:p w:rsidR="0032456E" w:rsidRDefault="001E03CE" w:rsidP="001E03CE">
            <w:pPr>
              <w:spacing w:after="120" w:line="240" w:lineRule="auto"/>
              <w:rPr>
                <w:rFonts w:cs="Times New Roman"/>
                <w:b/>
                <w:bCs/>
                <w:szCs w:val="24"/>
              </w:rPr>
            </w:pPr>
            <w:r>
              <w:rPr>
                <w:rFonts w:cs="Times New Roman"/>
                <w:b/>
                <w:bCs/>
                <w:szCs w:val="24"/>
              </w:rPr>
              <w:t>0.76</w:t>
            </w:r>
          </w:p>
          <w:p w:rsidR="001E03CE" w:rsidRPr="00C41F88" w:rsidRDefault="001E03CE" w:rsidP="001E03CE">
            <w:pPr>
              <w:spacing w:after="120" w:line="240" w:lineRule="auto"/>
              <w:rPr>
                <w:rFonts w:cs="Times New Roman"/>
                <w:b/>
                <w:bCs/>
                <w:szCs w:val="24"/>
              </w:rPr>
            </w:pPr>
            <w:r>
              <w:rPr>
                <w:rFonts w:cs="Times New Roman"/>
                <w:b/>
                <w:bCs/>
                <w:szCs w:val="24"/>
              </w:rPr>
              <w:t>(SVM)</w:t>
            </w:r>
          </w:p>
        </w:tc>
        <w:tc>
          <w:tcPr>
            <w:tcW w:w="1080" w:type="dxa"/>
          </w:tcPr>
          <w:p w:rsidR="0032456E" w:rsidRDefault="001E03CE" w:rsidP="001E03CE">
            <w:pPr>
              <w:spacing w:after="120" w:line="240" w:lineRule="auto"/>
              <w:rPr>
                <w:rFonts w:cs="Times New Roman"/>
                <w:b/>
                <w:bCs/>
                <w:szCs w:val="24"/>
              </w:rPr>
            </w:pPr>
            <w:r>
              <w:rPr>
                <w:rFonts w:cs="Times New Roman"/>
                <w:b/>
                <w:bCs/>
                <w:szCs w:val="24"/>
              </w:rPr>
              <w:t>0.75</w:t>
            </w:r>
          </w:p>
          <w:p w:rsidR="001E03CE" w:rsidRPr="00C41F88" w:rsidRDefault="001E03CE" w:rsidP="001E03CE">
            <w:pPr>
              <w:spacing w:after="120" w:line="240" w:lineRule="auto"/>
              <w:rPr>
                <w:rFonts w:cs="Times New Roman"/>
                <w:b/>
                <w:bCs/>
                <w:szCs w:val="24"/>
              </w:rPr>
            </w:pPr>
            <w:r>
              <w:rPr>
                <w:rFonts w:cs="Times New Roman"/>
                <w:b/>
                <w:bCs/>
                <w:szCs w:val="24"/>
              </w:rPr>
              <w:t>(DNN)</w:t>
            </w:r>
          </w:p>
        </w:tc>
        <w:tc>
          <w:tcPr>
            <w:tcW w:w="900" w:type="dxa"/>
          </w:tcPr>
          <w:p w:rsidR="0032456E" w:rsidRDefault="001E03CE" w:rsidP="001E03CE">
            <w:pPr>
              <w:spacing w:after="120" w:line="240" w:lineRule="auto"/>
              <w:rPr>
                <w:rFonts w:cs="Times New Roman"/>
                <w:b/>
                <w:bCs/>
                <w:szCs w:val="24"/>
              </w:rPr>
            </w:pPr>
            <w:r>
              <w:rPr>
                <w:rFonts w:cs="Times New Roman"/>
                <w:b/>
                <w:bCs/>
                <w:szCs w:val="24"/>
              </w:rPr>
              <w:t>0.75</w:t>
            </w:r>
          </w:p>
          <w:p w:rsidR="001E03CE" w:rsidRPr="00C41F88" w:rsidRDefault="001E03CE" w:rsidP="001E03CE">
            <w:pPr>
              <w:spacing w:after="120" w:line="240" w:lineRule="auto"/>
              <w:rPr>
                <w:rFonts w:cs="Times New Roman"/>
                <w:b/>
                <w:bCs/>
                <w:szCs w:val="24"/>
              </w:rPr>
            </w:pPr>
            <w:r>
              <w:rPr>
                <w:rFonts w:cs="Times New Roman"/>
                <w:b/>
                <w:bCs/>
                <w:szCs w:val="24"/>
              </w:rPr>
              <w:t>(GNB)</w:t>
            </w:r>
          </w:p>
        </w:tc>
        <w:tc>
          <w:tcPr>
            <w:tcW w:w="1530" w:type="dxa"/>
          </w:tcPr>
          <w:p w:rsidR="0032456E" w:rsidRDefault="001E03CE" w:rsidP="001E03CE">
            <w:pPr>
              <w:spacing w:after="120" w:line="240" w:lineRule="auto"/>
              <w:rPr>
                <w:rFonts w:cs="Times New Roman"/>
                <w:b/>
                <w:bCs/>
                <w:szCs w:val="24"/>
              </w:rPr>
            </w:pPr>
            <w:r>
              <w:rPr>
                <w:rFonts w:cs="Times New Roman"/>
                <w:b/>
                <w:bCs/>
                <w:szCs w:val="24"/>
              </w:rPr>
              <w:t>0.75</w:t>
            </w:r>
          </w:p>
          <w:p w:rsidR="001E03CE" w:rsidRPr="00C41F88" w:rsidRDefault="001E03CE" w:rsidP="001E03CE">
            <w:pPr>
              <w:spacing w:after="120" w:line="240" w:lineRule="auto"/>
              <w:rPr>
                <w:rFonts w:cs="Times New Roman"/>
                <w:b/>
                <w:bCs/>
                <w:szCs w:val="24"/>
              </w:rPr>
            </w:pPr>
            <w:r>
              <w:rPr>
                <w:rFonts w:cs="Times New Roman"/>
                <w:b/>
                <w:bCs/>
                <w:szCs w:val="24"/>
              </w:rPr>
              <w:t>(RNN)</w:t>
            </w:r>
          </w:p>
        </w:tc>
        <w:tc>
          <w:tcPr>
            <w:tcW w:w="1530" w:type="dxa"/>
          </w:tcPr>
          <w:p w:rsidR="0032456E" w:rsidRDefault="001E03CE" w:rsidP="001E03CE">
            <w:pPr>
              <w:spacing w:after="120" w:line="240" w:lineRule="auto"/>
              <w:rPr>
                <w:rFonts w:cs="Times New Roman"/>
                <w:b/>
                <w:bCs/>
                <w:szCs w:val="24"/>
              </w:rPr>
            </w:pPr>
            <w:r>
              <w:rPr>
                <w:rFonts w:cs="Times New Roman"/>
                <w:b/>
                <w:bCs/>
                <w:szCs w:val="24"/>
              </w:rPr>
              <w:t>0.84</w:t>
            </w:r>
          </w:p>
          <w:p w:rsidR="001E03CE" w:rsidRPr="00C41F88" w:rsidRDefault="001E03CE" w:rsidP="001E03CE">
            <w:pPr>
              <w:spacing w:after="120" w:line="240" w:lineRule="auto"/>
              <w:rPr>
                <w:rFonts w:cs="Times New Roman"/>
                <w:b/>
                <w:bCs/>
                <w:szCs w:val="24"/>
              </w:rPr>
            </w:pPr>
            <w:r>
              <w:rPr>
                <w:rFonts w:cs="Times New Roman"/>
                <w:b/>
                <w:bCs/>
                <w:szCs w:val="24"/>
              </w:rPr>
              <w:t>(DNN)</w:t>
            </w:r>
          </w:p>
        </w:tc>
      </w:tr>
    </w:tbl>
    <w:p w:rsidR="0032456E" w:rsidRDefault="0032456E" w:rsidP="0032456E">
      <w:pPr>
        <w:rPr>
          <w:rFonts w:eastAsiaTheme="minorEastAsia" w:cs="Times New Roman"/>
          <w:szCs w:val="24"/>
        </w:rPr>
      </w:pPr>
    </w:p>
    <w:p w:rsidR="0032456E" w:rsidRDefault="0032456E" w:rsidP="0032456E">
      <w:pPr>
        <w:rPr>
          <w:rFonts w:eastAsiaTheme="minorEastAsia" w:cs="Times New Roman"/>
          <w:szCs w:val="24"/>
        </w:rPr>
      </w:pPr>
      <w:r>
        <w:rPr>
          <w:rFonts w:cs="Times New Roman"/>
          <w:szCs w:val="24"/>
        </w:rPr>
        <w:t xml:space="preserve">According to </w:t>
      </w:r>
      <w:r w:rsidRPr="0032456E">
        <w:rPr>
          <w:rFonts w:cs="Times New Roman"/>
          <w:b/>
          <w:bCs/>
          <w:szCs w:val="24"/>
        </w:rPr>
        <w:t>Table 4</w:t>
      </w:r>
      <w:r>
        <w:rPr>
          <w:rFonts w:cs="Times New Roman"/>
          <w:szCs w:val="24"/>
        </w:rPr>
        <w:t xml:space="preserve">, we used </w:t>
      </w:r>
      <w:r w:rsidR="00B95FA4">
        <w:rPr>
          <w:rFonts w:cs="Times New Roman"/>
          <w:szCs w:val="24"/>
        </w:rPr>
        <w:t xml:space="preserve">the </w:t>
      </w:r>
      <w:r>
        <w:rPr>
          <w:rFonts w:cs="Times New Roman"/>
          <w:szCs w:val="24"/>
        </w:rPr>
        <w:t>fused feature vector to implement the step of feature selection. A</w:t>
      </w:r>
      <w:r w:rsidRPr="00C65916">
        <w:rPr>
          <w:rFonts w:cs="Times New Roman"/>
          <w:szCs w:val="24"/>
        </w:rPr>
        <w:t xml:space="preserve">ll </w:t>
      </w:r>
      <w:r>
        <w:rPr>
          <w:rFonts w:cs="Times New Roman"/>
          <w:szCs w:val="24"/>
        </w:rPr>
        <w:t xml:space="preserve">of 20 </w:t>
      </w:r>
      <w:r w:rsidRPr="00C65916">
        <w:rPr>
          <w:rFonts w:cs="Times New Roman"/>
          <w:szCs w:val="24"/>
        </w:rPr>
        <w:t>Feature Selection</w:t>
      </w:r>
      <w:r>
        <w:rPr>
          <w:rFonts w:cs="Times New Roman"/>
          <w:szCs w:val="24"/>
        </w:rPr>
        <w:t xml:space="preserve"> methods are applied and these selected feature vectors are used for constructing models to find the best classifier. </w:t>
      </w:r>
      <w:r>
        <w:rPr>
          <w:rFonts w:eastAsiaTheme="minorEastAsia" w:cs="Times New Roman"/>
          <w:szCs w:val="24"/>
        </w:rPr>
        <w:t>Based on</w:t>
      </w:r>
      <w:r w:rsidRPr="00231C1B">
        <w:rPr>
          <w:rFonts w:eastAsiaTheme="minorEastAsia" w:cs="Times New Roman"/>
          <w:szCs w:val="24"/>
        </w:rPr>
        <w:t xml:space="preserve"> our observation and comparison, </w:t>
      </w:r>
      <w:r>
        <w:rPr>
          <w:rFonts w:eastAsiaTheme="minorEastAsia" w:cs="Times New Roman"/>
          <w:szCs w:val="24"/>
        </w:rPr>
        <w:t xml:space="preserve">the selected feature vector using </w:t>
      </w:r>
      <w:r w:rsidR="00B95FA4">
        <w:rPr>
          <w:rFonts w:eastAsiaTheme="minorEastAsia" w:cs="Times New Roman"/>
          <w:szCs w:val="24"/>
        </w:rPr>
        <w:t xml:space="preserve">the </w:t>
      </w:r>
      <w:r w:rsidRPr="00231C1B">
        <w:rPr>
          <w:rFonts w:eastAsiaTheme="minorEastAsia" w:cs="Times New Roman"/>
          <w:szCs w:val="24"/>
        </w:rPr>
        <w:t>Extra</w:t>
      </w:r>
      <w:r>
        <w:rPr>
          <w:rFonts w:eastAsiaTheme="minorEastAsia" w:cs="Times New Roman"/>
          <w:szCs w:val="24"/>
        </w:rPr>
        <w:t>-</w:t>
      </w:r>
      <w:r w:rsidRPr="00231C1B">
        <w:rPr>
          <w:rFonts w:eastAsiaTheme="minorEastAsia" w:cs="Times New Roman"/>
          <w:szCs w:val="24"/>
        </w:rPr>
        <w:t>Tree feature selection method can achieve better prediction performance</w:t>
      </w:r>
      <w:r>
        <w:rPr>
          <w:rFonts w:eastAsiaTheme="minorEastAsia" w:cs="Times New Roman"/>
          <w:szCs w:val="24"/>
        </w:rPr>
        <w:t xml:space="preserve">, </w:t>
      </w:r>
      <w:r w:rsidRPr="008779F7">
        <w:rPr>
          <w:rFonts w:eastAsiaTheme="minorEastAsia" w:cs="Times New Roman"/>
          <w:b/>
          <w:bCs/>
          <w:szCs w:val="24"/>
        </w:rPr>
        <w:t xml:space="preserve">Figure </w:t>
      </w:r>
      <w:r>
        <w:rPr>
          <w:rFonts w:eastAsiaTheme="minorEastAsia" w:cs="Times New Roman"/>
          <w:b/>
          <w:bCs/>
          <w:szCs w:val="24"/>
        </w:rPr>
        <w:t>3</w:t>
      </w:r>
      <w:r>
        <w:rPr>
          <w:rFonts w:eastAsiaTheme="minorEastAsia" w:cs="Times New Roman"/>
          <w:szCs w:val="24"/>
        </w:rPr>
        <w:t>.</w:t>
      </w:r>
      <w:r w:rsidRPr="00231C1B">
        <w:rPr>
          <w:rFonts w:eastAsiaTheme="minorEastAsia" w:cs="Times New Roman"/>
          <w:szCs w:val="24"/>
        </w:rPr>
        <w:t xml:space="preserve"> </w:t>
      </w:r>
      <w:r>
        <w:rPr>
          <w:rFonts w:eastAsiaTheme="minorEastAsia" w:cs="Times New Roman"/>
          <w:szCs w:val="24"/>
        </w:rPr>
        <w:t xml:space="preserve">And the </w:t>
      </w:r>
      <w:r w:rsidRPr="00231C1B">
        <w:rPr>
          <w:rFonts w:eastAsiaTheme="minorEastAsia" w:cs="Times New Roman"/>
          <w:szCs w:val="24"/>
        </w:rPr>
        <w:t>execution time</w:t>
      </w:r>
      <w:r>
        <w:rPr>
          <w:rFonts w:eastAsiaTheme="minorEastAsia" w:cs="Times New Roman"/>
          <w:szCs w:val="24"/>
        </w:rPr>
        <w:t xml:space="preserve"> of modeling</w:t>
      </w:r>
      <w:r w:rsidRPr="00231C1B">
        <w:rPr>
          <w:rFonts w:eastAsiaTheme="minorEastAsia" w:cs="Times New Roman"/>
          <w:szCs w:val="24"/>
        </w:rPr>
        <w:t xml:space="preserve"> </w:t>
      </w:r>
      <w:r>
        <w:rPr>
          <w:rFonts w:eastAsiaTheme="minorEastAsia" w:cs="Times New Roman"/>
          <w:szCs w:val="24"/>
        </w:rPr>
        <w:t xml:space="preserve">is significantly reduced, </w:t>
      </w:r>
      <w:r w:rsidRPr="008779F7">
        <w:rPr>
          <w:rFonts w:eastAsiaTheme="minorEastAsia" w:cs="Times New Roman"/>
          <w:b/>
          <w:bCs/>
          <w:szCs w:val="24"/>
        </w:rPr>
        <w:t xml:space="preserve">Table </w:t>
      </w:r>
      <w:r>
        <w:rPr>
          <w:rFonts w:eastAsiaTheme="minorEastAsia" w:cs="Times New Roman"/>
          <w:b/>
          <w:bCs/>
          <w:szCs w:val="24"/>
        </w:rPr>
        <w:t>5</w:t>
      </w:r>
      <w:r w:rsidRPr="00231C1B">
        <w:rPr>
          <w:rFonts w:eastAsiaTheme="minorEastAsia" w:cs="Times New Roman"/>
          <w:szCs w:val="24"/>
        </w:rPr>
        <w:t>.</w:t>
      </w:r>
    </w:p>
    <w:p w:rsidR="0032456E" w:rsidRPr="00C65916" w:rsidRDefault="0032456E" w:rsidP="00847B4C">
      <w:pPr>
        <w:pStyle w:val="Caption"/>
        <w:jc w:val="center"/>
        <w:rPr>
          <w:rFonts w:ascii="Times New Roman" w:hAnsi="Times New Roman" w:cs="Times New Roman"/>
          <w:i w:val="0"/>
          <w:color w:val="000000" w:themeColor="text1"/>
          <w:sz w:val="24"/>
          <w:szCs w:val="24"/>
        </w:rPr>
      </w:pPr>
      <w:bookmarkStart w:id="132" w:name="_Toc22579783"/>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5</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Pr>
          <w:rFonts w:ascii="Times New Roman" w:hAnsi="Times New Roman" w:cs="Times New Roman"/>
          <w:i w:val="0"/>
          <w:iCs w:val="0"/>
          <w:color w:val="000000" w:themeColor="text1"/>
          <w:sz w:val="24"/>
          <w:szCs w:val="24"/>
        </w:rPr>
        <w:t xml:space="preserve">Comparison of </w:t>
      </w:r>
      <w:r>
        <w:rPr>
          <w:rFonts w:ascii="Times New Roman" w:hAnsi="Times New Roman" w:cs="Times New Roman"/>
          <w:i w:val="0"/>
          <w:color w:val="000000" w:themeColor="text1"/>
          <w:sz w:val="24"/>
          <w:szCs w:val="24"/>
        </w:rPr>
        <w:t>number of features and modeling execution time</w:t>
      </w:r>
      <w:r w:rsidR="00CA1F90">
        <w:rPr>
          <w:rFonts w:ascii="Times New Roman" w:hAnsi="Times New Roman" w:cs="Times New Roman"/>
          <w:i w:val="0"/>
          <w:color w:val="000000" w:themeColor="text1"/>
          <w:sz w:val="24"/>
          <w:szCs w:val="24"/>
        </w:rPr>
        <w:t xml:space="preserve"> of DNA enhancers</w:t>
      </w:r>
      <w:bookmarkEnd w:id="132"/>
    </w:p>
    <w:tbl>
      <w:tblPr>
        <w:tblW w:w="891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2970"/>
        <w:gridCol w:w="2970"/>
        <w:gridCol w:w="2970"/>
      </w:tblGrid>
      <w:tr w:rsidR="0032456E" w:rsidRPr="00C65916" w:rsidTr="001E03CE">
        <w:trPr>
          <w:trHeight w:val="195"/>
          <w:jc w:val="center"/>
        </w:trPr>
        <w:tc>
          <w:tcPr>
            <w:tcW w:w="2970" w:type="dxa"/>
          </w:tcPr>
          <w:p w:rsidR="0032456E" w:rsidRDefault="0032456E" w:rsidP="001E03CE">
            <w:pPr>
              <w:spacing w:after="120" w:line="240" w:lineRule="auto"/>
              <w:rPr>
                <w:rFonts w:cs="Times New Roman"/>
                <w:b/>
                <w:bCs/>
                <w:szCs w:val="24"/>
              </w:rPr>
            </w:pPr>
          </w:p>
        </w:tc>
        <w:tc>
          <w:tcPr>
            <w:tcW w:w="2970" w:type="dxa"/>
          </w:tcPr>
          <w:p w:rsidR="0032456E" w:rsidRDefault="0032456E" w:rsidP="001E03CE">
            <w:pPr>
              <w:spacing w:after="120" w:line="240" w:lineRule="auto"/>
              <w:rPr>
                <w:rFonts w:cs="Times New Roman"/>
                <w:b/>
                <w:bCs/>
                <w:szCs w:val="24"/>
              </w:rPr>
            </w:pPr>
            <w:r>
              <w:rPr>
                <w:rFonts w:cs="Times New Roman"/>
                <w:b/>
                <w:bCs/>
                <w:szCs w:val="24"/>
              </w:rPr>
              <w:t>Fused feature vector</w:t>
            </w:r>
          </w:p>
        </w:tc>
        <w:tc>
          <w:tcPr>
            <w:tcW w:w="2970" w:type="dxa"/>
          </w:tcPr>
          <w:p w:rsidR="0032456E" w:rsidRDefault="0032456E" w:rsidP="001E03CE">
            <w:pPr>
              <w:spacing w:after="120" w:line="240" w:lineRule="auto"/>
              <w:rPr>
                <w:rFonts w:cs="Times New Roman"/>
                <w:b/>
                <w:bCs/>
                <w:szCs w:val="24"/>
              </w:rPr>
            </w:pPr>
            <w:r>
              <w:rPr>
                <w:rFonts w:cs="Times New Roman"/>
                <w:b/>
                <w:bCs/>
                <w:szCs w:val="24"/>
              </w:rPr>
              <w:t>Selected feature vector based Extra-Tree</w:t>
            </w:r>
          </w:p>
        </w:tc>
      </w:tr>
      <w:tr w:rsidR="0032456E" w:rsidRPr="00C65916" w:rsidTr="001E03CE">
        <w:trPr>
          <w:trHeight w:val="195"/>
          <w:jc w:val="center"/>
        </w:trPr>
        <w:tc>
          <w:tcPr>
            <w:tcW w:w="2970" w:type="dxa"/>
          </w:tcPr>
          <w:p w:rsidR="0032456E" w:rsidRDefault="0032456E" w:rsidP="001E03CE">
            <w:pPr>
              <w:spacing w:after="120" w:line="240" w:lineRule="auto"/>
              <w:rPr>
                <w:rFonts w:cs="Times New Roman"/>
                <w:b/>
                <w:bCs/>
                <w:szCs w:val="24"/>
              </w:rPr>
            </w:pPr>
            <w:r>
              <w:rPr>
                <w:rFonts w:cs="Times New Roman"/>
                <w:b/>
                <w:bCs/>
                <w:szCs w:val="24"/>
              </w:rPr>
              <w:t>Number of Features</w:t>
            </w:r>
          </w:p>
        </w:tc>
        <w:tc>
          <w:tcPr>
            <w:tcW w:w="2970" w:type="dxa"/>
          </w:tcPr>
          <w:p w:rsidR="0032456E" w:rsidRDefault="0032456E" w:rsidP="001E03CE">
            <w:pPr>
              <w:spacing w:after="120" w:line="240" w:lineRule="auto"/>
              <w:rPr>
                <w:rFonts w:cs="Times New Roman"/>
                <w:b/>
                <w:bCs/>
                <w:szCs w:val="24"/>
              </w:rPr>
            </w:pPr>
            <w:r>
              <w:rPr>
                <w:rFonts w:cs="Times New Roman"/>
                <w:b/>
                <w:bCs/>
                <w:szCs w:val="24"/>
              </w:rPr>
              <w:t>1296</w:t>
            </w:r>
          </w:p>
        </w:tc>
        <w:tc>
          <w:tcPr>
            <w:tcW w:w="2970" w:type="dxa"/>
          </w:tcPr>
          <w:p w:rsidR="0032456E" w:rsidRDefault="0032456E" w:rsidP="001E03CE">
            <w:pPr>
              <w:spacing w:after="120" w:line="240" w:lineRule="auto"/>
              <w:rPr>
                <w:rFonts w:cs="Times New Roman"/>
                <w:b/>
                <w:bCs/>
                <w:szCs w:val="24"/>
              </w:rPr>
            </w:pPr>
            <w:r>
              <w:rPr>
                <w:rFonts w:cs="Times New Roman"/>
                <w:b/>
                <w:bCs/>
                <w:szCs w:val="24"/>
              </w:rPr>
              <w:t>50</w:t>
            </w:r>
          </w:p>
        </w:tc>
      </w:tr>
      <w:tr w:rsidR="0032456E" w:rsidRPr="00C65916" w:rsidTr="001E03CE">
        <w:trPr>
          <w:trHeight w:val="195"/>
          <w:jc w:val="center"/>
        </w:trPr>
        <w:tc>
          <w:tcPr>
            <w:tcW w:w="2970" w:type="dxa"/>
          </w:tcPr>
          <w:p w:rsidR="0032456E" w:rsidRDefault="0032456E" w:rsidP="001E03CE">
            <w:pPr>
              <w:spacing w:after="120" w:line="240" w:lineRule="auto"/>
              <w:rPr>
                <w:rFonts w:cs="Times New Roman"/>
                <w:b/>
                <w:bCs/>
                <w:szCs w:val="24"/>
              </w:rPr>
            </w:pPr>
            <w:r>
              <w:rPr>
                <w:rFonts w:cs="Times New Roman"/>
                <w:b/>
                <w:bCs/>
                <w:szCs w:val="24"/>
              </w:rPr>
              <w:t>Execution Time</w:t>
            </w:r>
          </w:p>
        </w:tc>
        <w:tc>
          <w:tcPr>
            <w:tcW w:w="2970" w:type="dxa"/>
          </w:tcPr>
          <w:p w:rsidR="0032456E" w:rsidRDefault="0032456E" w:rsidP="001E03CE">
            <w:pPr>
              <w:spacing w:after="120" w:line="240" w:lineRule="auto"/>
              <w:rPr>
                <w:rFonts w:cs="Times New Roman"/>
                <w:b/>
                <w:bCs/>
                <w:szCs w:val="24"/>
              </w:rPr>
            </w:pPr>
            <w:r>
              <w:rPr>
                <w:rFonts w:cs="Times New Roman"/>
                <w:b/>
                <w:bCs/>
                <w:szCs w:val="24"/>
              </w:rPr>
              <w:t>34m 42s</w:t>
            </w:r>
          </w:p>
        </w:tc>
        <w:tc>
          <w:tcPr>
            <w:tcW w:w="2970" w:type="dxa"/>
          </w:tcPr>
          <w:p w:rsidR="0032456E" w:rsidRDefault="0032456E" w:rsidP="001E03CE">
            <w:pPr>
              <w:spacing w:after="120" w:line="240" w:lineRule="auto"/>
              <w:rPr>
                <w:rFonts w:cs="Times New Roman"/>
                <w:b/>
                <w:bCs/>
                <w:szCs w:val="24"/>
              </w:rPr>
            </w:pPr>
            <w:r>
              <w:rPr>
                <w:rFonts w:cs="Times New Roman"/>
                <w:b/>
                <w:bCs/>
                <w:szCs w:val="24"/>
              </w:rPr>
              <w:t>4m 5s</w:t>
            </w:r>
          </w:p>
        </w:tc>
      </w:tr>
    </w:tbl>
    <w:p w:rsidR="0032456E" w:rsidRDefault="0032456E" w:rsidP="0032456E">
      <w:pPr>
        <w:rPr>
          <w:rFonts w:eastAsiaTheme="minorEastAsia" w:cs="Times New Roman"/>
          <w:szCs w:val="24"/>
        </w:rPr>
      </w:pPr>
    </w:p>
    <w:p w:rsidR="007B0DD3" w:rsidRPr="00C65916" w:rsidRDefault="0032456E" w:rsidP="007B0DD3">
      <w:pPr>
        <w:rPr>
          <w:rFonts w:eastAsiaTheme="minorEastAsia" w:cs="Times New Roman"/>
          <w:szCs w:val="24"/>
        </w:rPr>
      </w:pPr>
      <w:r w:rsidRPr="00AD3E20">
        <w:rPr>
          <w:rFonts w:cs="Times New Roman"/>
          <w:noProof/>
          <w:szCs w:val="24"/>
          <w:lang w:eastAsia="zh-CN"/>
        </w:rPr>
        <w:lastRenderedPageBreak/>
        <w:drawing>
          <wp:inline distT="0" distB="0" distL="0" distR="0" wp14:anchorId="49868BB6" wp14:editId="49AA97B0">
            <wp:extent cx="5486400" cy="5061585"/>
            <wp:effectExtent l="0" t="0" r="0" b="5715"/>
            <wp:docPr id="2" name="图片 2" descr="D:\feature_selection_python_package\正文\图片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eature_selection_python_package\正文\图片1.e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5061585"/>
                    </a:xfrm>
                    <a:prstGeom prst="rect">
                      <a:avLst/>
                    </a:prstGeom>
                    <a:noFill/>
                    <a:ln>
                      <a:noFill/>
                    </a:ln>
                  </pic:spPr>
                </pic:pic>
              </a:graphicData>
            </a:graphic>
          </wp:inline>
        </w:drawing>
      </w:r>
    </w:p>
    <w:p w:rsidR="0032456E" w:rsidRDefault="007B0DD3" w:rsidP="0032456E">
      <w:pPr>
        <w:rPr>
          <w:rFonts w:cs="Times New Roman"/>
          <w:szCs w:val="24"/>
        </w:rPr>
      </w:pPr>
      <w:bookmarkStart w:id="133" w:name="_Toc22579773"/>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3</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0032456E" w:rsidRPr="00C65916">
        <w:rPr>
          <w:rFonts w:cs="Times New Roman"/>
          <w:szCs w:val="24"/>
        </w:rPr>
        <w:t>The boxplot</w:t>
      </w:r>
      <w:r w:rsidR="0032456E">
        <w:rPr>
          <w:rFonts w:cs="Times New Roman"/>
          <w:szCs w:val="24"/>
        </w:rPr>
        <w:t xml:space="preserve"> of classification accuracies (A)</w:t>
      </w:r>
      <w:r w:rsidR="0032456E" w:rsidRPr="00C65916">
        <w:rPr>
          <w:rFonts w:cs="Times New Roman"/>
          <w:szCs w:val="24"/>
        </w:rPr>
        <w:t xml:space="preserve"> and ROC curves</w:t>
      </w:r>
      <w:r w:rsidR="0032456E">
        <w:rPr>
          <w:rFonts w:cs="Times New Roman"/>
          <w:szCs w:val="24"/>
        </w:rPr>
        <w:t xml:space="preserve"> (B)</w:t>
      </w:r>
      <w:r w:rsidR="0032456E" w:rsidRPr="00C65916">
        <w:rPr>
          <w:rFonts w:cs="Times New Roman"/>
          <w:szCs w:val="24"/>
        </w:rPr>
        <w:t xml:space="preserve"> of DNA </w:t>
      </w:r>
      <w:r w:rsidR="0032456E">
        <w:rPr>
          <w:rFonts w:cs="Times New Roman"/>
          <w:szCs w:val="24"/>
        </w:rPr>
        <w:t xml:space="preserve">enhancers </w:t>
      </w:r>
      <w:r w:rsidR="0032456E" w:rsidRPr="00C65916">
        <w:rPr>
          <w:rFonts w:cs="Times New Roman"/>
          <w:szCs w:val="24"/>
        </w:rPr>
        <w:t>using various classifiers with Extra</w:t>
      </w:r>
      <w:r w:rsidR="0032456E">
        <w:rPr>
          <w:rFonts w:cs="Times New Roman"/>
          <w:szCs w:val="24"/>
        </w:rPr>
        <w:t>-</w:t>
      </w:r>
      <w:r w:rsidR="0032456E" w:rsidRPr="00C65916">
        <w:rPr>
          <w:rFonts w:cs="Times New Roman"/>
          <w:szCs w:val="24"/>
        </w:rPr>
        <w:t>Tree feature selection method.</w:t>
      </w:r>
      <w:r w:rsidR="0032456E">
        <w:rPr>
          <w:rFonts w:cs="Times New Roman"/>
          <w:szCs w:val="24"/>
        </w:rPr>
        <w:t xml:space="preserve"> </w:t>
      </w:r>
      <w:r w:rsidR="0032456E" w:rsidRPr="00C65916">
        <w:rPr>
          <w:rFonts w:cs="Times New Roman"/>
          <w:szCs w:val="24"/>
        </w:rPr>
        <w:t xml:space="preserve">(A) 13 classifiers all achieve satisfactory accuracy, and SVM, DNN, RNN obtain superior performance than other classifiers. (B) The ROC curves of 13 classifier indicate </w:t>
      </w:r>
      <w:r w:rsidR="0032456E">
        <w:rPr>
          <w:rFonts w:cs="Times New Roman"/>
          <w:szCs w:val="24"/>
        </w:rPr>
        <w:t>DNN and RNN achieved better results.</w:t>
      </w:r>
      <w:bookmarkEnd w:id="133"/>
    </w:p>
    <w:p w:rsidR="007B0DD3" w:rsidRPr="00C65916" w:rsidRDefault="007B0DD3" w:rsidP="007B0DD3">
      <w:pPr>
        <w:pStyle w:val="Heading3"/>
        <w:rPr>
          <w:rFonts w:cs="Times New Roman"/>
        </w:rPr>
      </w:pPr>
      <w:bookmarkStart w:id="134" w:name="_Toc22586972"/>
      <w:r w:rsidRPr="00C65916">
        <w:rPr>
          <w:rFonts w:cs="Times New Roman"/>
        </w:rPr>
        <w:t>2.</w:t>
      </w:r>
      <w:r w:rsidRPr="00C65916">
        <w:rPr>
          <w:rFonts w:cs="Times New Roman"/>
          <w:lang w:eastAsia="zh-CN"/>
        </w:rPr>
        <w:t>3</w:t>
      </w:r>
      <w:r w:rsidRPr="00C65916">
        <w:rPr>
          <w:rFonts w:cs="Times New Roman"/>
        </w:rPr>
        <w:t>.</w:t>
      </w:r>
      <w:r w:rsidRPr="00C65916">
        <w:rPr>
          <w:rFonts w:cs="Times New Roman"/>
          <w:lang w:eastAsia="zh-CN"/>
        </w:rPr>
        <w:t>2</w:t>
      </w:r>
      <w:r w:rsidRPr="00C65916">
        <w:rPr>
          <w:rFonts w:cs="Times New Roman"/>
        </w:rPr>
        <w:t xml:space="preserve"> RNA N6-methyladenine Sites Prediction</w:t>
      </w:r>
      <w:bookmarkEnd w:id="134"/>
    </w:p>
    <w:p w:rsidR="00A118E9" w:rsidRDefault="007B0DD3" w:rsidP="00847B4C">
      <w:pPr>
        <w:ind w:firstLine="720"/>
      </w:pPr>
      <w:r w:rsidRPr="00C65916">
        <w:rPr>
          <w:rFonts w:cs="Times New Roman"/>
          <w:szCs w:val="24"/>
        </w:rPr>
        <w:t>N6-methyladenosine (m6A) refers to methylation of the adenosine nucleotide acid at the nitrogen-6</w:t>
      </w:r>
      <w:r w:rsidRPr="00C65916">
        <w:rPr>
          <w:rFonts w:eastAsiaTheme="minorEastAsia" w:cs="Times New Roman"/>
          <w:szCs w:val="24"/>
        </w:rPr>
        <w:t xml:space="preserve"> </w:t>
      </w:r>
      <w:r w:rsidRPr="00C65916">
        <w:rPr>
          <w:rFonts w:cs="Times New Roman"/>
          <w:szCs w:val="24"/>
        </w:rPr>
        <w:t xml:space="preserve">position. </w:t>
      </w:r>
      <w:r w:rsidR="00A118E9">
        <w:rPr>
          <w:rFonts w:cs="Times New Roman"/>
          <w:szCs w:val="24"/>
        </w:rPr>
        <w:t>It is highly related to</w:t>
      </w:r>
      <w:r w:rsidR="00A118E9" w:rsidRPr="00C65916">
        <w:rPr>
          <w:rFonts w:cs="Times New Roman"/>
          <w:szCs w:val="24"/>
        </w:rPr>
        <w:t xml:space="preserve"> </w:t>
      </w:r>
      <w:r w:rsidR="00B95FA4">
        <w:rPr>
          <w:rFonts w:cs="Times New Roman"/>
          <w:szCs w:val="24"/>
        </w:rPr>
        <w:t xml:space="preserve">a </w:t>
      </w:r>
      <w:r w:rsidR="00A118E9" w:rsidRPr="00C65916">
        <w:rPr>
          <w:rFonts w:cs="Times New Roman"/>
          <w:szCs w:val="24"/>
        </w:rPr>
        <w:t xml:space="preserve">series of biological processes, such as </w:t>
      </w:r>
      <w:r w:rsidR="00A118E9" w:rsidRPr="00C65916">
        <w:rPr>
          <w:rFonts w:cs="Times New Roman"/>
          <w:szCs w:val="24"/>
        </w:rPr>
        <w:lastRenderedPageBreak/>
        <w:t>splicing events, mRNA</w:t>
      </w:r>
      <w:r w:rsidR="00A118E9" w:rsidRPr="00C65916">
        <w:rPr>
          <w:rFonts w:eastAsiaTheme="minorEastAsia" w:cs="Times New Roman"/>
          <w:szCs w:val="24"/>
        </w:rPr>
        <w:t xml:space="preserve"> </w:t>
      </w:r>
      <w:r w:rsidR="00A118E9" w:rsidRPr="00C65916">
        <w:rPr>
          <w:rFonts w:cs="Times New Roman"/>
          <w:szCs w:val="24"/>
        </w:rPr>
        <w:t>exporting, nascent mRNA synthesis, nuclear translocat</w:t>
      </w:r>
      <w:r w:rsidR="00ED6AF8">
        <w:rPr>
          <w:rFonts w:cs="Times New Roman"/>
          <w:szCs w:val="24"/>
        </w:rPr>
        <w:t xml:space="preserve">ion and translation process </w:t>
      </w:r>
      <w:r w:rsidR="00ED6AF8" w:rsidRPr="00C65916">
        <w:rPr>
          <w:rFonts w:cs="Times New Roman"/>
          <w:color w:val="000000"/>
          <w:szCs w:val="24"/>
          <w:shd w:val="clear" w:color="auto" w:fill="FFFFFF"/>
        </w:rPr>
        <w:fldChar w:fldCharType="begin"/>
      </w:r>
      <w:r w:rsidR="00ED6AF8"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6AF8" w:rsidRPr="00C65916">
        <w:rPr>
          <w:rFonts w:cs="Times New Roman"/>
          <w:color w:val="000000"/>
          <w:szCs w:val="24"/>
          <w:shd w:val="clear" w:color="auto" w:fill="FFFFFF"/>
        </w:rPr>
        <w:fldChar w:fldCharType="separate"/>
      </w:r>
      <w:r w:rsidR="00ED6AF8" w:rsidRPr="00C65916">
        <w:rPr>
          <w:rFonts w:cs="Times New Roman"/>
          <w:noProof/>
          <w:color w:val="000000"/>
          <w:szCs w:val="24"/>
          <w:shd w:val="clear" w:color="auto" w:fill="FFFFFF"/>
        </w:rPr>
        <w:t>[</w:t>
      </w:r>
      <w:r w:rsidR="00ED6AF8">
        <w:rPr>
          <w:rFonts w:cs="Arial"/>
          <w:noProof/>
          <w:color w:val="000000" w:themeColor="text1"/>
          <w:sz w:val="22"/>
        </w:rPr>
        <w:t>17</w:t>
      </w:r>
      <w:r w:rsidR="00ED6AF8" w:rsidRPr="00C65916">
        <w:rPr>
          <w:rFonts w:cs="Times New Roman"/>
          <w:noProof/>
          <w:color w:val="000000"/>
          <w:szCs w:val="24"/>
          <w:shd w:val="clear" w:color="auto" w:fill="FFFFFF"/>
        </w:rPr>
        <w:t>]</w:t>
      </w:r>
      <w:r w:rsidR="00ED6AF8" w:rsidRPr="00C65916">
        <w:rPr>
          <w:rFonts w:cs="Times New Roman"/>
          <w:color w:val="000000"/>
          <w:szCs w:val="24"/>
          <w:shd w:val="clear" w:color="auto" w:fill="FFFFFF"/>
        </w:rPr>
        <w:fldChar w:fldCharType="end"/>
      </w:r>
      <w:r w:rsidR="00A118E9" w:rsidRPr="00C65916">
        <w:rPr>
          <w:rFonts w:cs="Times New Roman"/>
          <w:szCs w:val="24"/>
        </w:rPr>
        <w:t xml:space="preserve">. </w:t>
      </w:r>
      <w:r w:rsidR="00A118E9">
        <w:rPr>
          <w:rFonts w:cs="Times New Roman"/>
          <w:szCs w:val="24"/>
        </w:rPr>
        <w:t>Therefore,</w:t>
      </w:r>
      <w:r w:rsidR="00A118E9" w:rsidRPr="00C65916">
        <w:rPr>
          <w:rFonts w:cs="Times New Roman"/>
          <w:szCs w:val="24"/>
        </w:rPr>
        <w:t xml:space="preserve"> </w:t>
      </w:r>
      <w:r w:rsidR="00A118E9">
        <w:rPr>
          <w:rFonts w:cs="Times New Roman"/>
          <w:szCs w:val="24"/>
        </w:rPr>
        <w:t>constructing</w:t>
      </w:r>
      <w:r w:rsidR="00A118E9" w:rsidRPr="00C65916">
        <w:rPr>
          <w:rFonts w:cs="Times New Roman"/>
          <w:szCs w:val="24"/>
        </w:rPr>
        <w:t xml:space="preserve"> an effective </w:t>
      </w:r>
      <w:r w:rsidR="00A118E9">
        <w:rPr>
          <w:rFonts w:cs="Times New Roman"/>
          <w:szCs w:val="24"/>
        </w:rPr>
        <w:t>predicting</w:t>
      </w:r>
      <w:r w:rsidR="00A118E9" w:rsidRPr="00C65916">
        <w:rPr>
          <w:rFonts w:cs="Times New Roman"/>
          <w:szCs w:val="24"/>
        </w:rPr>
        <w:t xml:space="preserve"> model to identify RNA N6-methyladenine sites</w:t>
      </w:r>
      <w:r w:rsidR="00A118E9">
        <w:rPr>
          <w:rFonts w:cs="Times New Roman"/>
          <w:szCs w:val="24"/>
        </w:rPr>
        <w:t xml:space="preserve"> becomes an essential task</w:t>
      </w:r>
      <w:r w:rsidR="00A118E9" w:rsidRPr="00C65916">
        <w:rPr>
          <w:rFonts w:eastAsiaTheme="minorEastAsia" w:cs="Times New Roman"/>
          <w:szCs w:val="24"/>
        </w:rPr>
        <w:t xml:space="preserve">. </w:t>
      </w:r>
      <w:r w:rsidR="00A118E9" w:rsidRPr="00C65916">
        <w:rPr>
          <w:rFonts w:cs="Times New Roman"/>
          <w:szCs w:val="24"/>
        </w:rPr>
        <w:t>In this paper, the</w:t>
      </w:r>
      <w:r w:rsidR="00A118E9">
        <w:rPr>
          <w:rFonts w:cs="Times New Roman"/>
          <w:szCs w:val="24"/>
        </w:rPr>
        <w:t xml:space="preserve"> m6A</w:t>
      </w:r>
      <w:r w:rsidR="00A118E9" w:rsidRPr="00C65916">
        <w:rPr>
          <w:rFonts w:cs="Times New Roman"/>
          <w:szCs w:val="24"/>
        </w:rPr>
        <w:t xml:space="preserve"> datase</w:t>
      </w:r>
      <w:r w:rsidR="00A118E9">
        <w:rPr>
          <w:rFonts w:cs="Times New Roman"/>
          <w:szCs w:val="24"/>
        </w:rPr>
        <w:t>t contains 2614 sequences, where 1307</w:t>
      </w:r>
      <w:r w:rsidR="00A118E9" w:rsidRPr="00C65916">
        <w:rPr>
          <w:rFonts w:cs="Times New Roman"/>
          <w:szCs w:val="24"/>
        </w:rPr>
        <w:t xml:space="preserve"> represents true </w:t>
      </w:r>
      <w:proofErr w:type="spellStart"/>
      <w:r w:rsidR="00A118E9" w:rsidRPr="00C65916">
        <w:rPr>
          <w:rFonts w:cs="Times New Roman"/>
          <w:szCs w:val="24"/>
        </w:rPr>
        <w:t>methyladenosi</w:t>
      </w:r>
      <w:r w:rsidR="00A118E9">
        <w:rPr>
          <w:rFonts w:cs="Times New Roman"/>
          <w:szCs w:val="24"/>
        </w:rPr>
        <w:t>ne</w:t>
      </w:r>
      <w:proofErr w:type="spellEnd"/>
      <w:r w:rsidR="00A118E9">
        <w:rPr>
          <w:rFonts w:cs="Times New Roman"/>
          <w:szCs w:val="24"/>
        </w:rPr>
        <w:t xml:space="preserve"> sites, and the remaining 1307</w:t>
      </w:r>
      <w:r w:rsidR="00A118E9" w:rsidRPr="00C65916">
        <w:rPr>
          <w:rFonts w:cs="Times New Roman"/>
          <w:szCs w:val="24"/>
        </w:rPr>
        <w:t xml:space="preserve"> are false </w:t>
      </w:r>
      <w:proofErr w:type="spellStart"/>
      <w:r w:rsidR="00A118E9" w:rsidRPr="00C65916">
        <w:rPr>
          <w:rFonts w:cs="Times New Roman"/>
          <w:szCs w:val="24"/>
        </w:rPr>
        <w:t>methyladenos</w:t>
      </w:r>
      <w:r w:rsidR="00A118E9">
        <w:rPr>
          <w:rFonts w:cs="Times New Roman"/>
          <w:szCs w:val="24"/>
        </w:rPr>
        <w:t>ine</w:t>
      </w:r>
      <w:proofErr w:type="spellEnd"/>
      <w:r w:rsidR="00A118E9">
        <w:rPr>
          <w:rFonts w:cs="Times New Roman"/>
          <w:szCs w:val="24"/>
        </w:rPr>
        <w:t xml:space="preserve"> sites. Instead of using </w:t>
      </w:r>
      <w:r w:rsidR="00B95FA4">
        <w:rPr>
          <w:rFonts w:cs="Times New Roman"/>
          <w:szCs w:val="24"/>
        </w:rPr>
        <w:t xml:space="preserve">a </w:t>
      </w:r>
      <w:r w:rsidR="00A118E9">
        <w:rPr>
          <w:rFonts w:cs="Times New Roman"/>
          <w:szCs w:val="24"/>
        </w:rPr>
        <w:t xml:space="preserve">single feature extraction method, the fused feature vector shows a better classification performance, </w:t>
      </w:r>
      <w:r w:rsidR="00A118E9" w:rsidRPr="00FE503A">
        <w:rPr>
          <w:rFonts w:cs="Times New Roman"/>
          <w:b/>
          <w:bCs/>
          <w:szCs w:val="24"/>
        </w:rPr>
        <w:t xml:space="preserve">Table </w:t>
      </w:r>
      <w:r w:rsidR="00A118E9">
        <w:rPr>
          <w:rFonts w:cs="Times New Roman"/>
          <w:b/>
          <w:bCs/>
          <w:szCs w:val="24"/>
        </w:rPr>
        <w:t>6</w:t>
      </w:r>
      <w:r w:rsidR="00A118E9">
        <w:rPr>
          <w:rFonts w:cs="Times New Roman"/>
          <w:szCs w:val="24"/>
        </w:rPr>
        <w:t xml:space="preserve">. We used </w:t>
      </w:r>
      <w:proofErr w:type="spellStart"/>
      <w:r w:rsidR="00A118E9">
        <w:rPr>
          <w:rFonts w:cs="Times New Roman"/>
          <w:szCs w:val="24"/>
        </w:rPr>
        <w:t>pseDNC</w:t>
      </w:r>
      <w:proofErr w:type="spellEnd"/>
      <w:r w:rsidR="00A118E9">
        <w:rPr>
          <w:rFonts w:cs="Times New Roman"/>
          <w:szCs w:val="24"/>
        </w:rPr>
        <w:t>, PSTNP</w:t>
      </w:r>
      <w:r w:rsidR="00A118E9" w:rsidRPr="00C65916">
        <w:rPr>
          <w:rFonts w:cs="Times New Roman"/>
          <w:szCs w:val="24"/>
        </w:rPr>
        <w:t xml:space="preserve">, </w:t>
      </w:r>
      <w:proofErr w:type="spellStart"/>
      <w:r w:rsidR="00A118E9">
        <w:rPr>
          <w:rFonts w:cs="Times New Roman"/>
          <w:szCs w:val="24"/>
        </w:rPr>
        <w:t>Kmer</w:t>
      </w:r>
      <w:proofErr w:type="spellEnd"/>
      <w:r w:rsidR="00A118E9">
        <w:rPr>
          <w:rFonts w:cs="Times New Roman"/>
          <w:szCs w:val="24"/>
        </w:rPr>
        <w:t xml:space="preserve">, </w:t>
      </w:r>
      <w:r w:rsidR="001B4355">
        <w:rPr>
          <w:rFonts w:cs="Times New Roman"/>
          <w:szCs w:val="24"/>
        </w:rPr>
        <w:t>TNC</w:t>
      </w:r>
      <w:r w:rsidR="00A118E9">
        <w:rPr>
          <w:rFonts w:cs="Times New Roman"/>
          <w:szCs w:val="24"/>
        </w:rPr>
        <w:t xml:space="preserve"> and </w:t>
      </w:r>
      <w:proofErr w:type="spellStart"/>
      <w:r w:rsidR="001B4355">
        <w:rPr>
          <w:rFonts w:cs="Times New Roman"/>
          <w:szCs w:val="24"/>
        </w:rPr>
        <w:t>MonoKGap</w:t>
      </w:r>
      <w:proofErr w:type="spellEnd"/>
      <w:r w:rsidR="00A118E9" w:rsidRPr="00C65916">
        <w:rPr>
          <w:rFonts w:cs="Times New Roman"/>
          <w:szCs w:val="24"/>
        </w:rPr>
        <w:t xml:space="preserve"> five feature extraction methods to construct initial feature vectors. </w:t>
      </w:r>
      <w:r w:rsidR="00A118E9">
        <w:t>In order to evaluate the effectiveness of feature selection, we applied all feature selection method</w:t>
      </w:r>
      <w:r w:rsidR="00B95FA4">
        <w:t>s</w:t>
      </w:r>
      <w:r w:rsidR="00A118E9">
        <w:t xml:space="preserve"> to determine </w:t>
      </w:r>
      <w:r w:rsidR="00B95FA4">
        <w:t xml:space="preserve">the </w:t>
      </w:r>
      <w:r w:rsidR="00A118E9">
        <w:t xml:space="preserve">optimal feature subset. The feature subset using </w:t>
      </w:r>
      <w:r w:rsidR="00B95FA4">
        <w:t xml:space="preserve">the </w:t>
      </w:r>
      <w:proofErr w:type="spellStart"/>
      <w:r w:rsidR="00A118E9">
        <w:t>ReliefF</w:t>
      </w:r>
      <w:proofErr w:type="spellEnd"/>
      <w:r w:rsidR="00A118E9">
        <w:t xml:space="preserve"> feature selection method display</w:t>
      </w:r>
      <w:r w:rsidR="00B95FA4">
        <w:t>s</w:t>
      </w:r>
      <w:r w:rsidR="00A118E9">
        <w:t xml:space="preserve"> better predictions, </w:t>
      </w:r>
      <w:r w:rsidR="00A118E9" w:rsidRPr="00FE503A">
        <w:rPr>
          <w:b/>
          <w:bCs/>
        </w:rPr>
        <w:t xml:space="preserve">Figure </w:t>
      </w:r>
      <w:r w:rsidR="00A118E9">
        <w:rPr>
          <w:b/>
          <w:bCs/>
        </w:rPr>
        <w:t>4</w:t>
      </w:r>
      <w:r w:rsidR="00A118E9">
        <w:t>.</w:t>
      </w:r>
      <w:r w:rsidR="00847B4C">
        <w:t xml:space="preserve"> </w:t>
      </w:r>
      <w:r w:rsidR="00847B4C">
        <w:rPr>
          <w:rFonts w:eastAsiaTheme="minorEastAsia" w:cs="Times New Roman"/>
          <w:szCs w:val="24"/>
        </w:rPr>
        <w:t xml:space="preserve">And the </w:t>
      </w:r>
      <w:r w:rsidR="00847B4C" w:rsidRPr="00231C1B">
        <w:rPr>
          <w:rFonts w:eastAsiaTheme="minorEastAsia" w:cs="Times New Roman"/>
          <w:szCs w:val="24"/>
        </w:rPr>
        <w:t>execution time</w:t>
      </w:r>
      <w:r w:rsidR="00847B4C">
        <w:rPr>
          <w:rFonts w:eastAsiaTheme="minorEastAsia" w:cs="Times New Roman"/>
          <w:szCs w:val="24"/>
        </w:rPr>
        <w:t xml:space="preserve"> of modeling</w:t>
      </w:r>
      <w:r w:rsidR="00847B4C" w:rsidRPr="00231C1B">
        <w:rPr>
          <w:rFonts w:eastAsiaTheme="minorEastAsia" w:cs="Times New Roman"/>
          <w:szCs w:val="24"/>
        </w:rPr>
        <w:t xml:space="preserve"> </w:t>
      </w:r>
      <w:r w:rsidR="00847B4C">
        <w:rPr>
          <w:rFonts w:eastAsiaTheme="minorEastAsia" w:cs="Times New Roman"/>
          <w:szCs w:val="24"/>
        </w:rPr>
        <w:t xml:space="preserve">is significantly reduced, </w:t>
      </w:r>
      <w:r w:rsidR="00847B4C" w:rsidRPr="008779F7">
        <w:rPr>
          <w:rFonts w:eastAsiaTheme="minorEastAsia" w:cs="Times New Roman"/>
          <w:b/>
          <w:bCs/>
          <w:szCs w:val="24"/>
        </w:rPr>
        <w:t xml:space="preserve">Table </w:t>
      </w:r>
      <w:r w:rsidR="00847B4C">
        <w:rPr>
          <w:rFonts w:eastAsiaTheme="minorEastAsia" w:cs="Times New Roman"/>
          <w:b/>
          <w:bCs/>
          <w:szCs w:val="24"/>
        </w:rPr>
        <w:t>7</w:t>
      </w:r>
      <w:r w:rsidR="00847B4C" w:rsidRPr="00231C1B">
        <w:rPr>
          <w:rFonts w:eastAsiaTheme="minorEastAsia" w:cs="Times New Roman"/>
          <w:szCs w:val="24"/>
        </w:rPr>
        <w:t>.</w:t>
      </w:r>
    </w:p>
    <w:p w:rsidR="00A118E9" w:rsidRPr="00C65916" w:rsidRDefault="00A118E9" w:rsidP="00847B4C">
      <w:pPr>
        <w:pStyle w:val="Caption"/>
        <w:jc w:val="center"/>
        <w:rPr>
          <w:rFonts w:ascii="Times New Roman" w:hAnsi="Times New Roman" w:cs="Times New Roman"/>
          <w:i w:val="0"/>
          <w:color w:val="000000" w:themeColor="text1"/>
          <w:sz w:val="24"/>
          <w:szCs w:val="24"/>
        </w:rPr>
      </w:pPr>
      <w:bookmarkStart w:id="135" w:name="_Toc22579784"/>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6</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Classification accuracies based on different feature descriptors of RNA N6-methyladenine sites</w:t>
      </w:r>
      <w:bookmarkEnd w:id="135"/>
    </w:p>
    <w:tbl>
      <w:tblPr>
        <w:tblW w:w="891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620"/>
        <w:gridCol w:w="1080"/>
        <w:gridCol w:w="990"/>
        <w:gridCol w:w="1170"/>
        <w:gridCol w:w="990"/>
        <w:gridCol w:w="1530"/>
        <w:gridCol w:w="1530"/>
      </w:tblGrid>
      <w:tr w:rsidR="00A118E9" w:rsidRPr="00C65916" w:rsidTr="007A66A5">
        <w:trPr>
          <w:trHeight w:val="195"/>
          <w:jc w:val="center"/>
        </w:trPr>
        <w:tc>
          <w:tcPr>
            <w:tcW w:w="1620" w:type="dxa"/>
          </w:tcPr>
          <w:p w:rsidR="00A118E9" w:rsidRPr="00C41F88" w:rsidRDefault="00A118E9" w:rsidP="001E03CE">
            <w:pPr>
              <w:spacing w:after="120" w:line="240" w:lineRule="auto"/>
              <w:rPr>
                <w:rFonts w:cs="Times New Roman"/>
                <w:b/>
                <w:bCs/>
                <w:szCs w:val="24"/>
              </w:rPr>
            </w:pPr>
            <w:r>
              <w:rPr>
                <w:rFonts w:cs="Times New Roman"/>
                <w:b/>
                <w:bCs/>
                <w:szCs w:val="24"/>
              </w:rPr>
              <w:t>Feature Extraction Methods</w:t>
            </w:r>
          </w:p>
        </w:tc>
        <w:tc>
          <w:tcPr>
            <w:tcW w:w="1080" w:type="dxa"/>
          </w:tcPr>
          <w:p w:rsidR="00A118E9" w:rsidRPr="00C41F88" w:rsidRDefault="00A118E9" w:rsidP="001E03CE">
            <w:pPr>
              <w:spacing w:after="120" w:line="240" w:lineRule="auto"/>
              <w:rPr>
                <w:rFonts w:cs="Times New Roman"/>
                <w:b/>
                <w:bCs/>
                <w:szCs w:val="24"/>
              </w:rPr>
            </w:pPr>
            <w:r>
              <w:rPr>
                <w:rFonts w:cs="Times New Roman"/>
                <w:b/>
                <w:bCs/>
                <w:szCs w:val="24"/>
              </w:rPr>
              <w:t>PSTNP</w:t>
            </w:r>
          </w:p>
        </w:tc>
        <w:tc>
          <w:tcPr>
            <w:tcW w:w="990" w:type="dxa"/>
          </w:tcPr>
          <w:p w:rsidR="00A118E9" w:rsidRPr="00C41F88" w:rsidRDefault="000B4A49" w:rsidP="001E03CE">
            <w:pPr>
              <w:spacing w:after="120" w:line="240" w:lineRule="auto"/>
              <w:rPr>
                <w:rFonts w:cs="Times New Roman"/>
                <w:b/>
                <w:bCs/>
                <w:szCs w:val="24"/>
              </w:rPr>
            </w:pPr>
            <w:proofErr w:type="spellStart"/>
            <w:r>
              <w:rPr>
                <w:rFonts w:cs="Times New Roman"/>
                <w:b/>
                <w:bCs/>
                <w:szCs w:val="24"/>
              </w:rPr>
              <w:t>PseDNC</w:t>
            </w:r>
            <w:proofErr w:type="spellEnd"/>
          </w:p>
        </w:tc>
        <w:tc>
          <w:tcPr>
            <w:tcW w:w="1170" w:type="dxa"/>
          </w:tcPr>
          <w:p w:rsidR="00A118E9" w:rsidRPr="00C41F88" w:rsidRDefault="000B4A49" w:rsidP="001E03CE">
            <w:pPr>
              <w:spacing w:after="120" w:line="240" w:lineRule="auto"/>
              <w:rPr>
                <w:rFonts w:cs="Times New Roman"/>
                <w:b/>
                <w:bCs/>
                <w:szCs w:val="24"/>
              </w:rPr>
            </w:pPr>
            <w:r>
              <w:rPr>
                <w:rFonts w:cs="Times New Roman"/>
                <w:b/>
                <w:bCs/>
                <w:szCs w:val="24"/>
              </w:rPr>
              <w:t>DNC</w:t>
            </w:r>
          </w:p>
        </w:tc>
        <w:tc>
          <w:tcPr>
            <w:tcW w:w="990" w:type="dxa"/>
          </w:tcPr>
          <w:p w:rsidR="00A118E9" w:rsidRPr="00C41F88" w:rsidRDefault="007A66A5" w:rsidP="001E03CE">
            <w:pPr>
              <w:spacing w:after="120" w:line="240" w:lineRule="auto"/>
              <w:rPr>
                <w:rFonts w:cs="Times New Roman"/>
                <w:b/>
                <w:bCs/>
                <w:szCs w:val="24"/>
              </w:rPr>
            </w:pPr>
            <w:r>
              <w:rPr>
                <w:rFonts w:cs="Times New Roman"/>
                <w:b/>
                <w:bCs/>
                <w:szCs w:val="24"/>
              </w:rPr>
              <w:t>T</w:t>
            </w:r>
            <w:r w:rsidR="00A118E9">
              <w:rPr>
                <w:rFonts w:cs="Times New Roman"/>
                <w:b/>
                <w:bCs/>
                <w:szCs w:val="24"/>
              </w:rPr>
              <w:t>NC</w:t>
            </w:r>
          </w:p>
        </w:tc>
        <w:tc>
          <w:tcPr>
            <w:tcW w:w="1530" w:type="dxa"/>
          </w:tcPr>
          <w:p w:rsidR="00A118E9" w:rsidRPr="00C41F88" w:rsidRDefault="007A66A5" w:rsidP="001E03CE">
            <w:pPr>
              <w:spacing w:after="120" w:line="240" w:lineRule="auto"/>
              <w:rPr>
                <w:rFonts w:cs="Times New Roman"/>
                <w:b/>
                <w:bCs/>
                <w:szCs w:val="24"/>
              </w:rPr>
            </w:pPr>
            <w:proofErr w:type="spellStart"/>
            <w:r>
              <w:rPr>
                <w:rFonts w:cs="Times New Roman"/>
                <w:b/>
                <w:bCs/>
                <w:szCs w:val="24"/>
              </w:rPr>
              <w:t>MonoKGap</w:t>
            </w:r>
            <w:proofErr w:type="spellEnd"/>
          </w:p>
        </w:tc>
        <w:tc>
          <w:tcPr>
            <w:tcW w:w="1530" w:type="dxa"/>
          </w:tcPr>
          <w:p w:rsidR="00A118E9" w:rsidRDefault="00A118E9" w:rsidP="001E03CE">
            <w:pPr>
              <w:spacing w:after="120" w:line="240" w:lineRule="auto"/>
              <w:rPr>
                <w:rFonts w:cs="Times New Roman"/>
                <w:b/>
                <w:bCs/>
                <w:szCs w:val="24"/>
              </w:rPr>
            </w:pPr>
            <w:r>
              <w:rPr>
                <w:rFonts w:cs="Times New Roman"/>
                <w:b/>
                <w:bCs/>
                <w:szCs w:val="24"/>
              </w:rPr>
              <w:t>Five Descriptors Fusion</w:t>
            </w:r>
          </w:p>
        </w:tc>
      </w:tr>
      <w:tr w:rsidR="00A118E9" w:rsidRPr="00C65916" w:rsidTr="007A66A5">
        <w:trPr>
          <w:trHeight w:val="195"/>
          <w:jc w:val="center"/>
        </w:trPr>
        <w:tc>
          <w:tcPr>
            <w:tcW w:w="1620" w:type="dxa"/>
          </w:tcPr>
          <w:p w:rsidR="00A118E9" w:rsidRPr="00C41F88" w:rsidRDefault="00A118E9" w:rsidP="001E03CE">
            <w:pPr>
              <w:spacing w:after="120" w:line="240" w:lineRule="auto"/>
              <w:rPr>
                <w:rFonts w:cs="Times New Roman"/>
                <w:b/>
                <w:bCs/>
                <w:szCs w:val="24"/>
              </w:rPr>
            </w:pPr>
            <w:r>
              <w:rPr>
                <w:rFonts w:cs="Times New Roman"/>
                <w:b/>
                <w:bCs/>
                <w:szCs w:val="24"/>
              </w:rPr>
              <w:t>Highest Classification Accuracy of 13 Predictors</w:t>
            </w:r>
          </w:p>
        </w:tc>
        <w:tc>
          <w:tcPr>
            <w:tcW w:w="1080" w:type="dxa"/>
          </w:tcPr>
          <w:p w:rsidR="00A118E9" w:rsidRDefault="007A66A5" w:rsidP="001E03CE">
            <w:pPr>
              <w:spacing w:after="120" w:line="240" w:lineRule="auto"/>
              <w:rPr>
                <w:rFonts w:cs="Times New Roman"/>
                <w:b/>
                <w:bCs/>
                <w:szCs w:val="24"/>
              </w:rPr>
            </w:pPr>
            <w:r>
              <w:rPr>
                <w:rFonts w:cs="Times New Roman"/>
                <w:b/>
                <w:bCs/>
                <w:szCs w:val="24"/>
              </w:rPr>
              <w:t>0.80</w:t>
            </w:r>
          </w:p>
          <w:p w:rsidR="007A66A5" w:rsidRPr="00C41F88" w:rsidRDefault="007A66A5" w:rsidP="001E03CE">
            <w:pPr>
              <w:spacing w:after="120" w:line="240" w:lineRule="auto"/>
              <w:rPr>
                <w:rFonts w:cs="Times New Roman"/>
                <w:b/>
                <w:bCs/>
                <w:szCs w:val="24"/>
              </w:rPr>
            </w:pPr>
            <w:r>
              <w:rPr>
                <w:rFonts w:cs="Times New Roman"/>
                <w:b/>
                <w:bCs/>
                <w:szCs w:val="24"/>
              </w:rPr>
              <w:t>(SVM)</w:t>
            </w:r>
          </w:p>
        </w:tc>
        <w:tc>
          <w:tcPr>
            <w:tcW w:w="990" w:type="dxa"/>
          </w:tcPr>
          <w:p w:rsidR="00A118E9" w:rsidRDefault="007A66A5" w:rsidP="001E03CE">
            <w:pPr>
              <w:spacing w:after="120" w:line="240" w:lineRule="auto"/>
              <w:rPr>
                <w:rFonts w:cs="Times New Roman"/>
                <w:b/>
                <w:bCs/>
                <w:szCs w:val="24"/>
              </w:rPr>
            </w:pPr>
            <w:r>
              <w:rPr>
                <w:rFonts w:cs="Times New Roman"/>
                <w:b/>
                <w:bCs/>
                <w:szCs w:val="24"/>
              </w:rPr>
              <w:t>0.63</w:t>
            </w:r>
          </w:p>
          <w:p w:rsidR="007A66A5" w:rsidRPr="00C41F88" w:rsidRDefault="007A66A5" w:rsidP="001E03CE">
            <w:pPr>
              <w:spacing w:after="120" w:line="240" w:lineRule="auto"/>
              <w:rPr>
                <w:rFonts w:cs="Times New Roman"/>
                <w:b/>
                <w:bCs/>
                <w:szCs w:val="24"/>
              </w:rPr>
            </w:pPr>
            <w:r>
              <w:rPr>
                <w:rFonts w:cs="Times New Roman"/>
                <w:b/>
                <w:bCs/>
                <w:szCs w:val="24"/>
              </w:rPr>
              <w:t>(DNN)</w:t>
            </w:r>
          </w:p>
        </w:tc>
        <w:tc>
          <w:tcPr>
            <w:tcW w:w="1170" w:type="dxa"/>
          </w:tcPr>
          <w:p w:rsidR="00A118E9" w:rsidRDefault="007A66A5" w:rsidP="001E03CE">
            <w:pPr>
              <w:spacing w:after="120" w:line="240" w:lineRule="auto"/>
              <w:rPr>
                <w:rFonts w:cs="Times New Roman"/>
                <w:b/>
                <w:bCs/>
                <w:szCs w:val="24"/>
              </w:rPr>
            </w:pPr>
            <w:r>
              <w:rPr>
                <w:rFonts w:cs="Times New Roman"/>
                <w:b/>
                <w:bCs/>
                <w:szCs w:val="24"/>
              </w:rPr>
              <w:t>0.63</w:t>
            </w:r>
          </w:p>
          <w:p w:rsidR="007A66A5" w:rsidRPr="00C41F88" w:rsidRDefault="007A66A5" w:rsidP="001E03CE">
            <w:pPr>
              <w:spacing w:after="120" w:line="240" w:lineRule="auto"/>
              <w:rPr>
                <w:rFonts w:cs="Times New Roman"/>
                <w:b/>
                <w:bCs/>
                <w:szCs w:val="24"/>
              </w:rPr>
            </w:pPr>
            <w:r>
              <w:rPr>
                <w:rFonts w:cs="Times New Roman"/>
                <w:b/>
                <w:bCs/>
                <w:szCs w:val="24"/>
              </w:rPr>
              <w:t>(SVM)</w:t>
            </w:r>
          </w:p>
        </w:tc>
        <w:tc>
          <w:tcPr>
            <w:tcW w:w="990" w:type="dxa"/>
          </w:tcPr>
          <w:p w:rsidR="00A118E9" w:rsidRDefault="007A66A5" w:rsidP="001E03CE">
            <w:pPr>
              <w:spacing w:after="120" w:line="240" w:lineRule="auto"/>
              <w:rPr>
                <w:rFonts w:cs="Times New Roman"/>
                <w:b/>
                <w:bCs/>
                <w:szCs w:val="24"/>
              </w:rPr>
            </w:pPr>
            <w:r>
              <w:rPr>
                <w:rFonts w:cs="Times New Roman"/>
                <w:b/>
                <w:bCs/>
                <w:szCs w:val="24"/>
              </w:rPr>
              <w:t>0.65</w:t>
            </w:r>
          </w:p>
          <w:p w:rsidR="007A66A5" w:rsidRPr="00C41F88" w:rsidRDefault="007A66A5" w:rsidP="001E03CE">
            <w:pPr>
              <w:spacing w:after="120" w:line="240" w:lineRule="auto"/>
              <w:rPr>
                <w:rFonts w:cs="Times New Roman"/>
                <w:b/>
                <w:bCs/>
                <w:szCs w:val="24"/>
              </w:rPr>
            </w:pPr>
            <w:r>
              <w:rPr>
                <w:rFonts w:cs="Times New Roman"/>
                <w:b/>
                <w:bCs/>
                <w:szCs w:val="24"/>
              </w:rPr>
              <w:t>(DNN)</w:t>
            </w:r>
          </w:p>
        </w:tc>
        <w:tc>
          <w:tcPr>
            <w:tcW w:w="1530" w:type="dxa"/>
          </w:tcPr>
          <w:p w:rsidR="00A118E9" w:rsidRDefault="007A66A5" w:rsidP="001E03CE">
            <w:pPr>
              <w:spacing w:after="120" w:line="240" w:lineRule="auto"/>
              <w:rPr>
                <w:rFonts w:cs="Times New Roman"/>
                <w:b/>
                <w:bCs/>
                <w:szCs w:val="24"/>
              </w:rPr>
            </w:pPr>
            <w:r>
              <w:rPr>
                <w:rFonts w:cs="Times New Roman"/>
                <w:b/>
                <w:bCs/>
                <w:szCs w:val="24"/>
              </w:rPr>
              <w:t>0.61</w:t>
            </w:r>
          </w:p>
          <w:p w:rsidR="007A66A5" w:rsidRPr="00C41F88" w:rsidRDefault="007A66A5" w:rsidP="001E03CE">
            <w:pPr>
              <w:spacing w:after="120" w:line="240" w:lineRule="auto"/>
              <w:rPr>
                <w:rFonts w:cs="Times New Roman"/>
                <w:b/>
                <w:bCs/>
                <w:szCs w:val="24"/>
              </w:rPr>
            </w:pPr>
            <w:r>
              <w:rPr>
                <w:rFonts w:cs="Times New Roman"/>
                <w:b/>
                <w:bCs/>
                <w:szCs w:val="24"/>
              </w:rPr>
              <w:t>(DNN)</w:t>
            </w:r>
          </w:p>
        </w:tc>
        <w:tc>
          <w:tcPr>
            <w:tcW w:w="1530" w:type="dxa"/>
          </w:tcPr>
          <w:p w:rsidR="00A118E9" w:rsidRDefault="001B4355" w:rsidP="001E03CE">
            <w:pPr>
              <w:spacing w:after="120" w:line="240" w:lineRule="auto"/>
              <w:rPr>
                <w:rFonts w:cs="Times New Roman"/>
                <w:b/>
                <w:bCs/>
                <w:szCs w:val="24"/>
              </w:rPr>
            </w:pPr>
            <w:r>
              <w:rPr>
                <w:rFonts w:cs="Times New Roman"/>
                <w:b/>
                <w:bCs/>
                <w:szCs w:val="24"/>
              </w:rPr>
              <w:t>0.8</w:t>
            </w:r>
            <w:r w:rsidR="000B4A49">
              <w:rPr>
                <w:rFonts w:cs="Times New Roman"/>
                <w:b/>
                <w:bCs/>
                <w:szCs w:val="24"/>
              </w:rPr>
              <w:t>2</w:t>
            </w:r>
          </w:p>
          <w:p w:rsidR="007A66A5" w:rsidRPr="00C41F88" w:rsidRDefault="007A66A5" w:rsidP="001E03CE">
            <w:pPr>
              <w:spacing w:after="120" w:line="240" w:lineRule="auto"/>
              <w:rPr>
                <w:rFonts w:cs="Times New Roman"/>
                <w:b/>
                <w:bCs/>
                <w:szCs w:val="24"/>
              </w:rPr>
            </w:pPr>
            <w:r>
              <w:rPr>
                <w:rFonts w:cs="Times New Roman"/>
                <w:b/>
                <w:bCs/>
                <w:szCs w:val="24"/>
              </w:rPr>
              <w:t>(SVM)</w:t>
            </w:r>
          </w:p>
        </w:tc>
      </w:tr>
    </w:tbl>
    <w:p w:rsidR="00A118E9" w:rsidRDefault="00A118E9" w:rsidP="00A118E9"/>
    <w:p w:rsidR="00A118E9" w:rsidRPr="00C65916" w:rsidRDefault="00A118E9" w:rsidP="00847B4C">
      <w:pPr>
        <w:pStyle w:val="Caption"/>
        <w:jc w:val="center"/>
        <w:rPr>
          <w:rFonts w:ascii="Times New Roman" w:hAnsi="Times New Roman" w:cs="Times New Roman"/>
          <w:i w:val="0"/>
          <w:color w:val="000000" w:themeColor="text1"/>
          <w:sz w:val="24"/>
          <w:szCs w:val="24"/>
        </w:rPr>
      </w:pPr>
      <w:bookmarkStart w:id="136" w:name="_Toc22579785"/>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7</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Pr>
          <w:rFonts w:ascii="Times New Roman" w:hAnsi="Times New Roman" w:cs="Times New Roman"/>
          <w:i w:val="0"/>
          <w:iCs w:val="0"/>
          <w:color w:val="000000" w:themeColor="text1"/>
          <w:sz w:val="24"/>
          <w:szCs w:val="24"/>
        </w:rPr>
        <w:t xml:space="preserve">Comparison of </w:t>
      </w:r>
      <w:r>
        <w:rPr>
          <w:rFonts w:ascii="Times New Roman" w:hAnsi="Times New Roman" w:cs="Times New Roman"/>
          <w:i w:val="0"/>
          <w:color w:val="000000" w:themeColor="text1"/>
          <w:sz w:val="24"/>
          <w:szCs w:val="24"/>
        </w:rPr>
        <w:t>number of features and modeling execution time</w:t>
      </w:r>
      <w:r w:rsidR="00CA1F90">
        <w:rPr>
          <w:rFonts w:ascii="Times New Roman" w:hAnsi="Times New Roman" w:cs="Times New Roman"/>
          <w:i w:val="0"/>
          <w:color w:val="000000" w:themeColor="text1"/>
          <w:sz w:val="24"/>
          <w:szCs w:val="24"/>
        </w:rPr>
        <w:t xml:space="preserve"> of RNA 6mA data</w:t>
      </w:r>
      <w:bookmarkEnd w:id="136"/>
    </w:p>
    <w:tbl>
      <w:tblPr>
        <w:tblW w:w="891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2970"/>
        <w:gridCol w:w="2970"/>
        <w:gridCol w:w="2970"/>
      </w:tblGrid>
      <w:tr w:rsidR="00A118E9" w:rsidRPr="00C65916" w:rsidTr="001E03CE">
        <w:trPr>
          <w:trHeight w:val="195"/>
          <w:jc w:val="center"/>
        </w:trPr>
        <w:tc>
          <w:tcPr>
            <w:tcW w:w="2970" w:type="dxa"/>
          </w:tcPr>
          <w:p w:rsidR="00A118E9" w:rsidRDefault="00A118E9" w:rsidP="001E03CE">
            <w:pPr>
              <w:spacing w:after="120" w:line="240" w:lineRule="auto"/>
              <w:rPr>
                <w:rFonts w:cs="Times New Roman"/>
                <w:b/>
                <w:bCs/>
                <w:szCs w:val="24"/>
              </w:rPr>
            </w:pPr>
          </w:p>
        </w:tc>
        <w:tc>
          <w:tcPr>
            <w:tcW w:w="2970" w:type="dxa"/>
          </w:tcPr>
          <w:p w:rsidR="00A118E9" w:rsidRDefault="00A118E9" w:rsidP="001E03CE">
            <w:pPr>
              <w:spacing w:after="120" w:line="240" w:lineRule="auto"/>
              <w:rPr>
                <w:rFonts w:cs="Times New Roman"/>
                <w:b/>
                <w:bCs/>
                <w:szCs w:val="24"/>
              </w:rPr>
            </w:pPr>
            <w:r>
              <w:rPr>
                <w:rFonts w:cs="Times New Roman"/>
                <w:b/>
                <w:bCs/>
                <w:szCs w:val="24"/>
              </w:rPr>
              <w:t>Fused feature vector</w:t>
            </w:r>
          </w:p>
        </w:tc>
        <w:tc>
          <w:tcPr>
            <w:tcW w:w="2970" w:type="dxa"/>
          </w:tcPr>
          <w:p w:rsidR="00A118E9" w:rsidRDefault="00A118E9" w:rsidP="001E03CE">
            <w:pPr>
              <w:spacing w:after="120" w:line="240" w:lineRule="auto"/>
              <w:rPr>
                <w:rFonts w:cs="Times New Roman"/>
                <w:b/>
                <w:bCs/>
                <w:szCs w:val="24"/>
              </w:rPr>
            </w:pPr>
            <w:r>
              <w:rPr>
                <w:rFonts w:cs="Times New Roman"/>
                <w:b/>
                <w:bCs/>
                <w:szCs w:val="24"/>
              </w:rPr>
              <w:t>Selected feature vector based Extra-Tree</w:t>
            </w:r>
          </w:p>
        </w:tc>
      </w:tr>
      <w:tr w:rsidR="00A118E9" w:rsidRPr="00C65916" w:rsidTr="001E03CE">
        <w:trPr>
          <w:trHeight w:val="195"/>
          <w:jc w:val="center"/>
        </w:trPr>
        <w:tc>
          <w:tcPr>
            <w:tcW w:w="2970" w:type="dxa"/>
          </w:tcPr>
          <w:p w:rsidR="00A118E9" w:rsidRDefault="00A118E9" w:rsidP="001E03CE">
            <w:pPr>
              <w:spacing w:after="120" w:line="240" w:lineRule="auto"/>
              <w:rPr>
                <w:rFonts w:cs="Times New Roman"/>
                <w:b/>
                <w:bCs/>
                <w:szCs w:val="24"/>
              </w:rPr>
            </w:pPr>
            <w:r>
              <w:rPr>
                <w:rFonts w:cs="Times New Roman"/>
                <w:b/>
                <w:bCs/>
                <w:szCs w:val="24"/>
              </w:rPr>
              <w:t>Number of Features</w:t>
            </w:r>
          </w:p>
        </w:tc>
        <w:tc>
          <w:tcPr>
            <w:tcW w:w="2970" w:type="dxa"/>
          </w:tcPr>
          <w:p w:rsidR="00A118E9" w:rsidRDefault="00A118E9" w:rsidP="001E03CE">
            <w:pPr>
              <w:spacing w:after="120" w:line="240" w:lineRule="auto"/>
              <w:rPr>
                <w:rFonts w:cs="Times New Roman"/>
                <w:b/>
                <w:bCs/>
                <w:szCs w:val="24"/>
              </w:rPr>
            </w:pPr>
            <w:r>
              <w:rPr>
                <w:rFonts w:cs="Times New Roman"/>
                <w:b/>
                <w:bCs/>
                <w:szCs w:val="24"/>
              </w:rPr>
              <w:t>18</w:t>
            </w:r>
            <w:r w:rsidR="000B4A49">
              <w:rPr>
                <w:rFonts w:cs="Times New Roman"/>
                <w:b/>
                <w:bCs/>
                <w:szCs w:val="24"/>
              </w:rPr>
              <w:t>6</w:t>
            </w:r>
          </w:p>
        </w:tc>
        <w:tc>
          <w:tcPr>
            <w:tcW w:w="2970" w:type="dxa"/>
          </w:tcPr>
          <w:p w:rsidR="00A118E9" w:rsidRDefault="00A118E9" w:rsidP="001E03CE">
            <w:pPr>
              <w:spacing w:after="120" w:line="240" w:lineRule="auto"/>
              <w:rPr>
                <w:rFonts w:cs="Times New Roman"/>
                <w:b/>
                <w:bCs/>
                <w:szCs w:val="24"/>
              </w:rPr>
            </w:pPr>
            <w:r>
              <w:rPr>
                <w:rFonts w:cs="Times New Roman"/>
                <w:b/>
                <w:bCs/>
                <w:szCs w:val="24"/>
              </w:rPr>
              <w:t>50</w:t>
            </w:r>
          </w:p>
        </w:tc>
      </w:tr>
      <w:tr w:rsidR="00A118E9" w:rsidRPr="00C65916" w:rsidTr="001E03CE">
        <w:trPr>
          <w:trHeight w:val="195"/>
          <w:jc w:val="center"/>
        </w:trPr>
        <w:tc>
          <w:tcPr>
            <w:tcW w:w="2970" w:type="dxa"/>
          </w:tcPr>
          <w:p w:rsidR="00A118E9" w:rsidRDefault="00A118E9" w:rsidP="001E03CE">
            <w:pPr>
              <w:spacing w:after="120" w:line="240" w:lineRule="auto"/>
              <w:rPr>
                <w:rFonts w:cs="Times New Roman"/>
                <w:b/>
                <w:bCs/>
                <w:szCs w:val="24"/>
              </w:rPr>
            </w:pPr>
            <w:r>
              <w:rPr>
                <w:rFonts w:cs="Times New Roman"/>
                <w:b/>
                <w:bCs/>
                <w:szCs w:val="24"/>
              </w:rPr>
              <w:t>Execution Time</w:t>
            </w:r>
          </w:p>
        </w:tc>
        <w:tc>
          <w:tcPr>
            <w:tcW w:w="2970" w:type="dxa"/>
          </w:tcPr>
          <w:p w:rsidR="00A118E9" w:rsidRDefault="00A118E9" w:rsidP="001E03CE">
            <w:pPr>
              <w:spacing w:after="120" w:line="240" w:lineRule="auto"/>
              <w:rPr>
                <w:rFonts w:cs="Times New Roman"/>
                <w:b/>
                <w:bCs/>
                <w:szCs w:val="24"/>
              </w:rPr>
            </w:pPr>
            <w:r>
              <w:rPr>
                <w:rFonts w:cs="Times New Roman"/>
                <w:b/>
                <w:bCs/>
                <w:szCs w:val="24"/>
              </w:rPr>
              <w:t>6m 13s</w:t>
            </w:r>
          </w:p>
        </w:tc>
        <w:tc>
          <w:tcPr>
            <w:tcW w:w="2970" w:type="dxa"/>
          </w:tcPr>
          <w:p w:rsidR="00A118E9" w:rsidRDefault="00A118E9" w:rsidP="001E03CE">
            <w:pPr>
              <w:spacing w:after="120" w:line="240" w:lineRule="auto"/>
              <w:rPr>
                <w:rFonts w:cs="Times New Roman"/>
                <w:b/>
                <w:bCs/>
                <w:szCs w:val="24"/>
              </w:rPr>
            </w:pPr>
            <w:r>
              <w:rPr>
                <w:rFonts w:cs="Times New Roman"/>
                <w:b/>
                <w:bCs/>
                <w:szCs w:val="24"/>
              </w:rPr>
              <w:t>4m 26s</w:t>
            </w:r>
          </w:p>
        </w:tc>
      </w:tr>
    </w:tbl>
    <w:p w:rsidR="007B0DD3" w:rsidRDefault="007B0DD3" w:rsidP="00A118E9">
      <w:pPr>
        <w:rPr>
          <w:rFonts w:cs="Times New Roman"/>
          <w:szCs w:val="24"/>
        </w:rPr>
      </w:pPr>
    </w:p>
    <w:p w:rsidR="00A118E9" w:rsidRPr="00C65916" w:rsidRDefault="00A118E9" w:rsidP="00A118E9">
      <w:pPr>
        <w:rPr>
          <w:rFonts w:cs="Times New Roman"/>
          <w:szCs w:val="24"/>
        </w:rPr>
      </w:pPr>
      <w:r w:rsidRPr="00C27714">
        <w:rPr>
          <w:rFonts w:eastAsiaTheme="minorEastAsia"/>
          <w:noProof/>
          <w:lang w:eastAsia="zh-CN"/>
        </w:rPr>
        <w:drawing>
          <wp:inline distT="0" distB="0" distL="0" distR="0" wp14:anchorId="17F813BA" wp14:editId="23198D14">
            <wp:extent cx="5486400" cy="4940300"/>
            <wp:effectExtent l="0" t="0" r="0" b="0"/>
            <wp:docPr id="20" name="图片 4" descr="D:\feature_selection_python_package\正文\图片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feature_selection_python_package\正文\图片2.em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4940300"/>
                    </a:xfrm>
                    <a:prstGeom prst="rect">
                      <a:avLst/>
                    </a:prstGeom>
                    <a:noFill/>
                    <a:ln>
                      <a:noFill/>
                    </a:ln>
                  </pic:spPr>
                </pic:pic>
              </a:graphicData>
            </a:graphic>
          </wp:inline>
        </w:drawing>
      </w:r>
    </w:p>
    <w:p w:rsidR="00A118E9" w:rsidRDefault="007B0DD3" w:rsidP="00A118E9">
      <w:pPr>
        <w:rPr>
          <w:rFonts w:cs="Times New Roman"/>
          <w:szCs w:val="24"/>
        </w:rPr>
      </w:pPr>
      <w:bookmarkStart w:id="137" w:name="_Toc22579774"/>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00A118E9">
        <w:rPr>
          <w:rFonts w:cs="Times New Roman"/>
          <w:noProof/>
          <w:color w:val="000000" w:themeColor="text1"/>
          <w:szCs w:val="24"/>
        </w:rPr>
        <w:t>4</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00A118E9" w:rsidRPr="00C65916">
        <w:rPr>
          <w:rFonts w:cs="Times New Roman"/>
          <w:szCs w:val="24"/>
        </w:rPr>
        <w:t>The boxplot</w:t>
      </w:r>
      <w:r w:rsidR="00A118E9">
        <w:rPr>
          <w:rFonts w:cs="Times New Roman"/>
          <w:szCs w:val="24"/>
        </w:rPr>
        <w:t xml:space="preserve"> accuracies</w:t>
      </w:r>
      <w:r w:rsidR="00A118E9" w:rsidRPr="00C65916">
        <w:rPr>
          <w:rFonts w:cs="Times New Roman"/>
          <w:szCs w:val="24"/>
        </w:rPr>
        <w:t xml:space="preserve"> </w:t>
      </w:r>
      <w:r w:rsidR="00A118E9">
        <w:rPr>
          <w:rFonts w:cs="Times New Roman"/>
          <w:szCs w:val="24"/>
        </w:rPr>
        <w:t xml:space="preserve">(A) </w:t>
      </w:r>
      <w:r w:rsidR="00A118E9" w:rsidRPr="00C65916">
        <w:rPr>
          <w:rFonts w:cs="Times New Roman"/>
          <w:szCs w:val="24"/>
        </w:rPr>
        <w:t>and ROC curves</w:t>
      </w:r>
      <w:r w:rsidR="00A118E9">
        <w:rPr>
          <w:rFonts w:cs="Times New Roman"/>
          <w:szCs w:val="24"/>
        </w:rPr>
        <w:t xml:space="preserve"> (B)</w:t>
      </w:r>
      <w:r w:rsidR="00A118E9" w:rsidRPr="00C65916">
        <w:rPr>
          <w:rFonts w:cs="Times New Roman"/>
          <w:szCs w:val="24"/>
        </w:rPr>
        <w:t xml:space="preserve"> under different classifiers on RNA N6-methyladenine sites dataset via </w:t>
      </w:r>
      <w:proofErr w:type="spellStart"/>
      <w:r w:rsidR="00A118E9" w:rsidRPr="00231C1B">
        <w:rPr>
          <w:rFonts w:cs="Times New Roman"/>
          <w:szCs w:val="24"/>
        </w:rPr>
        <w:t>ReliefF</w:t>
      </w:r>
      <w:proofErr w:type="spellEnd"/>
      <w:r w:rsidR="00A118E9">
        <w:rPr>
          <w:rFonts w:cs="Times New Roman"/>
          <w:szCs w:val="24"/>
        </w:rPr>
        <w:t xml:space="preserve"> </w:t>
      </w:r>
      <w:r w:rsidR="00A118E9" w:rsidRPr="00C65916">
        <w:rPr>
          <w:rFonts w:cs="Times New Roman"/>
          <w:szCs w:val="24"/>
        </w:rPr>
        <w:t>feature selection.</w:t>
      </w:r>
      <w:r w:rsidR="00A118E9">
        <w:rPr>
          <w:rFonts w:cs="Times New Roman"/>
          <w:szCs w:val="24"/>
        </w:rPr>
        <w:t xml:space="preserve"> </w:t>
      </w:r>
      <w:r w:rsidR="00A118E9" w:rsidRPr="00231C1B">
        <w:rPr>
          <w:rFonts w:cs="Times New Roman"/>
          <w:szCs w:val="24"/>
        </w:rPr>
        <w:t xml:space="preserve">(A) </w:t>
      </w:r>
      <w:r w:rsidR="00A118E9">
        <w:rPr>
          <w:rFonts w:cs="Times New Roman"/>
          <w:szCs w:val="24"/>
        </w:rPr>
        <w:t xml:space="preserve">The boxplot of </w:t>
      </w:r>
      <w:r w:rsidR="00A118E9" w:rsidRPr="00231C1B">
        <w:rPr>
          <w:rFonts w:cs="Times New Roman"/>
          <w:szCs w:val="24"/>
        </w:rPr>
        <w:t xml:space="preserve">13 classifiers </w:t>
      </w:r>
      <w:r w:rsidR="00A118E9">
        <w:rPr>
          <w:rFonts w:cs="Times New Roman"/>
          <w:szCs w:val="24"/>
        </w:rPr>
        <w:t>and deep learning methods achieve better performance and the KNN is the worst.</w:t>
      </w:r>
      <w:r w:rsidR="00A118E9" w:rsidRPr="00231C1B">
        <w:rPr>
          <w:rFonts w:cs="Times New Roman"/>
          <w:szCs w:val="24"/>
        </w:rPr>
        <w:t xml:space="preserve"> (B) The ROC curves</w:t>
      </w:r>
      <w:r w:rsidR="00A118E9">
        <w:rPr>
          <w:rFonts w:cs="Times New Roman"/>
          <w:szCs w:val="24"/>
        </w:rPr>
        <w:t xml:space="preserve"> of 13 classifier and DNN, CNN and RNN obtain the best prediction performance.</w:t>
      </w:r>
      <w:bookmarkEnd w:id="137"/>
    </w:p>
    <w:p w:rsidR="00A118E9" w:rsidRPr="00C65916" w:rsidRDefault="00A118E9" w:rsidP="00A118E9">
      <w:pPr>
        <w:pStyle w:val="Heading3"/>
        <w:rPr>
          <w:rFonts w:cs="Times New Roman"/>
        </w:rPr>
      </w:pPr>
      <w:bookmarkStart w:id="138" w:name="_Toc22586973"/>
      <w:r w:rsidRPr="00C65916">
        <w:rPr>
          <w:rFonts w:cs="Times New Roman"/>
        </w:rPr>
        <w:lastRenderedPageBreak/>
        <w:t>2.</w:t>
      </w:r>
      <w:r w:rsidRPr="00C65916">
        <w:rPr>
          <w:rFonts w:cs="Times New Roman"/>
          <w:lang w:eastAsia="zh-CN"/>
        </w:rPr>
        <w:t>3</w:t>
      </w:r>
      <w:r w:rsidRPr="00C65916">
        <w:rPr>
          <w:rFonts w:cs="Times New Roman"/>
        </w:rPr>
        <w:t>.</w:t>
      </w:r>
      <w:r>
        <w:rPr>
          <w:rFonts w:cs="Times New Roman"/>
          <w:lang w:eastAsia="zh-CN"/>
        </w:rPr>
        <w:t>3</w:t>
      </w:r>
      <w:r w:rsidRPr="00C65916">
        <w:rPr>
          <w:rFonts w:cs="Times New Roman"/>
        </w:rPr>
        <w:t xml:space="preserve"> </w:t>
      </w:r>
      <w:r>
        <w:rPr>
          <w:rFonts w:cs="Times New Roman"/>
        </w:rPr>
        <w:t>Protein-protein interactions prediction</w:t>
      </w:r>
      <w:bookmarkEnd w:id="138"/>
    </w:p>
    <w:p w:rsidR="007B0DD3" w:rsidRDefault="00847B4C" w:rsidP="007B0DD3">
      <w:pPr>
        <w:rPr>
          <w:rFonts w:eastAsiaTheme="minorEastAsia"/>
        </w:rPr>
      </w:pPr>
      <w:r>
        <w:rPr>
          <w:rFonts w:eastAsiaTheme="minorEastAsia"/>
        </w:rPr>
        <w:t xml:space="preserve">The analysis of </w:t>
      </w:r>
      <w:r>
        <w:rPr>
          <w:rFonts w:eastAsiaTheme="minorEastAsia" w:hint="eastAsia"/>
        </w:rPr>
        <w:t>protein-protein interactions</w:t>
      </w:r>
      <w:r>
        <w:rPr>
          <w:rFonts w:eastAsiaTheme="minorEastAsia"/>
        </w:rPr>
        <w:t xml:space="preserve"> (PPIs)</w:t>
      </w:r>
      <w:r>
        <w:rPr>
          <w:rFonts w:eastAsiaTheme="minorEastAsia" w:hint="eastAsia"/>
        </w:rPr>
        <w:t xml:space="preserve"> can help to </w:t>
      </w:r>
      <w:r>
        <w:rPr>
          <w:rFonts w:eastAsiaTheme="minorEastAsia"/>
        </w:rPr>
        <w:t>understand the protein function,</w:t>
      </w:r>
      <w:r>
        <w:rPr>
          <w:rFonts w:eastAsiaTheme="minorEastAsia" w:hint="eastAsia"/>
        </w:rPr>
        <w:t xml:space="preserve"> construct the complete </w:t>
      </w:r>
      <w:proofErr w:type="spellStart"/>
      <w:r>
        <w:rPr>
          <w:rFonts w:eastAsiaTheme="minorEastAsia" w:hint="eastAsia"/>
        </w:rPr>
        <w:t>interactome</w:t>
      </w:r>
      <w:proofErr w:type="spellEnd"/>
      <w:r>
        <w:rPr>
          <w:rFonts w:eastAsiaTheme="minorEastAsia" w:hint="eastAsia"/>
        </w:rPr>
        <w:t xml:space="preserve"> and study the signaling pathways</w:t>
      </w:r>
      <w:r>
        <w:rPr>
          <w:rFonts w:eastAsiaTheme="minorEastAsia"/>
        </w:rPr>
        <w:t xml:space="preserve">. The limitations of experiments lead to the development of computational prediction methods. These approaches can help us to encode, integrate and predict the PPIs. In this section, we use </w:t>
      </w:r>
      <w:r w:rsidRPr="00414CAB">
        <w:rPr>
          <w:rFonts w:eastAsiaTheme="minorEastAsia"/>
          <w:i/>
        </w:rPr>
        <w:t xml:space="preserve">S. </w:t>
      </w:r>
      <w:proofErr w:type="spellStart"/>
      <w:r w:rsidRPr="00414CAB">
        <w:rPr>
          <w:rFonts w:eastAsiaTheme="minorEastAsia"/>
          <w:i/>
        </w:rPr>
        <w:t>cerevisae</w:t>
      </w:r>
      <w:proofErr w:type="spellEnd"/>
      <w:r>
        <w:rPr>
          <w:rFonts w:eastAsiaTheme="minorEastAsia"/>
          <w:i/>
        </w:rPr>
        <w:t xml:space="preserve"> </w:t>
      </w:r>
      <w:r>
        <w:rPr>
          <w:rFonts w:eastAsiaTheme="minorEastAsia"/>
        </w:rPr>
        <w:t xml:space="preserve">collected by </w:t>
      </w:r>
      <w:proofErr w:type="spellStart"/>
      <w:r>
        <w:rPr>
          <w:rFonts w:eastAsiaTheme="minorEastAsia"/>
        </w:rPr>
        <w:t>Guo</w:t>
      </w:r>
      <w:proofErr w:type="spellEnd"/>
      <w:r>
        <w:rPr>
          <w:rFonts w:eastAsiaTheme="minorEastAsia"/>
        </w:rPr>
        <w:t xml:space="preserve"> et al to evaluate ALLFEATURE, and </w:t>
      </w:r>
      <w:r w:rsidRPr="00231C1B">
        <w:rPr>
          <w:rFonts w:eastAsiaTheme="minorEastAsia"/>
          <w:i/>
        </w:rPr>
        <w:t xml:space="preserve">S. </w:t>
      </w:r>
      <w:proofErr w:type="spellStart"/>
      <w:r w:rsidRPr="00231C1B">
        <w:rPr>
          <w:rFonts w:eastAsiaTheme="minorEastAsia"/>
          <w:i/>
        </w:rPr>
        <w:t>cerevisae</w:t>
      </w:r>
      <w:proofErr w:type="spellEnd"/>
      <w:r>
        <w:rPr>
          <w:rFonts w:eastAsiaTheme="minorEastAsia"/>
          <w:i/>
        </w:rPr>
        <w:t xml:space="preserve"> </w:t>
      </w:r>
      <w:r>
        <w:rPr>
          <w:rFonts w:eastAsiaTheme="minorEastAsia"/>
        </w:rPr>
        <w:t>includes 5594 PPIs samples and 5594 non-PPIs samples.</w:t>
      </w:r>
      <w:r>
        <w:rPr>
          <w:rFonts w:eastAsiaTheme="minorEastAsia" w:hint="eastAsia"/>
        </w:rPr>
        <w:t xml:space="preserve"> </w:t>
      </w:r>
      <w:r>
        <w:rPr>
          <w:rFonts w:eastAsiaTheme="minorEastAsia"/>
        </w:rPr>
        <w:t xml:space="preserve">For feature extraction, we fused CTDC, CTDT, CTDD, EBGW, </w:t>
      </w:r>
      <w:r w:rsidRPr="00414CAB">
        <w:rPr>
          <w:rFonts w:eastAsiaTheme="minorEastAsia"/>
        </w:rPr>
        <w:t>Geary</w:t>
      </w:r>
      <w:r>
        <w:rPr>
          <w:rFonts w:eastAsiaTheme="minorEastAsia"/>
        </w:rPr>
        <w:t xml:space="preserve">, </w:t>
      </w:r>
      <w:proofErr w:type="spellStart"/>
      <w:r>
        <w:rPr>
          <w:rFonts w:eastAsiaTheme="minorEastAsia"/>
        </w:rPr>
        <w:t>PseAAC</w:t>
      </w:r>
      <w:proofErr w:type="spellEnd"/>
      <w:r>
        <w:rPr>
          <w:rFonts w:eastAsiaTheme="minorEastAsia"/>
        </w:rPr>
        <w:t xml:space="preserve">, </w:t>
      </w:r>
      <w:proofErr w:type="spellStart"/>
      <w:r>
        <w:rPr>
          <w:rFonts w:eastAsiaTheme="minorEastAsia"/>
        </w:rPr>
        <w:t>PsePSSM</w:t>
      </w:r>
      <w:proofErr w:type="spellEnd"/>
      <w:r>
        <w:rPr>
          <w:rFonts w:eastAsiaTheme="minorEastAsia"/>
        </w:rPr>
        <w:t xml:space="preserve">, </w:t>
      </w:r>
      <w:proofErr w:type="spellStart"/>
      <w:r>
        <w:rPr>
          <w:rFonts w:eastAsiaTheme="minorEastAsia"/>
        </w:rPr>
        <w:t>abPSSM</w:t>
      </w:r>
      <w:proofErr w:type="spellEnd"/>
      <w:r>
        <w:rPr>
          <w:rFonts w:eastAsiaTheme="minorEastAsia"/>
        </w:rPr>
        <w:t xml:space="preserve"> to obtain the feature representation information. After comparing all selected feature v</w:t>
      </w:r>
      <w:r w:rsidR="00687CEB">
        <w:rPr>
          <w:rFonts w:eastAsiaTheme="minorEastAsia"/>
        </w:rPr>
        <w:t>ectors’ predicting performance</w:t>
      </w:r>
      <w:r w:rsidR="00C154A9">
        <w:rPr>
          <w:rFonts w:eastAsiaTheme="minorEastAsia"/>
        </w:rPr>
        <w:t>s</w:t>
      </w:r>
      <w:r w:rsidR="001A4002">
        <w:rPr>
          <w:rFonts w:eastAsiaTheme="minorEastAsia"/>
        </w:rPr>
        <w:t xml:space="preserve"> (Table 8)</w:t>
      </w:r>
      <w:r w:rsidR="00687CEB">
        <w:rPr>
          <w:rFonts w:eastAsiaTheme="minorEastAsia"/>
        </w:rPr>
        <w:t>, t</w:t>
      </w:r>
      <w:r>
        <w:rPr>
          <w:rFonts w:eastAsiaTheme="minorEastAsia"/>
        </w:rPr>
        <w:t>he MRMR feature selection method show</w:t>
      </w:r>
      <w:r w:rsidR="00B95FA4">
        <w:rPr>
          <w:rFonts w:eastAsiaTheme="minorEastAsia"/>
        </w:rPr>
        <w:t>s</w:t>
      </w:r>
      <w:r>
        <w:rPr>
          <w:rFonts w:eastAsiaTheme="minorEastAsia"/>
        </w:rPr>
        <w:t xml:space="preserve"> a better performance, </w:t>
      </w:r>
      <w:r w:rsidRPr="00590B27">
        <w:rPr>
          <w:rFonts w:eastAsiaTheme="minorEastAsia"/>
          <w:b/>
          <w:bCs/>
        </w:rPr>
        <w:t xml:space="preserve">Figure </w:t>
      </w:r>
      <w:r>
        <w:rPr>
          <w:rFonts w:eastAsiaTheme="minorEastAsia"/>
          <w:b/>
          <w:bCs/>
        </w:rPr>
        <w:t>5</w:t>
      </w:r>
      <w:r>
        <w:rPr>
          <w:rFonts w:eastAsiaTheme="minorEastAsia"/>
        </w:rPr>
        <w:t>.</w:t>
      </w:r>
    </w:p>
    <w:p w:rsidR="001B4355" w:rsidRPr="00C65916" w:rsidRDefault="001B4355" w:rsidP="001B4355">
      <w:pPr>
        <w:pStyle w:val="Caption"/>
        <w:jc w:val="center"/>
        <w:rPr>
          <w:rFonts w:ascii="Times New Roman" w:hAnsi="Times New Roman" w:cs="Times New Roman"/>
          <w:i w:val="0"/>
          <w:color w:val="000000" w:themeColor="text1"/>
          <w:sz w:val="24"/>
          <w:szCs w:val="24"/>
        </w:rPr>
      </w:pPr>
      <w:bookmarkStart w:id="139" w:name="_Toc22579786"/>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8</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 xml:space="preserve">Classification accuracies based on different feature descriptors of </w:t>
      </w:r>
      <w:r w:rsidR="00CA1F90">
        <w:rPr>
          <w:rFonts w:ascii="Times New Roman" w:hAnsi="Times New Roman" w:cs="Times New Roman" w:hint="eastAsia"/>
          <w:i w:val="0"/>
          <w:color w:val="000000" w:themeColor="text1"/>
          <w:sz w:val="24"/>
          <w:szCs w:val="24"/>
        </w:rPr>
        <w:t>p</w:t>
      </w:r>
      <w:r w:rsidR="00CA1F90">
        <w:rPr>
          <w:rFonts w:ascii="Times New Roman" w:hAnsi="Times New Roman" w:cs="Times New Roman"/>
          <w:i w:val="0"/>
          <w:color w:val="000000" w:themeColor="text1"/>
          <w:sz w:val="24"/>
          <w:szCs w:val="24"/>
        </w:rPr>
        <w:t>rotein-protein interactions data</w:t>
      </w:r>
      <w:bookmarkEnd w:id="139"/>
    </w:p>
    <w:tbl>
      <w:tblPr>
        <w:tblW w:w="909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530"/>
        <w:gridCol w:w="810"/>
        <w:gridCol w:w="810"/>
        <w:gridCol w:w="810"/>
        <w:gridCol w:w="810"/>
        <w:gridCol w:w="990"/>
        <w:gridCol w:w="1080"/>
        <w:gridCol w:w="990"/>
        <w:gridCol w:w="90"/>
        <w:gridCol w:w="1170"/>
      </w:tblGrid>
      <w:tr w:rsidR="00CA1F90" w:rsidRPr="00C65916" w:rsidTr="00CA1F90">
        <w:trPr>
          <w:trHeight w:val="195"/>
          <w:jc w:val="center"/>
        </w:trPr>
        <w:tc>
          <w:tcPr>
            <w:tcW w:w="1530" w:type="dxa"/>
          </w:tcPr>
          <w:p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Feature Extraction Methods</w:t>
            </w:r>
          </w:p>
        </w:tc>
        <w:tc>
          <w:tcPr>
            <w:tcW w:w="810" w:type="dxa"/>
          </w:tcPr>
          <w:p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CTDC</w:t>
            </w:r>
          </w:p>
        </w:tc>
        <w:tc>
          <w:tcPr>
            <w:tcW w:w="810" w:type="dxa"/>
          </w:tcPr>
          <w:p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CTDT</w:t>
            </w:r>
          </w:p>
        </w:tc>
        <w:tc>
          <w:tcPr>
            <w:tcW w:w="810" w:type="dxa"/>
          </w:tcPr>
          <w:p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EBGW</w:t>
            </w:r>
          </w:p>
        </w:tc>
        <w:tc>
          <w:tcPr>
            <w:tcW w:w="810" w:type="dxa"/>
          </w:tcPr>
          <w:p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Geary</w:t>
            </w:r>
          </w:p>
        </w:tc>
        <w:tc>
          <w:tcPr>
            <w:tcW w:w="990" w:type="dxa"/>
          </w:tcPr>
          <w:p w:rsidR="00CA1F90" w:rsidRPr="00AD06B8" w:rsidRDefault="00CA1F90" w:rsidP="00542DF8">
            <w:pPr>
              <w:spacing w:after="120" w:line="240" w:lineRule="auto"/>
              <w:rPr>
                <w:rFonts w:cs="Times New Roman"/>
                <w:b/>
                <w:bCs/>
                <w:sz w:val="20"/>
                <w:szCs w:val="20"/>
              </w:rPr>
            </w:pPr>
            <w:proofErr w:type="spellStart"/>
            <w:r w:rsidRPr="00AD06B8">
              <w:rPr>
                <w:rFonts w:cs="Times New Roman"/>
                <w:b/>
                <w:bCs/>
                <w:sz w:val="20"/>
                <w:szCs w:val="20"/>
              </w:rPr>
              <w:t>PseAAC</w:t>
            </w:r>
            <w:proofErr w:type="spellEnd"/>
          </w:p>
        </w:tc>
        <w:tc>
          <w:tcPr>
            <w:tcW w:w="1080" w:type="dxa"/>
          </w:tcPr>
          <w:p w:rsidR="00CA1F90" w:rsidRPr="00AD06B8" w:rsidRDefault="00CA1F90" w:rsidP="00542DF8">
            <w:pPr>
              <w:spacing w:after="120" w:line="240" w:lineRule="auto"/>
              <w:rPr>
                <w:rFonts w:cs="Times New Roman"/>
                <w:b/>
                <w:bCs/>
                <w:sz w:val="20"/>
                <w:szCs w:val="20"/>
              </w:rPr>
            </w:pPr>
            <w:proofErr w:type="spellStart"/>
            <w:r w:rsidRPr="00AD06B8">
              <w:rPr>
                <w:rFonts w:cs="Times New Roman"/>
                <w:b/>
                <w:bCs/>
                <w:sz w:val="20"/>
                <w:szCs w:val="20"/>
              </w:rPr>
              <w:t>PsePSSM</w:t>
            </w:r>
            <w:proofErr w:type="spellEnd"/>
          </w:p>
        </w:tc>
        <w:tc>
          <w:tcPr>
            <w:tcW w:w="990" w:type="dxa"/>
          </w:tcPr>
          <w:p w:rsidR="00CA1F90" w:rsidRPr="00AD06B8" w:rsidRDefault="00CA1F90" w:rsidP="00542DF8">
            <w:pPr>
              <w:spacing w:after="120" w:line="240" w:lineRule="auto"/>
              <w:rPr>
                <w:rFonts w:cs="Times New Roman"/>
                <w:b/>
                <w:bCs/>
                <w:sz w:val="20"/>
                <w:szCs w:val="20"/>
              </w:rPr>
            </w:pPr>
            <w:proofErr w:type="spellStart"/>
            <w:r w:rsidRPr="00AD06B8">
              <w:rPr>
                <w:rFonts w:cs="Times New Roman"/>
                <w:b/>
                <w:bCs/>
                <w:sz w:val="20"/>
                <w:szCs w:val="20"/>
              </w:rPr>
              <w:t>abPSSM</w:t>
            </w:r>
            <w:proofErr w:type="spellEnd"/>
          </w:p>
        </w:tc>
        <w:tc>
          <w:tcPr>
            <w:tcW w:w="1260" w:type="dxa"/>
            <w:gridSpan w:val="2"/>
          </w:tcPr>
          <w:p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Five Descriptors Fusion</w:t>
            </w:r>
          </w:p>
        </w:tc>
      </w:tr>
      <w:tr w:rsidR="00CA1F90" w:rsidRPr="00C65916" w:rsidTr="00883935">
        <w:trPr>
          <w:trHeight w:val="195"/>
          <w:jc w:val="center"/>
        </w:trPr>
        <w:tc>
          <w:tcPr>
            <w:tcW w:w="1530" w:type="dxa"/>
          </w:tcPr>
          <w:p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Highest Classification Accuracy of 13 Predictors</w:t>
            </w:r>
          </w:p>
        </w:tc>
        <w:tc>
          <w:tcPr>
            <w:tcW w:w="810" w:type="dxa"/>
          </w:tcPr>
          <w:p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0.9</w:t>
            </w:r>
            <w:r w:rsidR="000B4A49">
              <w:rPr>
                <w:rFonts w:cs="Times New Roman"/>
                <w:b/>
                <w:bCs/>
                <w:sz w:val="16"/>
                <w:szCs w:val="16"/>
              </w:rPr>
              <w:t>4</w:t>
            </w:r>
          </w:p>
          <w:p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(GBDT)</w:t>
            </w:r>
          </w:p>
        </w:tc>
        <w:tc>
          <w:tcPr>
            <w:tcW w:w="810" w:type="dxa"/>
          </w:tcPr>
          <w:p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0.</w:t>
            </w:r>
            <w:r w:rsidR="00883935" w:rsidRPr="00883935">
              <w:rPr>
                <w:rFonts w:cs="Times New Roman"/>
                <w:b/>
                <w:bCs/>
                <w:sz w:val="16"/>
                <w:szCs w:val="16"/>
              </w:rPr>
              <w:t>94</w:t>
            </w:r>
          </w:p>
          <w:p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w:t>
            </w:r>
            <w:r w:rsidR="00883935" w:rsidRPr="00883935">
              <w:rPr>
                <w:rFonts w:cs="Times New Roman"/>
                <w:b/>
                <w:bCs/>
                <w:sz w:val="16"/>
                <w:szCs w:val="16"/>
              </w:rPr>
              <w:t>GBDT</w:t>
            </w:r>
            <w:r w:rsidRPr="00883935">
              <w:rPr>
                <w:rFonts w:cs="Times New Roman"/>
                <w:b/>
                <w:bCs/>
                <w:sz w:val="16"/>
                <w:szCs w:val="16"/>
              </w:rPr>
              <w:t>)</w:t>
            </w:r>
          </w:p>
        </w:tc>
        <w:tc>
          <w:tcPr>
            <w:tcW w:w="810" w:type="dxa"/>
          </w:tcPr>
          <w:p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0.</w:t>
            </w:r>
            <w:r w:rsidR="00883935" w:rsidRPr="00883935">
              <w:rPr>
                <w:rFonts w:cs="Times New Roman"/>
                <w:b/>
                <w:bCs/>
                <w:sz w:val="16"/>
                <w:szCs w:val="16"/>
              </w:rPr>
              <w:t>94</w:t>
            </w:r>
          </w:p>
          <w:p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w:t>
            </w:r>
            <w:r w:rsidR="00883935" w:rsidRPr="00883935">
              <w:rPr>
                <w:rFonts w:cs="Times New Roman"/>
                <w:b/>
                <w:bCs/>
                <w:sz w:val="16"/>
                <w:szCs w:val="16"/>
              </w:rPr>
              <w:t>GBDT</w:t>
            </w:r>
            <w:r w:rsidRPr="00883935">
              <w:rPr>
                <w:rFonts w:cs="Times New Roman"/>
                <w:b/>
                <w:bCs/>
                <w:sz w:val="16"/>
                <w:szCs w:val="16"/>
              </w:rPr>
              <w:t>)</w:t>
            </w:r>
          </w:p>
        </w:tc>
        <w:tc>
          <w:tcPr>
            <w:tcW w:w="810" w:type="dxa"/>
          </w:tcPr>
          <w:p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0.</w:t>
            </w:r>
            <w:r w:rsidR="00883935" w:rsidRPr="00883935">
              <w:rPr>
                <w:rFonts w:cs="Times New Roman"/>
                <w:b/>
                <w:bCs/>
                <w:sz w:val="16"/>
                <w:szCs w:val="16"/>
              </w:rPr>
              <w:t>9</w:t>
            </w:r>
            <w:r w:rsidR="000B4A49">
              <w:rPr>
                <w:rFonts w:cs="Times New Roman"/>
                <w:b/>
                <w:bCs/>
                <w:sz w:val="16"/>
                <w:szCs w:val="16"/>
              </w:rPr>
              <w:t>4</w:t>
            </w:r>
          </w:p>
          <w:p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w:t>
            </w:r>
            <w:proofErr w:type="spellStart"/>
            <w:r w:rsidR="00883935" w:rsidRPr="00883935">
              <w:rPr>
                <w:rFonts w:cs="Times New Roman"/>
                <w:b/>
                <w:bCs/>
                <w:sz w:val="16"/>
                <w:szCs w:val="16"/>
              </w:rPr>
              <w:t>xgBoost</w:t>
            </w:r>
            <w:proofErr w:type="spellEnd"/>
            <w:r w:rsidRPr="00883935">
              <w:rPr>
                <w:rFonts w:cs="Times New Roman"/>
                <w:b/>
                <w:bCs/>
                <w:sz w:val="16"/>
                <w:szCs w:val="16"/>
              </w:rPr>
              <w:t>)</w:t>
            </w:r>
          </w:p>
        </w:tc>
        <w:tc>
          <w:tcPr>
            <w:tcW w:w="990" w:type="dxa"/>
          </w:tcPr>
          <w:p w:rsidR="00CA1F90" w:rsidRPr="00883935" w:rsidRDefault="00883935" w:rsidP="00542DF8">
            <w:pPr>
              <w:spacing w:after="120" w:line="240" w:lineRule="auto"/>
              <w:rPr>
                <w:rFonts w:cs="Times New Roman"/>
                <w:b/>
                <w:bCs/>
                <w:sz w:val="16"/>
                <w:szCs w:val="16"/>
              </w:rPr>
            </w:pPr>
            <w:r w:rsidRPr="00883935">
              <w:rPr>
                <w:rFonts w:cs="Times New Roman"/>
                <w:b/>
                <w:bCs/>
                <w:sz w:val="16"/>
                <w:szCs w:val="16"/>
              </w:rPr>
              <w:t>0.95</w:t>
            </w:r>
          </w:p>
          <w:p w:rsidR="00883935" w:rsidRPr="00883935" w:rsidRDefault="00883935" w:rsidP="00542DF8">
            <w:pPr>
              <w:spacing w:after="120" w:line="240" w:lineRule="auto"/>
              <w:rPr>
                <w:rFonts w:cs="Times New Roman"/>
                <w:b/>
                <w:bCs/>
                <w:sz w:val="16"/>
                <w:szCs w:val="16"/>
              </w:rPr>
            </w:pPr>
            <w:r w:rsidRPr="00883935">
              <w:rPr>
                <w:rFonts w:cs="Times New Roman"/>
                <w:b/>
                <w:bCs/>
                <w:sz w:val="16"/>
                <w:szCs w:val="16"/>
              </w:rPr>
              <w:t>(</w:t>
            </w:r>
            <w:proofErr w:type="spellStart"/>
            <w:r w:rsidR="000B4A49">
              <w:rPr>
                <w:rFonts w:cs="Times New Roman"/>
                <w:b/>
                <w:bCs/>
                <w:sz w:val="16"/>
                <w:szCs w:val="16"/>
              </w:rPr>
              <w:t>LightGBM</w:t>
            </w:r>
            <w:proofErr w:type="spellEnd"/>
            <w:r w:rsidRPr="00883935">
              <w:rPr>
                <w:rFonts w:cs="Times New Roman"/>
                <w:b/>
                <w:bCs/>
                <w:sz w:val="16"/>
                <w:szCs w:val="16"/>
              </w:rPr>
              <w:t>)</w:t>
            </w:r>
          </w:p>
        </w:tc>
        <w:tc>
          <w:tcPr>
            <w:tcW w:w="1080" w:type="dxa"/>
          </w:tcPr>
          <w:p w:rsidR="00CA1F90" w:rsidRPr="00883935" w:rsidRDefault="00883935" w:rsidP="00542DF8">
            <w:pPr>
              <w:spacing w:after="120" w:line="240" w:lineRule="auto"/>
              <w:rPr>
                <w:rFonts w:cs="Times New Roman"/>
                <w:b/>
                <w:bCs/>
                <w:sz w:val="16"/>
                <w:szCs w:val="16"/>
              </w:rPr>
            </w:pPr>
            <w:r w:rsidRPr="00883935">
              <w:rPr>
                <w:rFonts w:cs="Times New Roman"/>
                <w:b/>
                <w:bCs/>
                <w:sz w:val="16"/>
                <w:szCs w:val="16"/>
              </w:rPr>
              <w:t>0.94</w:t>
            </w:r>
          </w:p>
          <w:p w:rsidR="00883935" w:rsidRPr="00883935" w:rsidRDefault="00883935" w:rsidP="00542DF8">
            <w:pPr>
              <w:spacing w:after="120" w:line="240" w:lineRule="auto"/>
              <w:rPr>
                <w:rFonts w:cs="Times New Roman"/>
                <w:b/>
                <w:bCs/>
                <w:sz w:val="16"/>
                <w:szCs w:val="16"/>
              </w:rPr>
            </w:pPr>
            <w:r w:rsidRPr="00883935">
              <w:rPr>
                <w:rFonts w:cs="Times New Roman"/>
                <w:b/>
                <w:bCs/>
                <w:sz w:val="16"/>
                <w:szCs w:val="16"/>
              </w:rPr>
              <w:t>(</w:t>
            </w:r>
            <w:proofErr w:type="spellStart"/>
            <w:r w:rsidR="000B4A49">
              <w:rPr>
                <w:rFonts w:cs="Times New Roman"/>
                <w:b/>
                <w:bCs/>
                <w:sz w:val="16"/>
                <w:szCs w:val="16"/>
              </w:rPr>
              <w:t>LightGBM</w:t>
            </w:r>
            <w:proofErr w:type="spellEnd"/>
            <w:r w:rsidRPr="00883935">
              <w:rPr>
                <w:rFonts w:cs="Times New Roman"/>
                <w:b/>
                <w:bCs/>
                <w:sz w:val="16"/>
                <w:szCs w:val="16"/>
              </w:rPr>
              <w:t>)</w:t>
            </w:r>
          </w:p>
        </w:tc>
        <w:tc>
          <w:tcPr>
            <w:tcW w:w="1080" w:type="dxa"/>
            <w:gridSpan w:val="2"/>
          </w:tcPr>
          <w:p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0.95</w:t>
            </w:r>
          </w:p>
          <w:p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w:t>
            </w:r>
            <w:proofErr w:type="spellStart"/>
            <w:r w:rsidRPr="00883935">
              <w:rPr>
                <w:rFonts w:cs="Times New Roman"/>
                <w:b/>
                <w:bCs/>
                <w:sz w:val="16"/>
                <w:szCs w:val="16"/>
              </w:rPr>
              <w:t>LightGBM</w:t>
            </w:r>
            <w:proofErr w:type="spellEnd"/>
            <w:r w:rsidRPr="00883935">
              <w:rPr>
                <w:rFonts w:cs="Times New Roman"/>
                <w:b/>
                <w:bCs/>
                <w:sz w:val="16"/>
                <w:szCs w:val="16"/>
              </w:rPr>
              <w:t>)</w:t>
            </w:r>
          </w:p>
        </w:tc>
        <w:tc>
          <w:tcPr>
            <w:tcW w:w="1170" w:type="dxa"/>
          </w:tcPr>
          <w:p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0.</w:t>
            </w:r>
            <w:r w:rsidR="00883935">
              <w:rPr>
                <w:rFonts w:cs="Times New Roman"/>
                <w:b/>
                <w:bCs/>
                <w:sz w:val="16"/>
                <w:szCs w:val="16"/>
              </w:rPr>
              <w:t>9</w:t>
            </w:r>
            <w:r w:rsidR="000B4A49">
              <w:rPr>
                <w:rFonts w:cs="Times New Roman"/>
                <w:b/>
                <w:bCs/>
                <w:sz w:val="16"/>
                <w:szCs w:val="16"/>
              </w:rPr>
              <w:t>7</w:t>
            </w:r>
          </w:p>
          <w:p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w:t>
            </w:r>
            <w:proofErr w:type="spellStart"/>
            <w:r w:rsidR="000B4A49">
              <w:rPr>
                <w:rFonts w:cs="Times New Roman"/>
                <w:b/>
                <w:bCs/>
                <w:sz w:val="16"/>
                <w:szCs w:val="16"/>
              </w:rPr>
              <w:t>LightGBM</w:t>
            </w:r>
            <w:proofErr w:type="spellEnd"/>
            <w:r w:rsidRPr="00883935">
              <w:rPr>
                <w:rFonts w:cs="Times New Roman"/>
                <w:b/>
                <w:bCs/>
                <w:sz w:val="16"/>
                <w:szCs w:val="16"/>
              </w:rPr>
              <w:t>)</w:t>
            </w:r>
          </w:p>
        </w:tc>
      </w:tr>
    </w:tbl>
    <w:p w:rsidR="001B4355" w:rsidRDefault="001B4355" w:rsidP="001B4355"/>
    <w:p w:rsidR="001B4355" w:rsidRPr="00C65916" w:rsidRDefault="001B4355" w:rsidP="001B4355">
      <w:pPr>
        <w:pStyle w:val="Caption"/>
        <w:jc w:val="center"/>
        <w:rPr>
          <w:rFonts w:ascii="Times New Roman" w:hAnsi="Times New Roman" w:cs="Times New Roman"/>
          <w:i w:val="0"/>
          <w:color w:val="000000" w:themeColor="text1"/>
          <w:sz w:val="24"/>
          <w:szCs w:val="24"/>
        </w:rPr>
      </w:pPr>
      <w:bookmarkStart w:id="140" w:name="_Toc22579787"/>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sidR="00687CEB">
        <w:rPr>
          <w:rFonts w:ascii="Times New Roman" w:hAnsi="Times New Roman" w:cs="Times New Roman"/>
          <w:i w:val="0"/>
          <w:noProof/>
          <w:color w:val="000000" w:themeColor="text1"/>
          <w:sz w:val="24"/>
          <w:szCs w:val="24"/>
        </w:rPr>
        <w:t>9</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Pr>
          <w:rFonts w:ascii="Times New Roman" w:hAnsi="Times New Roman" w:cs="Times New Roman"/>
          <w:i w:val="0"/>
          <w:iCs w:val="0"/>
          <w:color w:val="000000" w:themeColor="text1"/>
          <w:sz w:val="24"/>
          <w:szCs w:val="24"/>
        </w:rPr>
        <w:t xml:space="preserve">Comparison of </w:t>
      </w:r>
      <w:r>
        <w:rPr>
          <w:rFonts w:ascii="Times New Roman" w:hAnsi="Times New Roman" w:cs="Times New Roman"/>
          <w:i w:val="0"/>
          <w:color w:val="000000" w:themeColor="text1"/>
          <w:sz w:val="24"/>
          <w:szCs w:val="24"/>
        </w:rPr>
        <w:t>number of features and modeling execution time</w:t>
      </w:r>
      <w:r w:rsidR="00CA1F90">
        <w:rPr>
          <w:rFonts w:ascii="Times New Roman" w:hAnsi="Times New Roman" w:cs="Times New Roman"/>
          <w:i w:val="0"/>
          <w:color w:val="000000" w:themeColor="text1"/>
          <w:sz w:val="24"/>
          <w:szCs w:val="24"/>
        </w:rPr>
        <w:t xml:space="preserve"> of PPIs</w:t>
      </w:r>
      <w:bookmarkEnd w:id="140"/>
    </w:p>
    <w:tbl>
      <w:tblPr>
        <w:tblW w:w="891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2970"/>
        <w:gridCol w:w="2970"/>
        <w:gridCol w:w="2970"/>
      </w:tblGrid>
      <w:tr w:rsidR="001B4355" w:rsidRPr="00C65916" w:rsidTr="00542DF8">
        <w:trPr>
          <w:trHeight w:val="195"/>
          <w:jc w:val="center"/>
        </w:trPr>
        <w:tc>
          <w:tcPr>
            <w:tcW w:w="2970" w:type="dxa"/>
          </w:tcPr>
          <w:p w:rsidR="001B4355" w:rsidRDefault="001B4355" w:rsidP="00542DF8">
            <w:pPr>
              <w:spacing w:after="120" w:line="240" w:lineRule="auto"/>
              <w:rPr>
                <w:rFonts w:cs="Times New Roman"/>
                <w:b/>
                <w:bCs/>
                <w:szCs w:val="24"/>
              </w:rPr>
            </w:pPr>
          </w:p>
        </w:tc>
        <w:tc>
          <w:tcPr>
            <w:tcW w:w="2970" w:type="dxa"/>
          </w:tcPr>
          <w:p w:rsidR="001B4355" w:rsidRDefault="001B4355" w:rsidP="00542DF8">
            <w:pPr>
              <w:spacing w:after="120" w:line="240" w:lineRule="auto"/>
              <w:rPr>
                <w:rFonts w:cs="Times New Roman"/>
                <w:b/>
                <w:bCs/>
                <w:szCs w:val="24"/>
              </w:rPr>
            </w:pPr>
            <w:r>
              <w:rPr>
                <w:rFonts w:cs="Times New Roman"/>
                <w:b/>
                <w:bCs/>
                <w:szCs w:val="24"/>
              </w:rPr>
              <w:t>Fused feature vector</w:t>
            </w:r>
          </w:p>
        </w:tc>
        <w:tc>
          <w:tcPr>
            <w:tcW w:w="2970" w:type="dxa"/>
          </w:tcPr>
          <w:p w:rsidR="001B4355" w:rsidRDefault="001B4355" w:rsidP="0063345E">
            <w:pPr>
              <w:spacing w:after="120" w:line="240" w:lineRule="auto"/>
              <w:rPr>
                <w:rFonts w:cs="Times New Roman"/>
                <w:b/>
                <w:bCs/>
                <w:szCs w:val="24"/>
              </w:rPr>
            </w:pPr>
            <w:r>
              <w:rPr>
                <w:rFonts w:cs="Times New Roman"/>
                <w:b/>
                <w:bCs/>
                <w:szCs w:val="24"/>
              </w:rPr>
              <w:t>Sele</w:t>
            </w:r>
            <w:r w:rsidR="0063345E">
              <w:rPr>
                <w:rFonts w:cs="Times New Roman"/>
                <w:b/>
                <w:bCs/>
                <w:szCs w:val="24"/>
              </w:rPr>
              <w:t>cted feature vector based MRMR</w:t>
            </w:r>
          </w:p>
        </w:tc>
      </w:tr>
      <w:tr w:rsidR="001B4355" w:rsidRPr="00C65916" w:rsidTr="00542DF8">
        <w:trPr>
          <w:trHeight w:val="195"/>
          <w:jc w:val="center"/>
        </w:trPr>
        <w:tc>
          <w:tcPr>
            <w:tcW w:w="2970" w:type="dxa"/>
          </w:tcPr>
          <w:p w:rsidR="001B4355" w:rsidRDefault="001B4355" w:rsidP="00542DF8">
            <w:pPr>
              <w:spacing w:after="120" w:line="240" w:lineRule="auto"/>
              <w:rPr>
                <w:rFonts w:cs="Times New Roman"/>
                <w:b/>
                <w:bCs/>
                <w:szCs w:val="24"/>
              </w:rPr>
            </w:pPr>
            <w:r>
              <w:rPr>
                <w:rFonts w:cs="Times New Roman"/>
                <w:b/>
                <w:bCs/>
                <w:szCs w:val="24"/>
              </w:rPr>
              <w:t>Number of Features</w:t>
            </w:r>
          </w:p>
        </w:tc>
        <w:tc>
          <w:tcPr>
            <w:tcW w:w="2970" w:type="dxa"/>
          </w:tcPr>
          <w:p w:rsidR="001B4355" w:rsidRDefault="00283280" w:rsidP="00542DF8">
            <w:pPr>
              <w:spacing w:after="120" w:line="240" w:lineRule="auto"/>
              <w:rPr>
                <w:rFonts w:cs="Times New Roman"/>
                <w:b/>
                <w:bCs/>
                <w:szCs w:val="24"/>
              </w:rPr>
            </w:pPr>
            <w:r>
              <w:rPr>
                <w:rFonts w:cs="Times New Roman"/>
                <w:b/>
                <w:bCs/>
                <w:szCs w:val="24"/>
              </w:rPr>
              <w:t>2066</w:t>
            </w:r>
          </w:p>
        </w:tc>
        <w:tc>
          <w:tcPr>
            <w:tcW w:w="2970" w:type="dxa"/>
          </w:tcPr>
          <w:p w:rsidR="001B4355" w:rsidRDefault="00283280" w:rsidP="00542DF8">
            <w:pPr>
              <w:spacing w:after="120" w:line="240" w:lineRule="auto"/>
              <w:rPr>
                <w:rFonts w:cs="Times New Roman"/>
                <w:b/>
                <w:bCs/>
                <w:szCs w:val="24"/>
              </w:rPr>
            </w:pPr>
            <w:r>
              <w:rPr>
                <w:rFonts w:cs="Times New Roman"/>
                <w:b/>
                <w:bCs/>
                <w:szCs w:val="24"/>
              </w:rPr>
              <w:t>200</w:t>
            </w:r>
          </w:p>
        </w:tc>
      </w:tr>
      <w:tr w:rsidR="001B4355" w:rsidRPr="00C65916" w:rsidTr="00542DF8">
        <w:trPr>
          <w:trHeight w:val="195"/>
          <w:jc w:val="center"/>
        </w:trPr>
        <w:tc>
          <w:tcPr>
            <w:tcW w:w="2970" w:type="dxa"/>
          </w:tcPr>
          <w:p w:rsidR="001B4355" w:rsidRDefault="001B4355" w:rsidP="00542DF8">
            <w:pPr>
              <w:spacing w:after="120" w:line="240" w:lineRule="auto"/>
              <w:rPr>
                <w:rFonts w:cs="Times New Roman"/>
                <w:b/>
                <w:bCs/>
                <w:szCs w:val="24"/>
              </w:rPr>
            </w:pPr>
            <w:r>
              <w:rPr>
                <w:rFonts w:cs="Times New Roman"/>
                <w:b/>
                <w:bCs/>
                <w:szCs w:val="24"/>
              </w:rPr>
              <w:t>Execution Time</w:t>
            </w:r>
          </w:p>
        </w:tc>
        <w:tc>
          <w:tcPr>
            <w:tcW w:w="2970" w:type="dxa"/>
          </w:tcPr>
          <w:p w:rsidR="001B4355" w:rsidRDefault="00283280" w:rsidP="00542DF8">
            <w:pPr>
              <w:spacing w:after="120" w:line="240" w:lineRule="auto"/>
              <w:rPr>
                <w:rFonts w:cs="Times New Roman"/>
                <w:b/>
                <w:bCs/>
                <w:szCs w:val="24"/>
              </w:rPr>
            </w:pPr>
            <w:r>
              <w:rPr>
                <w:rFonts w:cs="Times New Roman"/>
                <w:b/>
                <w:bCs/>
                <w:szCs w:val="24"/>
              </w:rPr>
              <w:t xml:space="preserve">1006m 20s </w:t>
            </w:r>
          </w:p>
        </w:tc>
        <w:tc>
          <w:tcPr>
            <w:tcW w:w="2970" w:type="dxa"/>
          </w:tcPr>
          <w:p w:rsidR="001B4355" w:rsidRDefault="00283280" w:rsidP="00542DF8">
            <w:pPr>
              <w:spacing w:after="120" w:line="240" w:lineRule="auto"/>
              <w:rPr>
                <w:rFonts w:cs="Times New Roman"/>
                <w:b/>
                <w:bCs/>
                <w:szCs w:val="24"/>
              </w:rPr>
            </w:pPr>
            <w:r>
              <w:rPr>
                <w:rFonts w:cs="Times New Roman"/>
                <w:b/>
                <w:bCs/>
                <w:szCs w:val="24"/>
              </w:rPr>
              <w:t>110m 30s</w:t>
            </w:r>
          </w:p>
        </w:tc>
      </w:tr>
    </w:tbl>
    <w:p w:rsidR="001B4355" w:rsidRDefault="001B4355" w:rsidP="007B0DD3">
      <w:pPr>
        <w:rPr>
          <w:rFonts w:eastAsiaTheme="minorEastAsia"/>
        </w:rPr>
      </w:pPr>
    </w:p>
    <w:p w:rsidR="00107552" w:rsidRPr="00C65916" w:rsidRDefault="00C17BAE" w:rsidP="00107552">
      <w:pPr>
        <w:rPr>
          <w:rFonts w:cs="Times New Roman"/>
          <w:szCs w:val="24"/>
        </w:rPr>
      </w:pPr>
      <w:r w:rsidRPr="00D34109">
        <w:rPr>
          <w:noProof/>
          <w:lang w:eastAsia="zh-CN"/>
        </w:rPr>
        <w:lastRenderedPageBreak/>
        <w:drawing>
          <wp:inline distT="0" distB="0" distL="0" distR="0" wp14:anchorId="734899E0" wp14:editId="434418B7">
            <wp:extent cx="5274310" cy="4842563"/>
            <wp:effectExtent l="0" t="0" r="2540" b="0"/>
            <wp:docPr id="3" name="图片 1" descr="D:\feature_selection_python_package\Feature_extraction\Protein\图片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eature_selection_python_package\Feature_extraction\Protein\图片1.em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4842563"/>
                    </a:xfrm>
                    <a:prstGeom prst="rect">
                      <a:avLst/>
                    </a:prstGeom>
                    <a:noFill/>
                    <a:ln>
                      <a:noFill/>
                    </a:ln>
                  </pic:spPr>
                </pic:pic>
              </a:graphicData>
            </a:graphic>
          </wp:inline>
        </w:drawing>
      </w:r>
    </w:p>
    <w:p w:rsidR="00107552" w:rsidRDefault="00107552" w:rsidP="00107552">
      <w:pPr>
        <w:rPr>
          <w:rFonts w:cs="Times New Roman"/>
          <w:szCs w:val="24"/>
        </w:rPr>
      </w:pPr>
      <w:bookmarkStart w:id="141" w:name="_Toc22579775"/>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Pr>
          <w:rFonts w:cs="Times New Roman"/>
          <w:noProof/>
          <w:color w:val="000000" w:themeColor="text1"/>
          <w:szCs w:val="24"/>
        </w:rPr>
        <w:t>5</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The boxplot</w:t>
      </w:r>
      <w:r>
        <w:rPr>
          <w:rFonts w:cs="Times New Roman"/>
          <w:szCs w:val="24"/>
        </w:rPr>
        <w:t xml:space="preserve"> accuracies</w:t>
      </w:r>
      <w:r w:rsidRPr="00C65916">
        <w:rPr>
          <w:rFonts w:cs="Times New Roman"/>
          <w:szCs w:val="24"/>
        </w:rPr>
        <w:t xml:space="preserve"> </w:t>
      </w:r>
      <w:r>
        <w:rPr>
          <w:rFonts w:cs="Times New Roman"/>
          <w:szCs w:val="24"/>
        </w:rPr>
        <w:t xml:space="preserve">(A) </w:t>
      </w:r>
      <w:r w:rsidRPr="00C65916">
        <w:rPr>
          <w:rFonts w:cs="Times New Roman"/>
          <w:szCs w:val="24"/>
        </w:rPr>
        <w:t>and ROC curves</w:t>
      </w:r>
      <w:r>
        <w:rPr>
          <w:rFonts w:cs="Times New Roman"/>
          <w:szCs w:val="24"/>
        </w:rPr>
        <w:t xml:space="preserve"> (B)</w:t>
      </w:r>
      <w:r w:rsidRPr="00C65916">
        <w:rPr>
          <w:rFonts w:cs="Times New Roman"/>
          <w:szCs w:val="24"/>
        </w:rPr>
        <w:t xml:space="preserve"> under different classifiers on </w:t>
      </w:r>
      <w:r>
        <w:rPr>
          <w:rFonts w:cs="Times New Roman"/>
          <w:szCs w:val="24"/>
        </w:rPr>
        <w:t>protein-protein interactions</w:t>
      </w:r>
      <w:r w:rsidRPr="00C65916">
        <w:rPr>
          <w:rFonts w:cs="Times New Roman"/>
          <w:szCs w:val="24"/>
        </w:rPr>
        <w:t xml:space="preserve"> dataset via </w:t>
      </w:r>
      <w:r>
        <w:rPr>
          <w:rFonts w:cs="Times New Roman"/>
          <w:szCs w:val="24"/>
        </w:rPr>
        <w:t xml:space="preserve">MRMR </w:t>
      </w:r>
      <w:r w:rsidRPr="00C65916">
        <w:rPr>
          <w:rFonts w:cs="Times New Roman"/>
          <w:szCs w:val="24"/>
        </w:rPr>
        <w:t>feature selection.</w:t>
      </w:r>
      <w:r>
        <w:rPr>
          <w:rFonts w:cs="Times New Roman"/>
          <w:szCs w:val="24"/>
        </w:rPr>
        <w:t xml:space="preserve"> </w:t>
      </w:r>
      <w:r w:rsidRPr="00231C1B">
        <w:rPr>
          <w:rFonts w:cs="Times New Roman"/>
          <w:szCs w:val="24"/>
        </w:rPr>
        <w:t xml:space="preserve">(A) </w:t>
      </w:r>
      <w:r>
        <w:rPr>
          <w:rFonts w:cs="Times New Roman"/>
          <w:szCs w:val="24"/>
        </w:rPr>
        <w:t xml:space="preserve">The boxplot of </w:t>
      </w:r>
      <w:r w:rsidRPr="00231C1B">
        <w:rPr>
          <w:rFonts w:cs="Times New Roman"/>
          <w:szCs w:val="24"/>
        </w:rPr>
        <w:t xml:space="preserve">13 classifiers </w:t>
      </w:r>
      <w:r>
        <w:rPr>
          <w:rFonts w:cs="Times New Roman"/>
          <w:szCs w:val="24"/>
        </w:rPr>
        <w:t xml:space="preserve">and </w:t>
      </w:r>
      <w:proofErr w:type="spellStart"/>
      <w:r w:rsidR="00CA1F90">
        <w:rPr>
          <w:rFonts w:cs="Times New Roman"/>
          <w:szCs w:val="24"/>
        </w:rPr>
        <w:t>LightGBM</w:t>
      </w:r>
      <w:proofErr w:type="spellEnd"/>
      <w:r>
        <w:rPr>
          <w:rFonts w:cs="Times New Roman"/>
          <w:szCs w:val="24"/>
        </w:rPr>
        <w:t xml:space="preserve"> achieve better performance and the </w:t>
      </w:r>
      <w:r w:rsidR="00CA1F90">
        <w:rPr>
          <w:rFonts w:cs="Times New Roman"/>
          <w:szCs w:val="24"/>
        </w:rPr>
        <w:t>GNB</w:t>
      </w:r>
      <w:r>
        <w:rPr>
          <w:rFonts w:cs="Times New Roman"/>
          <w:szCs w:val="24"/>
        </w:rPr>
        <w:t xml:space="preserve"> is the worst.</w:t>
      </w:r>
      <w:r w:rsidRPr="00231C1B">
        <w:rPr>
          <w:rFonts w:cs="Times New Roman"/>
          <w:szCs w:val="24"/>
        </w:rPr>
        <w:t xml:space="preserve"> (B) The ROC curves</w:t>
      </w:r>
      <w:r>
        <w:rPr>
          <w:rFonts w:cs="Times New Roman"/>
          <w:szCs w:val="24"/>
        </w:rPr>
        <w:t xml:space="preserve"> of 13 classifier and </w:t>
      </w:r>
      <w:proofErr w:type="spellStart"/>
      <w:r w:rsidR="00CA1F90">
        <w:rPr>
          <w:rFonts w:cs="Times New Roman"/>
          <w:szCs w:val="24"/>
        </w:rPr>
        <w:t>LightGBM</w:t>
      </w:r>
      <w:proofErr w:type="spellEnd"/>
      <w:r w:rsidR="00CA1F90">
        <w:rPr>
          <w:rFonts w:cs="Times New Roman"/>
          <w:szCs w:val="24"/>
        </w:rPr>
        <w:t xml:space="preserve"> </w:t>
      </w:r>
      <w:r>
        <w:rPr>
          <w:rFonts w:cs="Times New Roman"/>
          <w:szCs w:val="24"/>
        </w:rPr>
        <w:t xml:space="preserve">and </w:t>
      </w:r>
      <w:proofErr w:type="spellStart"/>
      <w:r w:rsidR="00C154A9">
        <w:rPr>
          <w:rFonts w:cs="Times New Roman"/>
          <w:szCs w:val="24"/>
        </w:rPr>
        <w:t>xgBoost</w:t>
      </w:r>
      <w:proofErr w:type="spellEnd"/>
      <w:r>
        <w:rPr>
          <w:rFonts w:cs="Times New Roman"/>
          <w:szCs w:val="24"/>
        </w:rPr>
        <w:t xml:space="preserve"> obtain the best prediction performance.</w:t>
      </w:r>
      <w:bookmarkEnd w:id="141"/>
    </w:p>
    <w:p w:rsidR="001A4002" w:rsidRPr="00847B4C" w:rsidRDefault="001A4002" w:rsidP="007B0DD3">
      <w:pPr>
        <w:rPr>
          <w:rFonts w:eastAsiaTheme="minorEastAsia"/>
        </w:rPr>
      </w:pPr>
    </w:p>
    <w:p w:rsidR="007B0DD3" w:rsidRPr="00C65916" w:rsidRDefault="007B0DD3" w:rsidP="007B0DD3">
      <w:pPr>
        <w:pStyle w:val="Heading2"/>
        <w:rPr>
          <w:rFonts w:cs="Times New Roman"/>
          <w:b/>
          <w:szCs w:val="24"/>
        </w:rPr>
      </w:pPr>
      <w:bookmarkStart w:id="142" w:name="_Toc22586974"/>
      <w:r w:rsidRPr="00C65916">
        <w:rPr>
          <w:rFonts w:cs="Times New Roman"/>
          <w:b/>
          <w:szCs w:val="24"/>
        </w:rPr>
        <w:lastRenderedPageBreak/>
        <w:t>2.4 Summary and Conclusion</w:t>
      </w:r>
      <w:bookmarkEnd w:id="142"/>
    </w:p>
    <w:p w:rsidR="00847B4C" w:rsidRPr="00C65916" w:rsidRDefault="00847B4C" w:rsidP="00847B4C">
      <w:pPr>
        <w:ind w:firstLine="720"/>
        <w:rPr>
          <w:rFonts w:eastAsiaTheme="minorEastAsia" w:cs="Times New Roman"/>
          <w:szCs w:val="24"/>
        </w:rPr>
      </w:pPr>
      <w:bookmarkStart w:id="143" w:name="_Hlk20696422"/>
      <w:r>
        <w:rPr>
          <w:rFonts w:eastAsiaTheme="minorEastAsia" w:hint="eastAsia"/>
        </w:rPr>
        <w:t>With the rapid increase of DNA, RNA</w:t>
      </w:r>
      <w:r>
        <w:rPr>
          <w:rFonts w:eastAsiaTheme="minorEastAsia"/>
        </w:rPr>
        <w:t xml:space="preserve"> and protein sequence data, the analysis and process of</w:t>
      </w:r>
      <w:r w:rsidR="00B95FA4">
        <w:rPr>
          <w:rFonts w:eastAsiaTheme="minorEastAsia"/>
        </w:rPr>
        <w:t xml:space="preserve"> the</w:t>
      </w:r>
      <w:r>
        <w:rPr>
          <w:rFonts w:eastAsiaTheme="minorEastAsia"/>
        </w:rPr>
        <w:t xml:space="preserve"> biological sequence </w:t>
      </w:r>
      <w:r w:rsidR="00B95FA4">
        <w:rPr>
          <w:rFonts w:eastAsiaTheme="minorEastAsia"/>
        </w:rPr>
        <w:t>are</w:t>
      </w:r>
      <w:r>
        <w:rPr>
          <w:rFonts w:eastAsiaTheme="minorEastAsia"/>
        </w:rPr>
        <w:t xml:space="preserve"> urgently needed. </w:t>
      </w:r>
      <w:r>
        <w:rPr>
          <w:rFonts w:eastAsiaTheme="minorEastAsia" w:hint="eastAsia"/>
        </w:rPr>
        <w:t>In this paper, we</w:t>
      </w:r>
      <w:r>
        <w:rPr>
          <w:rFonts w:eastAsiaTheme="minorEastAsia"/>
        </w:rPr>
        <w:t xml:space="preserve"> introduce</w:t>
      </w:r>
      <w:r>
        <w:rPr>
          <w:rFonts w:eastAsiaTheme="minorEastAsia" w:hint="eastAsia"/>
        </w:rPr>
        <w:t xml:space="preserve"> </w:t>
      </w:r>
      <w:r>
        <w:rPr>
          <w:rFonts w:eastAsiaTheme="minorEastAsia"/>
        </w:rPr>
        <w:t>an intuitive and comprehensive Python package and web server called ALLFEATURE to perform steps of feature extraction, feature selection, dimensionality reduction</w:t>
      </w:r>
      <w:r w:rsidR="00B95FA4">
        <w:rPr>
          <w:rFonts w:eastAsiaTheme="minorEastAsia"/>
        </w:rPr>
        <w:t>,</w:t>
      </w:r>
      <w:r>
        <w:rPr>
          <w:rFonts w:eastAsiaTheme="minorEastAsia"/>
        </w:rPr>
        <w:t xml:space="preserve"> and model construction to </w:t>
      </w:r>
      <w:r w:rsidRPr="009B1D4F">
        <w:rPr>
          <w:rFonts w:eastAsiaTheme="minorEastAsia"/>
        </w:rPr>
        <w:t>predict the sequence structure and function of unseen samples</w:t>
      </w:r>
      <w:r>
        <w:rPr>
          <w:rFonts w:eastAsiaTheme="minorEastAsia"/>
        </w:rPr>
        <w:t>.</w:t>
      </w:r>
      <w:bookmarkEnd w:id="143"/>
      <w:r>
        <w:rPr>
          <w:rFonts w:eastAsiaTheme="minorEastAsia"/>
        </w:rPr>
        <w:t xml:space="preserve"> ALLFEATURE for the first time integrated 20 types of feature selection methods and 16 kinds of dimensionality reduction </w:t>
      </w:r>
      <w:r w:rsidR="00B95FA4">
        <w:rPr>
          <w:rFonts w:eastAsiaTheme="minorEastAsia"/>
        </w:rPr>
        <w:t>approach</w:t>
      </w:r>
      <w:r>
        <w:rPr>
          <w:rFonts w:eastAsiaTheme="minorEastAsia"/>
        </w:rPr>
        <w:t xml:space="preserve"> </w:t>
      </w:r>
      <w:r w:rsidRPr="00FA5631">
        <w:rPr>
          <w:rFonts w:eastAsiaTheme="minorEastAsia" w:cs="Times New Roman"/>
          <w:szCs w:val="24"/>
        </w:rPr>
        <w:t>to deal with dimensionality disaster</w:t>
      </w:r>
      <w:r>
        <w:rPr>
          <w:rFonts w:eastAsiaTheme="minorEastAsia" w:cs="Times New Roman"/>
          <w:szCs w:val="24"/>
        </w:rPr>
        <w:t xml:space="preserve"> and prevent overfitting issues</w:t>
      </w:r>
      <w:r w:rsidRPr="00FA5631">
        <w:rPr>
          <w:rFonts w:eastAsiaTheme="minorEastAsia" w:cs="Times New Roman"/>
          <w:szCs w:val="24"/>
        </w:rPr>
        <w:t xml:space="preserve">. </w:t>
      </w:r>
      <w:r>
        <w:rPr>
          <w:rFonts w:eastAsiaTheme="minorEastAsia" w:cs="Times New Roman"/>
          <w:szCs w:val="24"/>
        </w:rPr>
        <w:t>ALLFEATURE also offers 10 popular classifiers and 3 deep learning frameworks to satisfy users’ need</w:t>
      </w:r>
      <w:r w:rsidR="00B95FA4">
        <w:rPr>
          <w:rFonts w:eastAsiaTheme="minorEastAsia" w:cs="Times New Roman"/>
          <w:szCs w:val="24"/>
        </w:rPr>
        <w:t>s</w:t>
      </w:r>
      <w:r>
        <w:rPr>
          <w:rFonts w:eastAsiaTheme="minorEastAsia" w:cs="Times New Roman"/>
          <w:szCs w:val="24"/>
        </w:rPr>
        <w:t xml:space="preserve">. The tool will generate visible results to provide </w:t>
      </w:r>
      <w:r w:rsidR="00B95FA4">
        <w:rPr>
          <w:rFonts w:eastAsiaTheme="minorEastAsia" w:cs="Times New Roman"/>
          <w:szCs w:val="24"/>
        </w:rPr>
        <w:t xml:space="preserve">a </w:t>
      </w:r>
      <w:r>
        <w:rPr>
          <w:rFonts w:eastAsiaTheme="minorEastAsia" w:cs="Times New Roman"/>
          <w:szCs w:val="24"/>
        </w:rPr>
        <w:t xml:space="preserve">user clear idea to compare and select the best classifier. </w:t>
      </w:r>
      <w:r w:rsidR="00B95FA4">
        <w:rPr>
          <w:rFonts w:eastAsiaTheme="minorEastAsia" w:cs="Times New Roman"/>
          <w:szCs w:val="24"/>
        </w:rPr>
        <w:t>To</w:t>
      </w:r>
      <w:r>
        <w:rPr>
          <w:rFonts w:eastAsiaTheme="minorEastAsia" w:cs="Times New Roman"/>
          <w:szCs w:val="24"/>
        </w:rPr>
        <w:t xml:space="preserve"> further test the validity of ALLFEATURE, we perform three predicting tasks: DNA enhancers, </w:t>
      </w:r>
      <w:r w:rsidRPr="00C65916">
        <w:rPr>
          <w:rFonts w:eastAsiaTheme="minorEastAsia" w:cs="Times New Roman"/>
          <w:szCs w:val="24"/>
        </w:rPr>
        <w:t xml:space="preserve">RNA N6-methyladenine sites and </w:t>
      </w:r>
      <w:r w:rsidRPr="00C65916">
        <w:rPr>
          <w:rFonts w:cs="Times New Roman"/>
          <w:szCs w:val="24"/>
        </w:rPr>
        <w:t xml:space="preserve">protein-protein interactions </w:t>
      </w:r>
      <w:r>
        <w:rPr>
          <w:rFonts w:cs="Times New Roman"/>
          <w:szCs w:val="24"/>
        </w:rPr>
        <w:t xml:space="preserve">prediction. Integrated feature selection and dimensionality reduction methods reduce as much as 80% modeling time. The classification performances </w:t>
      </w:r>
      <w:r w:rsidRPr="00C65916">
        <w:rPr>
          <w:rFonts w:cs="Times New Roman"/>
          <w:szCs w:val="24"/>
        </w:rPr>
        <w:t xml:space="preserve">indicate ALLFEAURE is </w:t>
      </w:r>
      <w:r>
        <w:rPr>
          <w:rFonts w:cs="Times New Roman"/>
          <w:szCs w:val="24"/>
        </w:rPr>
        <w:t xml:space="preserve">an </w:t>
      </w:r>
      <w:r w:rsidRPr="00C65916">
        <w:rPr>
          <w:rFonts w:cs="Times New Roman"/>
          <w:szCs w:val="24"/>
        </w:rPr>
        <w:t xml:space="preserve">effective and accurate </w:t>
      </w:r>
      <w:r>
        <w:rPr>
          <w:rFonts w:cs="Times New Roman"/>
          <w:szCs w:val="24"/>
        </w:rPr>
        <w:t xml:space="preserve">biological sequencing pipeline tool </w:t>
      </w:r>
      <w:r w:rsidRPr="00C65916">
        <w:rPr>
          <w:rFonts w:eastAsiaTheme="minorEastAsia" w:cs="Times New Roman"/>
          <w:szCs w:val="24"/>
        </w:rPr>
        <w:t>for bioinformatics and computational biology</w:t>
      </w:r>
      <w:r w:rsidRPr="00C65916">
        <w:rPr>
          <w:rFonts w:cs="Times New Roman"/>
          <w:szCs w:val="24"/>
        </w:rPr>
        <w:t xml:space="preserve"> compared with other state-of-the-art approaches. </w:t>
      </w: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pStyle w:val="Heading1"/>
      </w:pPr>
      <w:bookmarkStart w:id="144" w:name="_Toc22586975"/>
      <w:r w:rsidRPr="00C65916">
        <w:lastRenderedPageBreak/>
        <w:t>CHAPTER 3: Introduction for EMR Data and CKD</w:t>
      </w:r>
      <w:bookmarkEnd w:id="144"/>
    </w:p>
    <w:p w:rsidR="007B0DD3" w:rsidRPr="00C65916" w:rsidRDefault="007B0DD3" w:rsidP="007B0DD3">
      <w:pPr>
        <w:pStyle w:val="Heading2"/>
        <w:rPr>
          <w:rFonts w:cs="Times New Roman"/>
          <w:b/>
          <w:szCs w:val="24"/>
        </w:rPr>
      </w:pPr>
      <w:bookmarkStart w:id="145" w:name="_Toc22586976"/>
      <w:r w:rsidRPr="00C65916">
        <w:rPr>
          <w:rFonts w:cs="Times New Roman"/>
          <w:b/>
          <w:szCs w:val="24"/>
        </w:rPr>
        <w:t xml:space="preserve">3.1 Chronic Kidney Disease and </w:t>
      </w:r>
      <w:proofErr w:type="spellStart"/>
      <w:r w:rsidRPr="00C65916">
        <w:rPr>
          <w:rFonts w:cs="Times New Roman"/>
          <w:b/>
          <w:szCs w:val="24"/>
        </w:rPr>
        <w:t>eGFR</w:t>
      </w:r>
      <w:bookmarkEnd w:id="145"/>
      <w:proofErr w:type="spellEnd"/>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The increasing incidence of chronic kidney disease (CKD) in the United States and around the world lays an enormous burden on h</w:t>
      </w:r>
      <w:r w:rsidR="00713253">
        <w:rPr>
          <w:rFonts w:eastAsia="CharisSIL" w:cs="Times New Roman"/>
          <w:szCs w:val="24"/>
          <w:lang w:eastAsia="zh-CN"/>
        </w:rPr>
        <w:t xml:space="preserve">ealthcare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121, 122</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By December 2015, there were 703,243 prevalent patients with End Stage Renal Disease (ESRD), with the unadjusted incident rate of </w:t>
      </w:r>
      <w:r w:rsidR="00713253">
        <w:rPr>
          <w:rFonts w:eastAsia="CharisSIL" w:cs="Times New Roman"/>
          <w:szCs w:val="24"/>
          <w:lang w:eastAsia="zh-CN"/>
        </w:rPr>
        <w:t xml:space="preserve">378 per million population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123</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In 2017, there were approximately 500,000 patients on different dialysis modalities (91% are on hemodialysis), 2</w:t>
      </w:r>
      <w:r w:rsidR="00713253">
        <w:rPr>
          <w:rFonts w:eastAsia="CharisSIL" w:cs="Times New Roman"/>
          <w:szCs w:val="24"/>
          <w:lang w:eastAsia="zh-CN"/>
        </w:rPr>
        <w:t xml:space="preserve">0,000 received transplants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123</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Treatments that are effective in patients with advanced CKD also increase health care costs a</w:t>
      </w:r>
      <w:r w:rsidR="00713253">
        <w:rPr>
          <w:rFonts w:eastAsia="CharisSIL" w:cs="Times New Roman"/>
          <w:szCs w:val="24"/>
          <w:lang w:eastAsia="zh-CN"/>
        </w:rPr>
        <w:t xml:space="preserve">nd lead to adverse effects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124</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Thus, it is essential to identify earlier stage CKD and preve</w:t>
      </w:r>
      <w:r w:rsidR="00713253">
        <w:rPr>
          <w:rFonts w:eastAsia="CharisSIL" w:cs="Times New Roman"/>
          <w:szCs w:val="24"/>
          <w:lang w:eastAsia="zh-CN"/>
        </w:rPr>
        <w:t xml:space="preserve">nt its progression to ESRD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125</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However, the biggest challenge is that most people do not have any signs or symptoms in the early stages of CKD and go undetect</w:t>
      </w:r>
      <w:r w:rsidR="00D52589">
        <w:rPr>
          <w:rFonts w:eastAsia="CharisSIL" w:cs="Times New Roman"/>
          <w:szCs w:val="24"/>
          <w:lang w:eastAsia="zh-CN"/>
        </w:rPr>
        <w:t>ed until an advanced stage</w:t>
      </w:r>
      <w:r w:rsidRPr="00C65916">
        <w:rPr>
          <w:rFonts w:eastAsia="CharisSIL" w:cs="Times New Roman"/>
          <w:szCs w:val="24"/>
          <w:lang w:eastAsia="zh-CN"/>
        </w:rPr>
        <w:t>.</w:t>
      </w:r>
    </w:p>
    <w:p w:rsidR="007B0DD3" w:rsidRPr="00C65916"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Early identification and targeted intervention of CKD have attracted considerable attention from clinicians and researchers since both have the potential to reduce the number of patients progressing to ESRD and lower the mortality rate related to CKD and a</w:t>
      </w:r>
      <w:r w:rsidR="00713253">
        <w:rPr>
          <w:rFonts w:eastAsia="CharisSIL" w:cs="Times New Roman"/>
          <w:szCs w:val="24"/>
          <w:lang w:eastAsia="zh-CN"/>
        </w:rPr>
        <w:t xml:space="preserve">ssociated healthcare costs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126</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With the growing availability of Electronic Medication Record (EMR) data, various computational predictive models for disease progression have been developed to facilitate the decision-making process of healt</w:t>
      </w:r>
      <w:r w:rsidR="00713253">
        <w:rPr>
          <w:rFonts w:eastAsia="CharisSIL" w:cs="Times New Roman"/>
          <w:szCs w:val="24"/>
          <w:lang w:eastAsia="zh-CN"/>
        </w:rPr>
        <w:t xml:space="preserve">h care providers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124, 127</w:t>
      </w:r>
      <w:r w:rsidR="00604044">
        <w:rPr>
          <w:rFonts w:cs="Arial"/>
          <w:noProof/>
          <w:color w:val="000000" w:themeColor="text1"/>
          <w:sz w:val="22"/>
        </w:rPr>
        <w:t>, 128</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Choi et al. have classified disease progression models into two categories based on the extent of targeted diseases: models focusing on a specific disease and those focusing on a b</w:t>
      </w:r>
      <w:r w:rsidR="008F2154">
        <w:rPr>
          <w:rFonts w:eastAsia="CharisSIL" w:cs="Times New Roman"/>
          <w:szCs w:val="24"/>
          <w:lang w:eastAsia="zh-CN"/>
        </w:rPr>
        <w:t>roader range of condition</w:t>
      </w:r>
      <w:r w:rsidRPr="00C65916">
        <w:rPr>
          <w:rFonts w:eastAsia="CharisSIL" w:cs="Times New Roman"/>
          <w:szCs w:val="24"/>
          <w:lang w:eastAsia="zh-CN"/>
        </w:rPr>
        <w:t>. Among those disease-specific progression models, some are validating specific hypotheses of disease progression bas</w:t>
      </w:r>
      <w:r w:rsidR="008F2154">
        <w:rPr>
          <w:rFonts w:eastAsia="CharisSIL" w:cs="Times New Roman"/>
          <w:szCs w:val="24"/>
          <w:lang w:eastAsia="zh-CN"/>
        </w:rPr>
        <w:t xml:space="preserve">ed on experts’ knowledge </w:t>
      </w:r>
      <w:r w:rsidR="008F2154" w:rsidRPr="00C65916">
        <w:rPr>
          <w:rFonts w:cs="Times New Roman"/>
          <w:color w:val="000000"/>
          <w:szCs w:val="24"/>
          <w:shd w:val="clear" w:color="auto" w:fill="FFFFFF"/>
        </w:rPr>
        <w:fldChar w:fldCharType="begin"/>
      </w:r>
      <w:r w:rsidR="008F21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F2154" w:rsidRPr="00C65916">
        <w:rPr>
          <w:rFonts w:cs="Times New Roman"/>
          <w:color w:val="000000"/>
          <w:szCs w:val="24"/>
          <w:shd w:val="clear" w:color="auto" w:fill="FFFFFF"/>
        </w:rPr>
        <w:fldChar w:fldCharType="separate"/>
      </w:r>
      <w:r w:rsidR="008F2154" w:rsidRPr="00C65916">
        <w:rPr>
          <w:rFonts w:cs="Times New Roman"/>
          <w:noProof/>
          <w:color w:val="000000"/>
          <w:szCs w:val="24"/>
          <w:shd w:val="clear" w:color="auto" w:fill="FFFFFF"/>
        </w:rPr>
        <w:t>[</w:t>
      </w:r>
      <w:r w:rsidR="008F2154">
        <w:rPr>
          <w:rFonts w:cs="Arial"/>
          <w:noProof/>
          <w:color w:val="000000" w:themeColor="text1"/>
          <w:sz w:val="22"/>
        </w:rPr>
        <w:t>124, 129, 130</w:t>
      </w:r>
      <w:r w:rsidR="008F2154" w:rsidRPr="00C65916">
        <w:rPr>
          <w:rFonts w:cs="Times New Roman"/>
          <w:noProof/>
          <w:color w:val="000000"/>
          <w:szCs w:val="24"/>
          <w:shd w:val="clear" w:color="auto" w:fill="FFFFFF"/>
        </w:rPr>
        <w:t>]</w:t>
      </w:r>
      <w:r w:rsidR="008F2154" w:rsidRPr="00C65916">
        <w:rPr>
          <w:rFonts w:cs="Times New Roman"/>
          <w:color w:val="000000"/>
          <w:szCs w:val="24"/>
          <w:shd w:val="clear" w:color="auto" w:fill="FFFFFF"/>
        </w:rPr>
        <w:fldChar w:fldCharType="end"/>
      </w:r>
      <w:r w:rsidRPr="00C65916">
        <w:rPr>
          <w:rFonts w:eastAsia="CharisSIL" w:cs="Times New Roman"/>
          <w:szCs w:val="24"/>
          <w:lang w:eastAsia="zh-CN"/>
        </w:rPr>
        <w:t>, while others are driven by application of</w:t>
      </w:r>
      <w:r w:rsidR="008F2154">
        <w:rPr>
          <w:rFonts w:eastAsia="CharisSIL" w:cs="Times New Roman"/>
          <w:szCs w:val="24"/>
          <w:lang w:eastAsia="zh-CN"/>
        </w:rPr>
        <w:t xml:space="preserve"> advanced statistical methods </w:t>
      </w:r>
      <w:r w:rsidR="008F2154" w:rsidRPr="00C65916">
        <w:rPr>
          <w:rFonts w:cs="Times New Roman"/>
          <w:color w:val="000000"/>
          <w:szCs w:val="24"/>
          <w:shd w:val="clear" w:color="auto" w:fill="FFFFFF"/>
        </w:rPr>
        <w:fldChar w:fldCharType="begin"/>
      </w:r>
      <w:r w:rsidR="008F21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F2154" w:rsidRPr="00C65916">
        <w:rPr>
          <w:rFonts w:cs="Times New Roman"/>
          <w:color w:val="000000"/>
          <w:szCs w:val="24"/>
          <w:shd w:val="clear" w:color="auto" w:fill="FFFFFF"/>
        </w:rPr>
        <w:fldChar w:fldCharType="separate"/>
      </w:r>
      <w:r w:rsidR="008F2154" w:rsidRPr="00C65916">
        <w:rPr>
          <w:rFonts w:cs="Times New Roman"/>
          <w:noProof/>
          <w:color w:val="000000"/>
          <w:szCs w:val="24"/>
          <w:shd w:val="clear" w:color="auto" w:fill="FFFFFF"/>
        </w:rPr>
        <w:t>[</w:t>
      </w:r>
      <w:r w:rsidR="00E41405">
        <w:rPr>
          <w:rFonts w:cs="Arial"/>
          <w:noProof/>
          <w:color w:val="000000" w:themeColor="text1"/>
          <w:sz w:val="22"/>
        </w:rPr>
        <w:t>131-133</w:t>
      </w:r>
      <w:r w:rsidR="008F2154" w:rsidRPr="00C65916">
        <w:rPr>
          <w:rFonts w:cs="Times New Roman"/>
          <w:noProof/>
          <w:color w:val="000000"/>
          <w:szCs w:val="24"/>
          <w:shd w:val="clear" w:color="auto" w:fill="FFFFFF"/>
        </w:rPr>
        <w:t>]</w:t>
      </w:r>
      <w:r w:rsidR="008F2154"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Approaches that can be generalized to model the progression of </w:t>
      </w:r>
      <w:r w:rsidRPr="00C65916">
        <w:rPr>
          <w:rFonts w:eastAsia="CharisSIL" w:cs="Times New Roman"/>
          <w:szCs w:val="24"/>
          <w:lang w:eastAsia="zh-CN"/>
        </w:rPr>
        <w:lastRenderedPageBreak/>
        <w:t>multiple diseases have been proposed, where statistical methods and machine learni</w:t>
      </w:r>
      <w:r w:rsidR="00E41405">
        <w:rPr>
          <w:rFonts w:eastAsia="CharisSIL" w:cs="Times New Roman"/>
          <w:szCs w:val="24"/>
          <w:lang w:eastAsia="zh-CN"/>
        </w:rPr>
        <w:t xml:space="preserve">ng techniques are widely used </w:t>
      </w:r>
      <w:r w:rsidR="00E41405" w:rsidRPr="00C65916">
        <w:rPr>
          <w:rFonts w:cs="Times New Roman"/>
          <w:color w:val="000000"/>
          <w:szCs w:val="24"/>
          <w:shd w:val="clear" w:color="auto" w:fill="FFFFFF"/>
        </w:rPr>
        <w:fldChar w:fldCharType="begin"/>
      </w:r>
      <w:r w:rsidR="00E41405"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41405" w:rsidRPr="00C65916">
        <w:rPr>
          <w:rFonts w:cs="Times New Roman"/>
          <w:color w:val="000000"/>
          <w:szCs w:val="24"/>
          <w:shd w:val="clear" w:color="auto" w:fill="FFFFFF"/>
        </w:rPr>
        <w:fldChar w:fldCharType="separate"/>
      </w:r>
      <w:r w:rsidR="00E41405" w:rsidRPr="00C65916">
        <w:rPr>
          <w:rFonts w:cs="Times New Roman"/>
          <w:noProof/>
          <w:color w:val="000000"/>
          <w:szCs w:val="24"/>
          <w:shd w:val="clear" w:color="auto" w:fill="FFFFFF"/>
        </w:rPr>
        <w:t>[</w:t>
      </w:r>
      <w:r w:rsidR="00E41405">
        <w:rPr>
          <w:rFonts w:cs="Arial"/>
          <w:noProof/>
          <w:color w:val="000000" w:themeColor="text1"/>
          <w:sz w:val="22"/>
        </w:rPr>
        <w:t>134</w:t>
      </w:r>
      <w:r w:rsidR="00587B7D">
        <w:rPr>
          <w:rFonts w:cs="Arial"/>
          <w:noProof/>
          <w:color w:val="000000" w:themeColor="text1"/>
          <w:sz w:val="22"/>
        </w:rPr>
        <w:t>, 135</w:t>
      </w:r>
      <w:r w:rsidR="00E41405" w:rsidRPr="00C65916">
        <w:rPr>
          <w:rFonts w:cs="Times New Roman"/>
          <w:noProof/>
          <w:color w:val="000000"/>
          <w:szCs w:val="24"/>
          <w:shd w:val="clear" w:color="auto" w:fill="FFFFFF"/>
        </w:rPr>
        <w:t>]</w:t>
      </w:r>
      <w:r w:rsidR="00E41405" w:rsidRPr="00C65916">
        <w:rPr>
          <w:rFonts w:cs="Times New Roman"/>
          <w:color w:val="000000"/>
          <w:szCs w:val="24"/>
          <w:shd w:val="clear" w:color="auto" w:fill="FFFFFF"/>
        </w:rPr>
        <w:fldChar w:fldCharType="end"/>
      </w:r>
      <w:r w:rsidRPr="00C65916">
        <w:rPr>
          <w:rFonts w:eastAsia="CharisSIL" w:cs="Times New Roman"/>
          <w:szCs w:val="24"/>
          <w:lang w:eastAsia="zh-CN"/>
        </w:rPr>
        <w:t>. For kidney disease, different models have been developed in predicting CKD stages to ESRD over time and in predic</w:t>
      </w:r>
      <w:r w:rsidR="006A25D9">
        <w:rPr>
          <w:rFonts w:eastAsia="CharisSIL" w:cs="Times New Roman"/>
          <w:szCs w:val="24"/>
          <w:lang w:eastAsia="zh-CN"/>
        </w:rPr>
        <w:t xml:space="preserve">t variations of GFR in patients </w:t>
      </w:r>
      <w:r w:rsidR="006A25D9" w:rsidRPr="00C65916">
        <w:rPr>
          <w:rFonts w:cs="Times New Roman"/>
          <w:color w:val="000000"/>
          <w:szCs w:val="24"/>
          <w:shd w:val="clear" w:color="auto" w:fill="FFFFFF"/>
        </w:rPr>
        <w:fldChar w:fldCharType="begin"/>
      </w:r>
      <w:r w:rsidR="006A25D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6A25D9" w:rsidRPr="00C65916">
        <w:rPr>
          <w:rFonts w:cs="Times New Roman"/>
          <w:color w:val="000000"/>
          <w:szCs w:val="24"/>
          <w:shd w:val="clear" w:color="auto" w:fill="FFFFFF"/>
        </w:rPr>
        <w:fldChar w:fldCharType="separate"/>
      </w:r>
      <w:r w:rsidR="006A25D9" w:rsidRPr="00C65916">
        <w:rPr>
          <w:rFonts w:cs="Times New Roman"/>
          <w:noProof/>
          <w:color w:val="000000"/>
          <w:szCs w:val="24"/>
          <w:shd w:val="clear" w:color="auto" w:fill="FFFFFF"/>
        </w:rPr>
        <w:t>[</w:t>
      </w:r>
      <w:r w:rsidR="006A25D9">
        <w:rPr>
          <w:rFonts w:cs="Arial"/>
          <w:noProof/>
          <w:color w:val="000000" w:themeColor="text1"/>
          <w:sz w:val="22"/>
        </w:rPr>
        <w:t>126, 128,</w:t>
      </w:r>
      <w:r w:rsidR="005860B7">
        <w:rPr>
          <w:rFonts w:cs="Arial"/>
          <w:noProof/>
          <w:color w:val="000000" w:themeColor="text1"/>
          <w:sz w:val="22"/>
        </w:rPr>
        <w:t xml:space="preserve"> 136, 137</w:t>
      </w:r>
      <w:r w:rsidR="006A25D9" w:rsidRPr="00C65916">
        <w:rPr>
          <w:rFonts w:cs="Times New Roman"/>
          <w:noProof/>
          <w:color w:val="000000"/>
          <w:szCs w:val="24"/>
          <w:shd w:val="clear" w:color="auto" w:fill="FFFFFF"/>
        </w:rPr>
        <w:t>]</w:t>
      </w:r>
      <w:r w:rsidR="006A25D9"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w:t>
      </w:r>
    </w:p>
    <w:p w:rsidR="007B0DD3" w:rsidRPr="00C65916"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Estimated glomerular filtration rates (</w:t>
      </w:r>
      <w:proofErr w:type="spellStart"/>
      <w:r w:rsidRPr="00C65916">
        <w:rPr>
          <w:rFonts w:eastAsia="CharisSIL" w:cs="Times New Roman"/>
          <w:szCs w:val="24"/>
          <w:lang w:eastAsia="zh-CN"/>
        </w:rPr>
        <w:t>eGFRs</w:t>
      </w:r>
      <w:proofErr w:type="spellEnd"/>
      <w:r w:rsidRPr="00C65916">
        <w:rPr>
          <w:rFonts w:eastAsia="CharisSIL" w:cs="Times New Roman"/>
          <w:szCs w:val="24"/>
          <w:lang w:eastAsia="zh-CN"/>
        </w:rPr>
        <w:t>) have been implemented in primary care to assist the earl</w:t>
      </w:r>
      <w:r w:rsidR="005860B7">
        <w:rPr>
          <w:rFonts w:eastAsia="CharisSIL" w:cs="Times New Roman"/>
          <w:szCs w:val="24"/>
          <w:lang w:eastAsia="zh-CN"/>
        </w:rPr>
        <w:t xml:space="preserve">y detection and staging of CKD </w:t>
      </w:r>
      <w:r w:rsidR="005860B7" w:rsidRPr="00C65916">
        <w:rPr>
          <w:rFonts w:cs="Times New Roman"/>
          <w:color w:val="000000"/>
          <w:szCs w:val="24"/>
          <w:shd w:val="clear" w:color="auto" w:fill="FFFFFF"/>
        </w:rPr>
        <w:fldChar w:fldCharType="begin"/>
      </w:r>
      <w:r w:rsidR="005860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5860B7" w:rsidRPr="00C65916">
        <w:rPr>
          <w:rFonts w:cs="Times New Roman"/>
          <w:color w:val="000000"/>
          <w:szCs w:val="24"/>
          <w:shd w:val="clear" w:color="auto" w:fill="FFFFFF"/>
        </w:rPr>
        <w:fldChar w:fldCharType="separate"/>
      </w:r>
      <w:r w:rsidR="005860B7" w:rsidRPr="00C65916">
        <w:rPr>
          <w:rFonts w:cs="Times New Roman"/>
          <w:noProof/>
          <w:color w:val="000000"/>
          <w:szCs w:val="24"/>
          <w:shd w:val="clear" w:color="auto" w:fill="FFFFFF"/>
        </w:rPr>
        <w:t>[</w:t>
      </w:r>
      <w:r w:rsidR="005860B7">
        <w:rPr>
          <w:rFonts w:cs="Arial"/>
          <w:noProof/>
          <w:color w:val="000000" w:themeColor="text1"/>
          <w:sz w:val="22"/>
        </w:rPr>
        <w:t>138, 139</w:t>
      </w:r>
      <w:r w:rsidR="005860B7" w:rsidRPr="00C65916">
        <w:rPr>
          <w:rFonts w:cs="Times New Roman"/>
          <w:noProof/>
          <w:color w:val="000000"/>
          <w:szCs w:val="24"/>
          <w:shd w:val="clear" w:color="auto" w:fill="FFFFFF"/>
        </w:rPr>
        <w:t>]</w:t>
      </w:r>
      <w:r w:rsidR="005860B7" w:rsidRPr="00C65916">
        <w:rPr>
          <w:rFonts w:cs="Times New Roman"/>
          <w:color w:val="000000"/>
          <w:szCs w:val="24"/>
          <w:shd w:val="clear" w:color="auto" w:fill="FFFFFF"/>
        </w:rPr>
        <w:fldChar w:fldCharType="end"/>
      </w:r>
      <w:r w:rsidR="005860B7">
        <w:rPr>
          <w:rFonts w:eastAsia="CharisSIL" w:cs="Times New Roman"/>
          <w:szCs w:val="24"/>
          <w:lang w:eastAsia="zh-CN"/>
        </w:rPr>
        <w:t xml:space="preserve">. The </w:t>
      </w:r>
      <w:proofErr w:type="spellStart"/>
      <w:r w:rsidR="005860B7">
        <w:rPr>
          <w:rFonts w:eastAsia="CharisSIL" w:cs="Times New Roman"/>
          <w:szCs w:val="24"/>
          <w:lang w:eastAsia="zh-CN"/>
        </w:rPr>
        <w:t>eGFR</w:t>
      </w:r>
      <w:proofErr w:type="spellEnd"/>
      <w:r w:rsidR="005860B7">
        <w:rPr>
          <w:rFonts w:eastAsia="CharisSIL" w:cs="Times New Roman"/>
          <w:szCs w:val="24"/>
          <w:lang w:eastAsia="zh-CN"/>
        </w:rPr>
        <w:t xml:space="preserve"> formula </w:t>
      </w:r>
      <w:r w:rsidR="005860B7" w:rsidRPr="00C65916">
        <w:rPr>
          <w:rFonts w:cs="Times New Roman"/>
          <w:color w:val="000000"/>
          <w:szCs w:val="24"/>
          <w:shd w:val="clear" w:color="auto" w:fill="FFFFFF"/>
        </w:rPr>
        <w:fldChar w:fldCharType="begin"/>
      </w:r>
      <w:r w:rsidR="005860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5860B7" w:rsidRPr="00C65916">
        <w:rPr>
          <w:rFonts w:cs="Times New Roman"/>
          <w:color w:val="000000"/>
          <w:szCs w:val="24"/>
          <w:shd w:val="clear" w:color="auto" w:fill="FFFFFF"/>
        </w:rPr>
        <w:fldChar w:fldCharType="separate"/>
      </w:r>
      <w:r w:rsidR="005860B7" w:rsidRPr="00C65916">
        <w:rPr>
          <w:rFonts w:cs="Times New Roman"/>
          <w:noProof/>
          <w:color w:val="000000"/>
          <w:szCs w:val="24"/>
          <w:shd w:val="clear" w:color="auto" w:fill="FFFFFF"/>
        </w:rPr>
        <w:t>[</w:t>
      </w:r>
      <w:r w:rsidR="005860B7">
        <w:rPr>
          <w:rFonts w:cs="Arial"/>
          <w:noProof/>
          <w:color w:val="000000" w:themeColor="text1"/>
          <w:sz w:val="22"/>
        </w:rPr>
        <w:t>140</w:t>
      </w:r>
      <w:r w:rsidR="005860B7" w:rsidRPr="00C65916">
        <w:rPr>
          <w:rFonts w:cs="Times New Roman"/>
          <w:noProof/>
          <w:color w:val="000000"/>
          <w:szCs w:val="24"/>
          <w:shd w:val="clear" w:color="auto" w:fill="FFFFFF"/>
        </w:rPr>
        <w:t>]</w:t>
      </w:r>
      <w:r w:rsidR="005860B7"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is:</w:t>
      </w:r>
    </w:p>
    <w:p w:rsidR="007B0DD3" w:rsidRPr="00C65916" w:rsidRDefault="007B0DD3" w:rsidP="007B0DD3">
      <w:pPr>
        <w:autoSpaceDE w:val="0"/>
        <w:autoSpaceDN w:val="0"/>
        <w:adjustRightInd w:val="0"/>
        <w:spacing w:after="0"/>
        <w:jc w:val="center"/>
        <w:rPr>
          <w:rFonts w:eastAsia="CharisSIL" w:cs="Times New Roman"/>
          <w:szCs w:val="24"/>
          <w:lang w:eastAsia="zh-CN"/>
        </w:rPr>
      </w:pPr>
      <m:oMath>
        <m:r>
          <w:rPr>
            <w:rFonts w:ascii="Cambria Math" w:eastAsia="CharisSIL" w:hAnsi="Cambria Math" w:cs="Times New Roman"/>
            <w:szCs w:val="24"/>
            <w:lang w:eastAsia="zh-CN"/>
          </w:rPr>
          <m:t>eGFR=141*</m:t>
        </m:r>
        <m:sSup>
          <m:sSupPr>
            <m:ctrlPr>
              <w:rPr>
                <w:rFonts w:ascii="Cambria Math" w:eastAsia="CharisSIL" w:hAnsi="Cambria Math" w:cs="Times New Roman"/>
                <w:i/>
                <w:szCs w:val="24"/>
                <w:lang w:eastAsia="zh-CN"/>
              </w:rPr>
            </m:ctrlPr>
          </m:sSupPr>
          <m:e>
            <m:func>
              <m:funcPr>
                <m:ctrlPr>
                  <w:rPr>
                    <w:rFonts w:ascii="Cambria Math" w:eastAsia="CharisSIL" w:hAnsi="Cambria Math" w:cs="Times New Roman"/>
                    <w:szCs w:val="24"/>
                    <w:lang w:eastAsia="zh-CN"/>
                  </w:rPr>
                </m:ctrlPr>
              </m:funcPr>
              <m:fName>
                <m:r>
                  <m:rPr>
                    <m:sty m:val="p"/>
                  </m:rPr>
                  <w:rPr>
                    <w:rFonts w:ascii="Cambria Math" w:eastAsia="CharisSIL" w:hAnsi="Cambria Math" w:cs="Times New Roman"/>
                    <w:szCs w:val="24"/>
                    <w:lang w:eastAsia="zh-CN"/>
                  </w:rPr>
                  <m:t>min</m:t>
                </m:r>
                <m:ctrlPr>
                  <w:rPr>
                    <w:rFonts w:ascii="Cambria Math" w:eastAsia="CharisSIL" w:hAnsi="Cambria Math" w:cs="Times New Roman"/>
                    <w:i/>
                    <w:szCs w:val="24"/>
                    <w:lang w:eastAsia="zh-CN"/>
                  </w:rPr>
                </m:ctrlPr>
              </m:fName>
              <m:e>
                <m:d>
                  <m:dPr>
                    <m:ctrlPr>
                      <w:rPr>
                        <w:rFonts w:ascii="Cambria Math" w:eastAsia="CharisSIL" w:hAnsi="Cambria Math" w:cs="Times New Roman"/>
                        <w:i/>
                        <w:szCs w:val="24"/>
                        <w:lang w:eastAsia="zh-CN"/>
                      </w:rPr>
                    </m:ctrlPr>
                  </m:dPr>
                  <m:e>
                    <m:f>
                      <m:fPr>
                        <m:ctrlPr>
                          <w:rPr>
                            <w:rFonts w:ascii="Cambria Math" w:eastAsia="CharisSIL" w:hAnsi="Cambria Math" w:cs="Times New Roman"/>
                            <w:i/>
                            <w:szCs w:val="24"/>
                            <w:lang w:eastAsia="zh-CN"/>
                          </w:rPr>
                        </m:ctrlPr>
                      </m:fPr>
                      <m:num>
                        <m:sSub>
                          <m:sSubPr>
                            <m:ctrlPr>
                              <w:rPr>
                                <w:rFonts w:ascii="Cambria Math" w:eastAsia="CharisSIL" w:hAnsi="Cambria Math" w:cs="Times New Roman"/>
                                <w:i/>
                                <w:szCs w:val="24"/>
                                <w:lang w:eastAsia="zh-CN"/>
                              </w:rPr>
                            </m:ctrlPr>
                          </m:sSubPr>
                          <m:e>
                            <m:r>
                              <w:rPr>
                                <w:rFonts w:ascii="Cambria Math" w:eastAsia="CharisSIL" w:hAnsi="Cambria Math" w:cs="Times New Roman"/>
                                <w:szCs w:val="24"/>
                                <w:lang w:eastAsia="zh-CN"/>
                              </w:rPr>
                              <m:t>S</m:t>
                            </m:r>
                          </m:e>
                          <m:sub>
                            <m:r>
                              <w:rPr>
                                <w:rFonts w:ascii="Cambria Math" w:eastAsia="CharisSIL" w:hAnsi="Cambria Math" w:cs="Times New Roman"/>
                                <w:szCs w:val="24"/>
                                <w:lang w:eastAsia="zh-CN"/>
                              </w:rPr>
                              <m:t>Cr</m:t>
                            </m:r>
                          </m:sub>
                        </m:sSub>
                      </m:num>
                      <m:den>
                        <m:r>
                          <w:rPr>
                            <w:rFonts w:ascii="Cambria Math" w:eastAsia="CharisSIL" w:hAnsi="Cambria Math" w:cs="Times New Roman"/>
                            <w:szCs w:val="24"/>
                            <w:lang w:eastAsia="zh-CN"/>
                          </w:rPr>
                          <m:t>K</m:t>
                        </m:r>
                      </m:den>
                    </m:f>
                    <m:r>
                      <w:rPr>
                        <w:rFonts w:ascii="Cambria Math" w:eastAsia="CharisSIL" w:hAnsi="Cambria Math" w:cs="Times New Roman"/>
                        <w:szCs w:val="24"/>
                        <w:lang w:eastAsia="zh-CN"/>
                      </w:rPr>
                      <m:t>,1</m:t>
                    </m:r>
                  </m:e>
                </m:d>
              </m:e>
            </m:func>
          </m:e>
          <m:sup>
            <m:r>
              <w:rPr>
                <w:rFonts w:ascii="Cambria Math" w:eastAsia="CharisSIL" w:hAnsi="Cambria Math" w:cs="Times New Roman"/>
                <w:szCs w:val="24"/>
                <w:lang w:eastAsia="zh-CN"/>
              </w:rPr>
              <m:t>α</m:t>
            </m:r>
          </m:sup>
        </m:sSup>
        <m:r>
          <w:rPr>
            <w:rFonts w:ascii="Cambria Math" w:eastAsia="CharisSIL" w:hAnsi="Cambria Math" w:cs="Times New Roman"/>
            <w:szCs w:val="24"/>
            <w:lang w:eastAsia="zh-CN"/>
          </w:rPr>
          <m:t>*</m:t>
        </m:r>
        <m:sSup>
          <m:sSupPr>
            <m:ctrlPr>
              <w:rPr>
                <w:rFonts w:ascii="Cambria Math" w:eastAsia="CharisSIL" w:hAnsi="Cambria Math" w:cs="Times New Roman"/>
                <w:i/>
                <w:szCs w:val="24"/>
                <w:lang w:eastAsia="zh-CN"/>
              </w:rPr>
            </m:ctrlPr>
          </m:sSupPr>
          <m:e>
            <m:func>
              <m:funcPr>
                <m:ctrlPr>
                  <w:rPr>
                    <w:rFonts w:ascii="Cambria Math" w:eastAsia="CharisSIL" w:hAnsi="Cambria Math" w:cs="Times New Roman"/>
                    <w:szCs w:val="24"/>
                    <w:lang w:eastAsia="zh-CN"/>
                  </w:rPr>
                </m:ctrlPr>
              </m:funcPr>
              <m:fName>
                <m:r>
                  <m:rPr>
                    <m:sty m:val="p"/>
                  </m:rPr>
                  <w:rPr>
                    <w:rFonts w:ascii="Cambria Math" w:eastAsia="CharisSIL" w:hAnsi="Cambria Math" w:cs="Times New Roman"/>
                    <w:szCs w:val="24"/>
                    <w:lang w:eastAsia="zh-CN"/>
                  </w:rPr>
                  <m:t>max</m:t>
                </m:r>
                <m:ctrlPr>
                  <w:rPr>
                    <w:rFonts w:ascii="Cambria Math" w:eastAsia="CharisSIL" w:hAnsi="Cambria Math" w:cs="Times New Roman"/>
                    <w:i/>
                    <w:szCs w:val="24"/>
                    <w:lang w:eastAsia="zh-CN"/>
                  </w:rPr>
                </m:ctrlPr>
              </m:fName>
              <m:e>
                <m:d>
                  <m:dPr>
                    <m:ctrlPr>
                      <w:rPr>
                        <w:rFonts w:ascii="Cambria Math" w:eastAsia="CharisSIL" w:hAnsi="Cambria Math" w:cs="Times New Roman"/>
                        <w:i/>
                        <w:szCs w:val="24"/>
                        <w:lang w:eastAsia="zh-CN"/>
                      </w:rPr>
                    </m:ctrlPr>
                  </m:dPr>
                  <m:e>
                    <m:f>
                      <m:fPr>
                        <m:ctrlPr>
                          <w:rPr>
                            <w:rFonts w:ascii="Cambria Math" w:eastAsia="CharisSIL" w:hAnsi="Cambria Math" w:cs="Times New Roman"/>
                            <w:i/>
                            <w:szCs w:val="24"/>
                            <w:lang w:eastAsia="zh-CN"/>
                          </w:rPr>
                        </m:ctrlPr>
                      </m:fPr>
                      <m:num>
                        <m:sSub>
                          <m:sSubPr>
                            <m:ctrlPr>
                              <w:rPr>
                                <w:rFonts w:ascii="Cambria Math" w:eastAsia="CharisSIL" w:hAnsi="Cambria Math" w:cs="Times New Roman"/>
                                <w:i/>
                                <w:szCs w:val="24"/>
                                <w:lang w:eastAsia="zh-CN"/>
                              </w:rPr>
                            </m:ctrlPr>
                          </m:sSubPr>
                          <m:e>
                            <m:r>
                              <w:rPr>
                                <w:rFonts w:ascii="Cambria Math" w:eastAsia="CharisSIL" w:hAnsi="Cambria Math" w:cs="Times New Roman"/>
                                <w:szCs w:val="24"/>
                                <w:lang w:eastAsia="zh-CN"/>
                              </w:rPr>
                              <m:t>S</m:t>
                            </m:r>
                          </m:e>
                          <m:sub>
                            <m:r>
                              <w:rPr>
                                <w:rFonts w:ascii="Cambria Math" w:eastAsia="CharisSIL" w:hAnsi="Cambria Math" w:cs="Times New Roman"/>
                                <w:szCs w:val="24"/>
                                <w:lang w:eastAsia="zh-CN"/>
                              </w:rPr>
                              <m:t>Cr</m:t>
                            </m:r>
                          </m:sub>
                        </m:sSub>
                      </m:num>
                      <m:den>
                        <m:r>
                          <w:rPr>
                            <w:rFonts w:ascii="Cambria Math" w:eastAsia="CharisSIL" w:hAnsi="Cambria Math" w:cs="Times New Roman"/>
                            <w:szCs w:val="24"/>
                            <w:lang w:eastAsia="zh-CN"/>
                          </w:rPr>
                          <m:t>K</m:t>
                        </m:r>
                      </m:den>
                    </m:f>
                    <m:r>
                      <w:rPr>
                        <w:rFonts w:ascii="Cambria Math" w:eastAsia="CharisSIL" w:hAnsi="Cambria Math" w:cs="Times New Roman"/>
                        <w:szCs w:val="24"/>
                        <w:lang w:eastAsia="zh-CN"/>
                      </w:rPr>
                      <m:t>,1</m:t>
                    </m:r>
                  </m:e>
                </m:d>
              </m:e>
            </m:func>
          </m:e>
          <m:sup>
            <m:r>
              <w:rPr>
                <w:rFonts w:ascii="Cambria Math" w:eastAsia="CharisSIL" w:hAnsi="Cambria Math" w:cs="Times New Roman"/>
                <w:szCs w:val="24"/>
                <w:lang w:eastAsia="zh-CN"/>
              </w:rPr>
              <m:t>-1.209</m:t>
            </m:r>
          </m:sup>
        </m:sSup>
        <m:r>
          <w:rPr>
            <w:rFonts w:ascii="Cambria Math" w:eastAsia="CharisSIL" w:hAnsi="Cambria Math" w:cs="Times New Roman"/>
            <w:szCs w:val="24"/>
            <w:lang w:eastAsia="zh-CN"/>
          </w:rPr>
          <m:t>*</m:t>
        </m:r>
        <m:sSup>
          <m:sSupPr>
            <m:ctrlPr>
              <w:rPr>
                <w:rFonts w:ascii="Cambria Math" w:eastAsia="CharisSIL" w:hAnsi="Cambria Math" w:cs="Times New Roman"/>
                <w:i/>
                <w:szCs w:val="24"/>
                <w:lang w:eastAsia="zh-CN"/>
              </w:rPr>
            </m:ctrlPr>
          </m:sSupPr>
          <m:e>
            <m:r>
              <w:rPr>
                <w:rFonts w:ascii="Cambria Math" w:eastAsia="CharisSIL" w:hAnsi="Cambria Math" w:cs="Times New Roman"/>
                <w:szCs w:val="24"/>
                <w:lang w:eastAsia="zh-CN"/>
              </w:rPr>
              <m:t>0.993</m:t>
            </m:r>
          </m:e>
          <m:sup>
            <m:r>
              <w:rPr>
                <w:rFonts w:ascii="Cambria Math" w:eastAsia="CharisSIL" w:hAnsi="Cambria Math" w:cs="Times New Roman"/>
                <w:szCs w:val="24"/>
                <w:lang w:eastAsia="zh-CN"/>
              </w:rPr>
              <m:t>age</m:t>
            </m:r>
          </m:sup>
        </m:sSup>
        <m:r>
          <w:rPr>
            <w:rFonts w:ascii="Cambria Math" w:eastAsia="CharisSIL" w:hAnsi="Cambria Math" w:cs="Times New Roman"/>
            <w:szCs w:val="24"/>
            <w:lang w:eastAsia="zh-CN"/>
          </w:rPr>
          <m:t>*1.018</m:t>
        </m:r>
        <m:d>
          <m:dPr>
            <m:begChr m:val="["/>
            <m:endChr m:val="]"/>
            <m:ctrlPr>
              <w:rPr>
                <w:rFonts w:ascii="Cambria Math" w:eastAsia="CharisSIL" w:hAnsi="Cambria Math" w:cs="Times New Roman"/>
                <w:i/>
                <w:szCs w:val="24"/>
                <w:lang w:eastAsia="zh-CN"/>
              </w:rPr>
            </m:ctrlPr>
          </m:dPr>
          <m:e>
            <m:r>
              <w:rPr>
                <w:rFonts w:ascii="Cambria Math" w:eastAsia="CharisSIL" w:hAnsi="Cambria Math" w:cs="Times New Roman"/>
                <w:szCs w:val="24"/>
                <w:lang w:eastAsia="zh-CN"/>
              </w:rPr>
              <m:t>if female</m:t>
            </m:r>
          </m:e>
        </m:d>
        <m:r>
          <w:rPr>
            <w:rFonts w:ascii="Cambria Math" w:eastAsia="CharisSIL" w:hAnsi="Cambria Math" w:cs="Times New Roman"/>
            <w:szCs w:val="24"/>
            <w:lang w:eastAsia="zh-CN"/>
          </w:rPr>
          <m:t>* 1.159[if African American]</m:t>
        </m:r>
      </m:oMath>
      <w:r w:rsidRPr="00C65916">
        <w:rPr>
          <w:rFonts w:eastAsia="CharisSIL" w:cs="Times New Roman"/>
          <w:szCs w:val="24"/>
          <w:lang w:eastAsia="zh-CN"/>
        </w:rPr>
        <w:t xml:space="preserve">                                                                                      (5)</w:t>
      </w:r>
    </w:p>
    <w:p w:rsidR="007B0DD3" w:rsidRPr="00C65916" w:rsidRDefault="007B0DD3" w:rsidP="007B0DD3">
      <w:pPr>
        <w:autoSpaceDE w:val="0"/>
        <w:autoSpaceDN w:val="0"/>
        <w:adjustRightInd w:val="0"/>
        <w:spacing w:after="0"/>
        <w:rPr>
          <w:rFonts w:eastAsia="CharisSIL" w:cs="Times New Roman"/>
          <w:szCs w:val="24"/>
          <w:lang w:eastAsia="zh-CN"/>
        </w:rPr>
      </w:pPr>
      <w:proofErr w:type="gramStart"/>
      <w:r w:rsidRPr="00C65916">
        <w:rPr>
          <w:rFonts w:eastAsia="CharisSIL" w:cs="Times New Roman"/>
          <w:szCs w:val="24"/>
          <w:lang w:eastAsia="zh-CN"/>
        </w:rPr>
        <w:t>where</w:t>
      </w:r>
      <w:proofErr w:type="gramEnd"/>
      <w:r w:rsidRPr="00C65916">
        <w:rPr>
          <w:rFonts w:eastAsia="CharisSIL" w:cs="Times New Roman"/>
          <w:szCs w:val="24"/>
          <w:lang w:eastAsia="zh-CN"/>
        </w:rPr>
        <w:t xml:space="preserve">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(estimated glomerular filtration rate) = mL/min/1.73 m2; </w:t>
      </w:r>
      <w:proofErr w:type="spellStart"/>
      <w:r w:rsidRPr="00C65916">
        <w:rPr>
          <w:rFonts w:eastAsia="CharisSIL" w:cs="Times New Roman"/>
          <w:szCs w:val="24"/>
          <w:lang w:eastAsia="zh-CN"/>
        </w:rPr>
        <w:t>SCr</w:t>
      </w:r>
      <w:proofErr w:type="spellEnd"/>
      <w:r w:rsidRPr="00C65916">
        <w:rPr>
          <w:rFonts w:eastAsia="CharisSIL" w:cs="Times New Roman"/>
          <w:szCs w:val="24"/>
          <w:lang w:eastAsia="zh-CN"/>
        </w:rPr>
        <w:t xml:space="preserve"> (standardized serum creatinine) = mg/</w:t>
      </w:r>
      <w:proofErr w:type="spellStart"/>
      <w:r w:rsidRPr="00C65916">
        <w:rPr>
          <w:rFonts w:eastAsia="CharisSIL" w:cs="Times New Roman"/>
          <w:szCs w:val="24"/>
          <w:lang w:eastAsia="zh-CN"/>
        </w:rPr>
        <w:t>dL</w:t>
      </w:r>
      <w:proofErr w:type="spellEnd"/>
      <w:r w:rsidRPr="00C65916">
        <w:rPr>
          <w:rFonts w:eastAsia="CharisSIL" w:cs="Times New Roman"/>
          <w:szCs w:val="24"/>
          <w:lang w:eastAsia="zh-CN"/>
        </w:rPr>
        <w:t xml:space="preserve">, κ = 0.7 (females) or 0.9 (males), α = −0.329 (females) or −0.411 (males), min = indicates the minimum of </w:t>
      </w:r>
      <w:proofErr w:type="spellStart"/>
      <w:r w:rsidRPr="00C65916">
        <w:rPr>
          <w:rFonts w:eastAsia="CharisSIL" w:cs="Times New Roman"/>
          <w:szCs w:val="24"/>
          <w:lang w:eastAsia="zh-CN"/>
        </w:rPr>
        <w:t>SCr</w:t>
      </w:r>
      <w:proofErr w:type="spellEnd"/>
      <w:r w:rsidRPr="00C65916">
        <w:rPr>
          <w:rFonts w:eastAsia="CharisSIL" w:cs="Times New Roman"/>
          <w:szCs w:val="24"/>
          <w:lang w:eastAsia="zh-CN"/>
        </w:rPr>
        <w:t xml:space="preserve">/κ or 1, max = indicates the maximum of </w:t>
      </w:r>
      <w:proofErr w:type="spellStart"/>
      <w:r w:rsidRPr="00C65916">
        <w:rPr>
          <w:rFonts w:eastAsia="CharisSIL" w:cs="Times New Roman"/>
          <w:szCs w:val="24"/>
          <w:lang w:eastAsia="zh-CN"/>
        </w:rPr>
        <w:t>SCr</w:t>
      </w:r>
      <w:proofErr w:type="spellEnd"/>
      <w:r w:rsidRPr="00C65916">
        <w:rPr>
          <w:rFonts w:eastAsia="CharisSIL" w:cs="Times New Roman"/>
          <w:szCs w:val="24"/>
          <w:lang w:eastAsia="zh-CN"/>
        </w:rPr>
        <w:t xml:space="preserve">/κ or 1, and age = years. </w:t>
      </w:r>
    </w:p>
    <w:p w:rsidR="007B0DD3" w:rsidRPr="00C65916" w:rsidRDefault="007B0DD3" w:rsidP="00847B4C">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 xml:space="preserve">Although routine reporting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had positive effects in clinical practice, including prevention of CKD progression and reduction of CKD related complications, there are still concerns in its negative ef</w:t>
      </w:r>
      <w:r w:rsidR="00EC452A">
        <w:rPr>
          <w:rFonts w:eastAsia="CharisSIL" w:cs="Times New Roman"/>
          <w:szCs w:val="24"/>
          <w:lang w:eastAsia="zh-CN"/>
        </w:rPr>
        <w:t xml:space="preserve">fects caused by over diagnosis </w:t>
      </w:r>
      <w:r w:rsidR="00EC452A" w:rsidRPr="00C65916">
        <w:rPr>
          <w:rFonts w:cs="Times New Roman"/>
          <w:color w:val="000000"/>
          <w:szCs w:val="24"/>
          <w:shd w:val="clear" w:color="auto" w:fill="FFFFFF"/>
        </w:rPr>
        <w:fldChar w:fldCharType="begin"/>
      </w:r>
      <w:r w:rsidR="00EC452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C452A" w:rsidRPr="00C65916">
        <w:rPr>
          <w:rFonts w:cs="Times New Roman"/>
          <w:color w:val="000000"/>
          <w:szCs w:val="24"/>
          <w:shd w:val="clear" w:color="auto" w:fill="FFFFFF"/>
        </w:rPr>
        <w:fldChar w:fldCharType="separate"/>
      </w:r>
      <w:r w:rsidR="00EC452A" w:rsidRPr="00C65916">
        <w:rPr>
          <w:rFonts w:cs="Times New Roman"/>
          <w:noProof/>
          <w:color w:val="000000"/>
          <w:szCs w:val="24"/>
          <w:shd w:val="clear" w:color="auto" w:fill="FFFFFF"/>
        </w:rPr>
        <w:t>[</w:t>
      </w:r>
      <w:r w:rsidR="00EC452A">
        <w:rPr>
          <w:rFonts w:cs="Arial"/>
          <w:noProof/>
          <w:color w:val="000000" w:themeColor="text1"/>
          <w:sz w:val="22"/>
        </w:rPr>
        <w:t>138</w:t>
      </w:r>
      <w:r w:rsidR="00EC452A" w:rsidRPr="00C65916">
        <w:rPr>
          <w:rFonts w:cs="Times New Roman"/>
          <w:noProof/>
          <w:color w:val="000000"/>
          <w:szCs w:val="24"/>
          <w:shd w:val="clear" w:color="auto" w:fill="FFFFFF"/>
        </w:rPr>
        <w:t>]</w:t>
      </w:r>
      <w:r w:rsidR="00EC452A"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Other than reporting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studies have begun using an alternative measurement, such as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decline derived from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to evalua</w:t>
      </w:r>
      <w:r w:rsidR="00EC452A">
        <w:rPr>
          <w:rFonts w:eastAsia="CharisSIL" w:cs="Times New Roman"/>
          <w:szCs w:val="24"/>
          <w:lang w:eastAsia="zh-CN"/>
        </w:rPr>
        <w:t xml:space="preserve">te and predict CKD progression </w:t>
      </w:r>
      <w:r w:rsidR="00EC452A" w:rsidRPr="00C65916">
        <w:rPr>
          <w:rFonts w:cs="Times New Roman"/>
          <w:color w:val="000000"/>
          <w:szCs w:val="24"/>
          <w:shd w:val="clear" w:color="auto" w:fill="FFFFFF"/>
        </w:rPr>
        <w:fldChar w:fldCharType="begin"/>
      </w:r>
      <w:r w:rsidR="00EC452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C452A" w:rsidRPr="00C65916">
        <w:rPr>
          <w:rFonts w:cs="Times New Roman"/>
          <w:color w:val="000000"/>
          <w:szCs w:val="24"/>
          <w:shd w:val="clear" w:color="auto" w:fill="FFFFFF"/>
        </w:rPr>
        <w:fldChar w:fldCharType="separate"/>
      </w:r>
      <w:r w:rsidR="00EC452A" w:rsidRPr="00C65916">
        <w:rPr>
          <w:rFonts w:cs="Times New Roman"/>
          <w:noProof/>
          <w:color w:val="000000"/>
          <w:szCs w:val="24"/>
          <w:shd w:val="clear" w:color="auto" w:fill="FFFFFF"/>
        </w:rPr>
        <w:t>[</w:t>
      </w:r>
      <w:r w:rsidR="00B87304">
        <w:rPr>
          <w:rFonts w:cs="Arial"/>
          <w:noProof/>
          <w:color w:val="000000" w:themeColor="text1"/>
          <w:sz w:val="22"/>
        </w:rPr>
        <w:t>141</w:t>
      </w:r>
      <w:r w:rsidR="00EC452A">
        <w:rPr>
          <w:rFonts w:cs="Arial"/>
          <w:noProof/>
          <w:color w:val="000000" w:themeColor="text1"/>
          <w:sz w:val="22"/>
        </w:rPr>
        <w:t xml:space="preserve">, </w:t>
      </w:r>
      <w:r w:rsidR="00B87304">
        <w:rPr>
          <w:rFonts w:cs="Arial"/>
          <w:noProof/>
          <w:color w:val="000000" w:themeColor="text1"/>
          <w:sz w:val="22"/>
        </w:rPr>
        <w:t>142</w:t>
      </w:r>
      <w:r w:rsidR="00EC452A" w:rsidRPr="00C65916">
        <w:rPr>
          <w:rFonts w:cs="Times New Roman"/>
          <w:noProof/>
          <w:color w:val="000000"/>
          <w:szCs w:val="24"/>
          <w:shd w:val="clear" w:color="auto" w:fill="FFFFFF"/>
        </w:rPr>
        <w:t>]</w:t>
      </w:r>
      <w:r w:rsidR="00EC452A" w:rsidRPr="00C65916">
        <w:rPr>
          <w:rFonts w:cs="Times New Roman"/>
          <w:color w:val="000000"/>
          <w:szCs w:val="24"/>
          <w:shd w:val="clear" w:color="auto" w:fill="FFFFFF"/>
        </w:rPr>
        <w:fldChar w:fldCharType="end"/>
      </w:r>
      <w:r w:rsidR="00F7147A">
        <w:rPr>
          <w:rFonts w:eastAsia="CharisSIL" w:cs="Times New Roman"/>
          <w:szCs w:val="24"/>
          <w:lang w:eastAsia="zh-CN"/>
        </w:rPr>
        <w:t xml:space="preserve">. </w:t>
      </w:r>
      <w:r w:rsidR="00F7147A" w:rsidRPr="00C65916">
        <w:rPr>
          <w:rFonts w:eastAsia="CharisSIL" w:cs="Times New Roman"/>
          <w:szCs w:val="24"/>
          <w:lang w:eastAsia="zh-CN"/>
        </w:rPr>
        <w:t xml:space="preserve">Studies have investigated the association between </w:t>
      </w:r>
      <w:proofErr w:type="spellStart"/>
      <w:r w:rsidR="00F7147A" w:rsidRPr="00C65916">
        <w:rPr>
          <w:rFonts w:eastAsia="CharisSIL" w:cs="Times New Roman"/>
          <w:szCs w:val="24"/>
          <w:lang w:eastAsia="zh-CN"/>
        </w:rPr>
        <w:t>eGFR</w:t>
      </w:r>
      <w:proofErr w:type="spellEnd"/>
      <w:r w:rsidR="00F7147A" w:rsidRPr="00C65916">
        <w:rPr>
          <w:rFonts w:eastAsia="CharisSIL" w:cs="Times New Roman"/>
          <w:szCs w:val="24"/>
          <w:lang w:eastAsia="zh-CN"/>
        </w:rPr>
        <w:t xml:space="preserve"> change and ESRD risk and mortality risk respectively, where age and gender factors have been ta</w:t>
      </w:r>
      <w:r w:rsidR="00F7147A">
        <w:rPr>
          <w:rFonts w:eastAsia="CharisSIL" w:cs="Times New Roman"/>
          <w:szCs w:val="24"/>
          <w:lang w:eastAsia="zh-CN"/>
        </w:rPr>
        <w:t xml:space="preserve">ken into account </w:t>
      </w:r>
      <w:r w:rsidR="00F7147A" w:rsidRPr="00C65916">
        <w:rPr>
          <w:rFonts w:cs="Times New Roman"/>
          <w:color w:val="000000"/>
          <w:szCs w:val="24"/>
          <w:shd w:val="clear" w:color="auto" w:fill="FFFFFF"/>
        </w:rPr>
        <w:fldChar w:fldCharType="begin"/>
      </w:r>
      <w:r w:rsidR="00F714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F7147A" w:rsidRPr="00C65916">
        <w:rPr>
          <w:rFonts w:cs="Times New Roman"/>
          <w:color w:val="000000"/>
          <w:szCs w:val="24"/>
          <w:shd w:val="clear" w:color="auto" w:fill="FFFFFF"/>
        </w:rPr>
        <w:fldChar w:fldCharType="separate"/>
      </w:r>
      <w:r w:rsidR="00F7147A" w:rsidRPr="00C65916">
        <w:rPr>
          <w:rFonts w:cs="Times New Roman"/>
          <w:noProof/>
          <w:color w:val="000000"/>
          <w:szCs w:val="24"/>
          <w:shd w:val="clear" w:color="auto" w:fill="FFFFFF"/>
        </w:rPr>
        <w:t>[</w:t>
      </w:r>
      <w:r w:rsidR="00F7147A">
        <w:rPr>
          <w:rFonts w:cs="Arial"/>
          <w:noProof/>
          <w:color w:val="000000" w:themeColor="text1"/>
          <w:sz w:val="22"/>
        </w:rPr>
        <w:t>141, 143, 144</w:t>
      </w:r>
      <w:r w:rsidR="00F7147A" w:rsidRPr="00C65916">
        <w:rPr>
          <w:rFonts w:cs="Times New Roman"/>
          <w:noProof/>
          <w:color w:val="000000"/>
          <w:szCs w:val="24"/>
          <w:shd w:val="clear" w:color="auto" w:fill="FFFFFF"/>
        </w:rPr>
        <w:t>]</w:t>
      </w:r>
      <w:r w:rsidR="00F7147A" w:rsidRPr="00C65916">
        <w:rPr>
          <w:rFonts w:cs="Times New Roman"/>
          <w:color w:val="000000"/>
          <w:szCs w:val="24"/>
          <w:shd w:val="clear" w:color="auto" w:fill="FFFFFF"/>
        </w:rPr>
        <w:fldChar w:fldCharType="end"/>
      </w:r>
      <w:r w:rsidR="00F7147A">
        <w:rPr>
          <w:rFonts w:eastAsia="CharisSIL" w:cs="Times New Roman"/>
          <w:szCs w:val="24"/>
          <w:lang w:eastAsia="zh-CN"/>
        </w:rPr>
        <w:t xml:space="preserve">. </w:t>
      </w:r>
      <w:r w:rsidR="00F7147A" w:rsidRPr="00C65916">
        <w:rPr>
          <w:rFonts w:eastAsia="CharisSIL" w:cs="Times New Roman"/>
          <w:szCs w:val="24"/>
          <w:lang w:eastAsia="zh-CN"/>
        </w:rPr>
        <w:t xml:space="preserve">Higher </w:t>
      </w:r>
      <w:proofErr w:type="spellStart"/>
      <w:r w:rsidR="00F7147A" w:rsidRPr="00C65916">
        <w:rPr>
          <w:rFonts w:eastAsia="CharisSIL" w:cs="Times New Roman"/>
          <w:szCs w:val="24"/>
          <w:lang w:eastAsia="zh-CN"/>
        </w:rPr>
        <w:t>eGFR</w:t>
      </w:r>
      <w:proofErr w:type="spellEnd"/>
      <w:r w:rsidR="00F7147A" w:rsidRPr="00C65916">
        <w:rPr>
          <w:rFonts w:eastAsia="CharisSIL" w:cs="Times New Roman"/>
          <w:szCs w:val="24"/>
          <w:lang w:eastAsia="zh-CN"/>
        </w:rPr>
        <w:t xml:space="preserve"> decline levels were proved to be associated with greater hazard ratios of E</w:t>
      </w:r>
      <w:r w:rsidR="00F7147A">
        <w:rPr>
          <w:rFonts w:eastAsia="CharisSIL" w:cs="Times New Roman"/>
          <w:szCs w:val="24"/>
          <w:lang w:eastAsia="zh-CN"/>
        </w:rPr>
        <w:t xml:space="preserve">SRD in several clinical trials </w:t>
      </w:r>
      <w:r w:rsidR="00F7147A" w:rsidRPr="00C65916">
        <w:rPr>
          <w:rFonts w:cs="Times New Roman"/>
          <w:color w:val="000000"/>
          <w:szCs w:val="24"/>
          <w:shd w:val="clear" w:color="auto" w:fill="FFFFFF"/>
        </w:rPr>
        <w:fldChar w:fldCharType="begin"/>
      </w:r>
      <w:r w:rsidR="00F714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F7147A" w:rsidRPr="00C65916">
        <w:rPr>
          <w:rFonts w:cs="Times New Roman"/>
          <w:color w:val="000000"/>
          <w:szCs w:val="24"/>
          <w:shd w:val="clear" w:color="auto" w:fill="FFFFFF"/>
        </w:rPr>
        <w:fldChar w:fldCharType="separate"/>
      </w:r>
      <w:r w:rsidR="00F7147A" w:rsidRPr="00C65916">
        <w:rPr>
          <w:rFonts w:cs="Times New Roman"/>
          <w:noProof/>
          <w:color w:val="000000"/>
          <w:szCs w:val="24"/>
          <w:shd w:val="clear" w:color="auto" w:fill="FFFFFF"/>
        </w:rPr>
        <w:t>[</w:t>
      </w:r>
      <w:r w:rsidR="00F7147A">
        <w:rPr>
          <w:rFonts w:cs="Arial"/>
          <w:noProof/>
          <w:color w:val="000000" w:themeColor="text1"/>
          <w:sz w:val="22"/>
        </w:rPr>
        <w:t>145, 146</w:t>
      </w:r>
      <w:r w:rsidR="00F7147A" w:rsidRPr="00C65916">
        <w:rPr>
          <w:rFonts w:cs="Times New Roman"/>
          <w:noProof/>
          <w:color w:val="000000"/>
          <w:szCs w:val="24"/>
          <w:shd w:val="clear" w:color="auto" w:fill="FFFFFF"/>
        </w:rPr>
        <w:t>]</w:t>
      </w:r>
      <w:r w:rsidR="00F7147A" w:rsidRPr="00C65916">
        <w:rPr>
          <w:rFonts w:cs="Times New Roman"/>
          <w:color w:val="000000"/>
          <w:szCs w:val="24"/>
          <w:shd w:val="clear" w:color="auto" w:fill="FFFFFF"/>
        </w:rPr>
        <w:fldChar w:fldCharType="end"/>
      </w:r>
      <w:r w:rsidR="00F7147A" w:rsidRPr="00C65916">
        <w:rPr>
          <w:rFonts w:eastAsia="CharisSIL" w:cs="Times New Roman"/>
          <w:szCs w:val="24"/>
          <w:lang w:eastAsia="zh-CN"/>
        </w:rPr>
        <w:t xml:space="preserve">. However, a smaller percentage of </w:t>
      </w:r>
      <w:proofErr w:type="spellStart"/>
      <w:r w:rsidR="00F7147A" w:rsidRPr="00C65916">
        <w:rPr>
          <w:rFonts w:eastAsia="CharisSIL" w:cs="Times New Roman"/>
          <w:szCs w:val="24"/>
          <w:lang w:eastAsia="zh-CN"/>
        </w:rPr>
        <w:t>eGFR</w:t>
      </w:r>
      <w:proofErr w:type="spellEnd"/>
      <w:r w:rsidR="00F7147A" w:rsidRPr="00C65916">
        <w:rPr>
          <w:rFonts w:eastAsia="CharisSIL" w:cs="Times New Roman"/>
          <w:szCs w:val="24"/>
          <w:lang w:eastAsia="zh-CN"/>
        </w:rPr>
        <w:t xml:space="preserve"> </w:t>
      </w:r>
      <w:r w:rsidR="00F7147A" w:rsidRPr="00C65916">
        <w:rPr>
          <w:rFonts w:eastAsia="CharisSIL" w:cs="Times New Roman"/>
          <w:szCs w:val="24"/>
          <w:lang w:eastAsia="zh-CN"/>
        </w:rPr>
        <w:lastRenderedPageBreak/>
        <w:t>change, which is a reflection of the short-term treatment effect of ki</w:t>
      </w:r>
      <w:r w:rsidR="00F7147A">
        <w:rPr>
          <w:rFonts w:eastAsia="CharisSIL" w:cs="Times New Roman"/>
          <w:szCs w:val="24"/>
          <w:lang w:eastAsia="zh-CN"/>
        </w:rPr>
        <w:t xml:space="preserve">dney disease, is </w:t>
      </w:r>
      <w:proofErr w:type="spellStart"/>
      <w:r w:rsidR="00F7147A">
        <w:rPr>
          <w:rFonts w:eastAsia="CharisSIL" w:cs="Times New Roman"/>
          <w:szCs w:val="24"/>
          <w:lang w:eastAsia="zh-CN"/>
        </w:rPr>
        <w:t>underexamined</w:t>
      </w:r>
      <w:proofErr w:type="spellEnd"/>
      <w:r w:rsidR="00F7147A">
        <w:rPr>
          <w:rFonts w:eastAsia="CharisSIL" w:cs="Times New Roman"/>
          <w:szCs w:val="24"/>
          <w:lang w:eastAsia="zh-CN"/>
        </w:rPr>
        <w:t xml:space="preserve"> </w:t>
      </w:r>
      <w:r w:rsidR="00F7147A" w:rsidRPr="00C65916">
        <w:rPr>
          <w:rFonts w:cs="Times New Roman"/>
          <w:color w:val="000000"/>
          <w:szCs w:val="24"/>
          <w:shd w:val="clear" w:color="auto" w:fill="FFFFFF"/>
        </w:rPr>
        <w:fldChar w:fldCharType="begin"/>
      </w:r>
      <w:r w:rsidR="00F714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F7147A" w:rsidRPr="00C65916">
        <w:rPr>
          <w:rFonts w:cs="Times New Roman"/>
          <w:color w:val="000000"/>
          <w:szCs w:val="24"/>
          <w:shd w:val="clear" w:color="auto" w:fill="FFFFFF"/>
        </w:rPr>
        <w:fldChar w:fldCharType="separate"/>
      </w:r>
      <w:r w:rsidR="00F7147A" w:rsidRPr="00C65916">
        <w:rPr>
          <w:rFonts w:cs="Times New Roman"/>
          <w:noProof/>
          <w:color w:val="000000"/>
          <w:szCs w:val="24"/>
          <w:shd w:val="clear" w:color="auto" w:fill="FFFFFF"/>
        </w:rPr>
        <w:t>[</w:t>
      </w:r>
      <w:r w:rsidR="00F7147A">
        <w:rPr>
          <w:rFonts w:cs="Arial"/>
          <w:noProof/>
          <w:color w:val="000000" w:themeColor="text1"/>
          <w:sz w:val="22"/>
        </w:rPr>
        <w:t>141</w:t>
      </w:r>
      <w:r w:rsidR="00F7147A" w:rsidRPr="00C65916">
        <w:rPr>
          <w:rFonts w:cs="Times New Roman"/>
          <w:noProof/>
          <w:color w:val="000000"/>
          <w:szCs w:val="24"/>
          <w:shd w:val="clear" w:color="auto" w:fill="FFFFFF"/>
        </w:rPr>
        <w:t>]</w:t>
      </w:r>
      <w:r w:rsidR="00F7147A" w:rsidRPr="00C65916">
        <w:rPr>
          <w:rFonts w:cs="Times New Roman"/>
          <w:color w:val="000000"/>
          <w:szCs w:val="24"/>
          <w:shd w:val="clear" w:color="auto" w:fill="FFFFFF"/>
        </w:rPr>
        <w:fldChar w:fldCharType="end"/>
      </w:r>
      <w:r w:rsidR="00F7147A" w:rsidRPr="00C65916">
        <w:rPr>
          <w:rFonts w:eastAsia="CharisSIL" w:cs="Times New Roman"/>
          <w:szCs w:val="24"/>
          <w:lang w:eastAsia="zh-CN"/>
        </w:rPr>
        <w:t>.</w:t>
      </w:r>
    </w:p>
    <w:p w:rsidR="007B0DD3" w:rsidRPr="00C65916" w:rsidRDefault="007B0DD3" w:rsidP="007B0DD3">
      <w:pPr>
        <w:pStyle w:val="Heading2"/>
        <w:rPr>
          <w:rFonts w:cs="Times New Roman"/>
          <w:b/>
          <w:szCs w:val="24"/>
        </w:rPr>
      </w:pPr>
      <w:bookmarkStart w:id="146" w:name="_Toc22586977"/>
      <w:r w:rsidRPr="00C65916">
        <w:rPr>
          <w:rFonts w:cs="Times New Roman"/>
          <w:b/>
          <w:szCs w:val="24"/>
        </w:rPr>
        <w:t>3.2 Machine Learning in EMR Data Analysis</w:t>
      </w:r>
      <w:bookmarkEnd w:id="146"/>
    </w:p>
    <w:p w:rsidR="00F7147A" w:rsidRPr="00C65916" w:rsidRDefault="00F7147A" w:rsidP="00F7147A">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The application of statistical models and machine learning techniques have been rapidly growing in estimati</w:t>
      </w:r>
      <w:r>
        <w:rPr>
          <w:rFonts w:eastAsia="CharisSIL" w:cs="Times New Roman"/>
          <w:szCs w:val="24"/>
          <w:lang w:eastAsia="zh-CN"/>
        </w:rPr>
        <w:t xml:space="preserve">ng health and disease outcomes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147</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w:t>
      </w:r>
      <w:proofErr w:type="spellStart"/>
      <w:r w:rsidRPr="00C65916">
        <w:rPr>
          <w:rFonts w:eastAsia="CharisSIL" w:cs="Times New Roman"/>
          <w:szCs w:val="24"/>
          <w:lang w:eastAsia="zh-CN"/>
        </w:rPr>
        <w:t>Cerqueira</w:t>
      </w:r>
      <w:proofErr w:type="spellEnd"/>
      <w:r w:rsidRPr="00C65916">
        <w:rPr>
          <w:rFonts w:eastAsia="CharisSIL" w:cs="Times New Roman"/>
          <w:szCs w:val="24"/>
          <w:lang w:eastAsia="zh-CN"/>
        </w:rPr>
        <w:t xml:space="preserve"> et al. developed a model using the Cox proportional hazard regression in predicting the risks that pre-dialysis pediatric pati</w:t>
      </w:r>
      <w:r>
        <w:rPr>
          <w:rFonts w:eastAsia="CharisSIL" w:cs="Times New Roman"/>
          <w:szCs w:val="24"/>
          <w:lang w:eastAsia="zh-CN"/>
        </w:rPr>
        <w:t xml:space="preserve">ents progress to ESRD from CKD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128</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w:t>
      </w:r>
      <w:proofErr w:type="spellStart"/>
      <w:r w:rsidRPr="00C65916">
        <w:rPr>
          <w:rFonts w:eastAsia="CharisSIL" w:cs="Times New Roman"/>
          <w:szCs w:val="24"/>
          <w:lang w:eastAsia="zh-CN"/>
        </w:rPr>
        <w:t>Decruyenaere</w:t>
      </w:r>
      <w:proofErr w:type="spellEnd"/>
      <w:r w:rsidRPr="00C65916">
        <w:rPr>
          <w:rFonts w:eastAsia="CharisSIL" w:cs="Times New Roman"/>
          <w:szCs w:val="24"/>
          <w:lang w:eastAsia="zh-CN"/>
        </w:rPr>
        <w:t xml:space="preserve"> et al. compared the performances of machine learning methods with logistic regression in predicting the occurrence of delayed renal graf</w:t>
      </w:r>
      <w:r>
        <w:rPr>
          <w:rFonts w:eastAsia="CharisSIL" w:cs="Times New Roman"/>
          <w:szCs w:val="24"/>
          <w:lang w:eastAsia="zh-CN"/>
        </w:rPr>
        <w:t xml:space="preserve">t in renal transplant patients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148</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Their results showed that linear support vector machine outperformed logistic regression in sensitivity. Kumar compared six machine learning classifiers (Random Forest, Sequential Minimal Optimization, </w:t>
      </w:r>
      <w:proofErr w:type="spellStart"/>
      <w:r w:rsidRPr="00C65916">
        <w:rPr>
          <w:rFonts w:eastAsia="CharisSIL" w:cs="Times New Roman"/>
          <w:szCs w:val="24"/>
          <w:lang w:eastAsia="zh-CN"/>
        </w:rPr>
        <w:t>NaiveBayes</w:t>
      </w:r>
      <w:proofErr w:type="spellEnd"/>
      <w:r w:rsidRPr="00C65916">
        <w:rPr>
          <w:rFonts w:eastAsia="CharisSIL" w:cs="Times New Roman"/>
          <w:szCs w:val="24"/>
          <w:lang w:eastAsia="zh-CN"/>
        </w:rPr>
        <w:t xml:space="preserve">, Radial Basis Function, Multilayer Perceptron Classifier, and </w:t>
      </w:r>
      <w:proofErr w:type="spellStart"/>
      <w:r w:rsidRPr="00C65916">
        <w:rPr>
          <w:rFonts w:eastAsia="CharisSIL" w:cs="Times New Roman"/>
          <w:szCs w:val="24"/>
          <w:lang w:eastAsia="zh-CN"/>
        </w:rPr>
        <w:t>SimpleLogistic</w:t>
      </w:r>
      <w:proofErr w:type="spellEnd"/>
      <w:r w:rsidRPr="00C65916">
        <w:rPr>
          <w:rFonts w:eastAsia="CharisSIL" w:cs="Times New Roman"/>
          <w:szCs w:val="24"/>
          <w:lang w:eastAsia="zh-CN"/>
        </w:rPr>
        <w:t>) in CKD classification and identified that Random forest outp</w:t>
      </w:r>
      <w:r>
        <w:rPr>
          <w:rFonts w:eastAsia="CharisSIL" w:cs="Times New Roman"/>
          <w:szCs w:val="24"/>
          <w:lang w:eastAsia="zh-CN"/>
        </w:rPr>
        <w:t xml:space="preserve">erformed the other classifiers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149</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sidRPr="00C65916">
        <w:rPr>
          <w:rFonts w:eastAsia="CharisSIL" w:cs="Times New Roman"/>
          <w:szCs w:val="24"/>
          <w:lang w:eastAsia="zh-CN"/>
        </w:rPr>
        <w:t>.</w:t>
      </w:r>
    </w:p>
    <w:p w:rsidR="007B0DD3" w:rsidRPr="00C65916" w:rsidRDefault="00F7147A" w:rsidP="00F7147A">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The future renal function of a CKD patient can be predicted if their GFR variations can be predicted since GFR is the best test in measuri</w:t>
      </w:r>
      <w:r>
        <w:rPr>
          <w:rFonts w:eastAsia="CharisSIL" w:cs="Times New Roman"/>
          <w:szCs w:val="24"/>
          <w:lang w:eastAsia="zh-CN"/>
        </w:rPr>
        <w:t xml:space="preserve">ng the level of kidney function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123, 126</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Pr>
          <w:rFonts w:cs="Times New Roman"/>
          <w:color w:val="000000"/>
          <w:szCs w:val="24"/>
          <w:shd w:val="clear" w:color="auto" w:fill="FFFFFF"/>
        </w:rPr>
        <w:t xml:space="preserve">. </w:t>
      </w:r>
      <w:r w:rsidRPr="00C65916">
        <w:rPr>
          <w:rFonts w:eastAsia="CharisSIL" w:cs="Times New Roman"/>
          <w:szCs w:val="24"/>
          <w:lang w:eastAsia="zh-CN"/>
        </w:rPr>
        <w:t xml:space="preserve">Consequently, the time to reach GFR thresholds corresponding to stages of CKD can be anticipated. An integrated intelligent fuzzy expert system has been used in predicting future GFR based on selected clinical variables and </w:t>
      </w:r>
      <w:r>
        <w:rPr>
          <w:rFonts w:eastAsia="CharisSIL" w:cs="Times New Roman"/>
          <w:szCs w:val="24"/>
          <w:lang w:eastAsia="zh-CN"/>
        </w:rPr>
        <w:t xml:space="preserve">demonstrated reliable accuracy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126</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sidRPr="00C65916">
        <w:rPr>
          <w:rFonts w:eastAsia="CharisSIL" w:cs="Times New Roman"/>
          <w:szCs w:val="24"/>
          <w:lang w:eastAsia="zh-CN"/>
        </w:rPr>
        <w:t>. However, there is still a lack of efficient methods for predicting the individual level timeframe</w:t>
      </w:r>
      <w:r>
        <w:rPr>
          <w:rFonts w:eastAsia="CharisSIL" w:cs="Times New Roman"/>
          <w:szCs w:val="24"/>
          <w:lang w:eastAsia="zh-CN"/>
        </w:rPr>
        <w:t xml:space="preserve"> of CKD progression</w:t>
      </w:r>
      <w:r w:rsidRPr="00C65916">
        <w:rPr>
          <w:rFonts w:eastAsia="CharisSIL" w:cs="Times New Roman"/>
          <w:szCs w:val="24"/>
          <w:lang w:eastAsia="zh-CN"/>
        </w:rPr>
        <w:t xml:space="preserve">. Specifically, Random Forest Regression, featured with a reduction in overfitting and less variance, has not been used to predict the progression of renal function yet. This study predicted future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values </w:t>
      </w:r>
      <w:r w:rsidRPr="00C65916">
        <w:rPr>
          <w:rFonts w:eastAsia="CharisSIL" w:cs="Times New Roman"/>
          <w:szCs w:val="24"/>
          <w:lang w:eastAsia="zh-CN"/>
        </w:rPr>
        <w:lastRenderedPageBreak/>
        <w:t>using Random Forest regression based on real-world EMR data representing the general population in the upper Midwest. The main aim of this study is to propose an efficient and reliable clinical tool that allows us to identify at an earlier stage and preemptively suggest the preventive strategies that can attenuate the development of this challenging disease in patients that reside in our agricultural communities.</w:t>
      </w: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pStyle w:val="Heading1"/>
      </w:pPr>
      <w:bookmarkStart w:id="147" w:name="_Toc22586978"/>
      <w:r w:rsidRPr="00C65916">
        <w:lastRenderedPageBreak/>
        <w:t>CHAPTER 4: Predicting Outcomes of Chronic Kidney Disease from EMR Data Based on Random Forest Regression</w:t>
      </w:r>
      <w:bookmarkEnd w:id="147"/>
    </w:p>
    <w:p w:rsidR="007B0DD3" w:rsidRPr="00C65916" w:rsidRDefault="007B0DD3" w:rsidP="007B0DD3">
      <w:pPr>
        <w:pStyle w:val="Heading2"/>
        <w:rPr>
          <w:rFonts w:cs="Times New Roman"/>
          <w:b/>
          <w:szCs w:val="24"/>
        </w:rPr>
      </w:pPr>
      <w:bookmarkStart w:id="148" w:name="_Toc22586979"/>
      <w:r w:rsidRPr="00C65916">
        <w:rPr>
          <w:rFonts w:cs="Times New Roman"/>
          <w:b/>
          <w:szCs w:val="24"/>
        </w:rPr>
        <w:t>4.1 Methods</w:t>
      </w:r>
      <w:bookmarkEnd w:id="148"/>
    </w:p>
    <w:p w:rsidR="007B0DD3" w:rsidRPr="00C65916" w:rsidRDefault="007B0DD3" w:rsidP="007B0DD3">
      <w:pPr>
        <w:pStyle w:val="Heading3"/>
        <w:rPr>
          <w:rFonts w:cs="Times New Roman"/>
        </w:rPr>
      </w:pPr>
      <w:bookmarkStart w:id="149" w:name="_Toc22586980"/>
      <w:r w:rsidRPr="00C65916">
        <w:rPr>
          <w:rFonts w:cs="Times New Roman"/>
        </w:rPr>
        <w:t>4.</w:t>
      </w:r>
      <w:r w:rsidRPr="00C65916">
        <w:rPr>
          <w:rFonts w:cs="Times New Roman"/>
          <w:lang w:eastAsia="zh-CN"/>
        </w:rPr>
        <w:t>1</w:t>
      </w:r>
      <w:r w:rsidRPr="00C65916">
        <w:rPr>
          <w:rFonts w:cs="Times New Roman"/>
        </w:rPr>
        <w:t>.</w:t>
      </w:r>
      <w:r w:rsidRPr="00C65916">
        <w:rPr>
          <w:rFonts w:cs="Times New Roman"/>
          <w:lang w:eastAsia="zh-CN"/>
        </w:rPr>
        <w:t>1</w:t>
      </w:r>
      <w:r w:rsidRPr="00C65916">
        <w:rPr>
          <w:rFonts w:cs="Times New Roman"/>
        </w:rPr>
        <w:t xml:space="preserve"> Data Acquisition</w:t>
      </w:r>
      <w:bookmarkEnd w:id="149"/>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The dataset used in this study comes from real-world clinical data. We built up a cohort consisting of 120,495 patients aged from 20 to 80 in Sioux Falls, SD, region that receiving primary care from Sanford Health. By consulting with the nephrologist, we pulled out data elements influencing GFR variations for this cohort from the comprehensive Sanford EMR database for years 2009–17. None of the identifiable information was extracted to protect patients' privacy. We are focusing on the progression of CKD, so only the “clinical” encounter data was included. Those data elements contain patients’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records for y</w:t>
      </w:r>
      <w:r w:rsidR="00275A34">
        <w:rPr>
          <w:rFonts w:eastAsia="CharisSIL" w:cs="Times New Roman"/>
          <w:szCs w:val="24"/>
          <w:lang w:eastAsia="zh-CN"/>
        </w:rPr>
        <w:t xml:space="preserve">ears 2009–17, the ICD-10 codes </w:t>
      </w:r>
      <w:r w:rsidR="00275A34" w:rsidRPr="00C65916">
        <w:rPr>
          <w:rFonts w:cs="Times New Roman"/>
          <w:color w:val="000000"/>
          <w:szCs w:val="24"/>
          <w:shd w:val="clear" w:color="auto" w:fill="FFFFFF"/>
        </w:rPr>
        <w:fldChar w:fldCharType="begin"/>
      </w:r>
      <w:r w:rsidR="00275A3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275A34" w:rsidRPr="00C65916">
        <w:rPr>
          <w:rFonts w:cs="Times New Roman"/>
          <w:color w:val="000000"/>
          <w:szCs w:val="24"/>
          <w:shd w:val="clear" w:color="auto" w:fill="FFFFFF"/>
        </w:rPr>
        <w:fldChar w:fldCharType="separate"/>
      </w:r>
      <w:r w:rsidR="00275A34" w:rsidRPr="00C65916">
        <w:rPr>
          <w:rFonts w:cs="Times New Roman"/>
          <w:noProof/>
          <w:color w:val="000000"/>
          <w:szCs w:val="24"/>
          <w:shd w:val="clear" w:color="auto" w:fill="FFFFFF"/>
        </w:rPr>
        <w:t>[</w:t>
      </w:r>
      <w:r w:rsidR="00275A34">
        <w:rPr>
          <w:rFonts w:cs="Arial"/>
          <w:noProof/>
          <w:color w:val="000000" w:themeColor="text1"/>
          <w:sz w:val="22"/>
        </w:rPr>
        <w:t>150</w:t>
      </w:r>
      <w:r w:rsidR="00275A34" w:rsidRPr="00C65916">
        <w:rPr>
          <w:rFonts w:cs="Times New Roman"/>
          <w:noProof/>
          <w:color w:val="000000"/>
          <w:szCs w:val="24"/>
          <w:shd w:val="clear" w:color="auto" w:fill="FFFFFF"/>
        </w:rPr>
        <w:t>]</w:t>
      </w:r>
      <w:r w:rsidR="00275A34" w:rsidRPr="00C65916">
        <w:rPr>
          <w:rFonts w:cs="Times New Roman"/>
          <w:color w:val="000000"/>
          <w:szCs w:val="24"/>
          <w:shd w:val="clear" w:color="auto" w:fill="FFFFFF"/>
        </w:rPr>
        <w:fldChar w:fldCharType="end"/>
      </w:r>
      <w:r w:rsidR="00275A34">
        <w:rPr>
          <w:rFonts w:cs="Times New Roman"/>
          <w:color w:val="000000"/>
          <w:szCs w:val="24"/>
          <w:shd w:val="clear" w:color="auto" w:fill="FFFFFF"/>
        </w:rPr>
        <w:t xml:space="preserve"> </w:t>
      </w:r>
      <w:r w:rsidRPr="00C65916">
        <w:rPr>
          <w:rFonts w:eastAsia="CharisSIL" w:cs="Times New Roman"/>
          <w:szCs w:val="24"/>
          <w:lang w:eastAsia="zh-CN"/>
        </w:rPr>
        <w:t xml:space="preserve">for CKD, Hypertension, Diabetes, and Obesity, and their demographic information comprising Age, Gender, and Race. A detailed description of the data elements is given in </w:t>
      </w:r>
      <w:r w:rsidRPr="00C65916">
        <w:rPr>
          <w:rFonts w:eastAsia="CharisSIL" w:cs="Times New Roman"/>
          <w:b/>
          <w:szCs w:val="24"/>
          <w:lang w:eastAsia="zh-CN"/>
        </w:rPr>
        <w:t xml:space="preserve">Table </w:t>
      </w:r>
      <w:r w:rsidR="00193A3C">
        <w:rPr>
          <w:rFonts w:eastAsia="CharisSIL" w:cs="Times New Roman"/>
          <w:b/>
          <w:szCs w:val="24"/>
          <w:lang w:eastAsia="zh-CN"/>
        </w:rPr>
        <w:t>10</w:t>
      </w:r>
      <w:r w:rsidRPr="00C65916">
        <w:rPr>
          <w:rFonts w:eastAsia="CharisSIL" w:cs="Times New Roman"/>
          <w:szCs w:val="24"/>
          <w:lang w:eastAsia="zh-CN"/>
        </w:rPr>
        <w:t>.</w:t>
      </w:r>
    </w:p>
    <w:p w:rsidR="007B0DD3" w:rsidRPr="00C65916" w:rsidRDefault="007B0DD3" w:rsidP="007B0DD3">
      <w:pPr>
        <w:autoSpaceDE w:val="0"/>
        <w:autoSpaceDN w:val="0"/>
        <w:spacing w:after="0" w:line="240" w:lineRule="auto"/>
        <w:jc w:val="center"/>
        <w:rPr>
          <w:rFonts w:eastAsia="DengXian" w:cs="Times New Roman"/>
          <w:szCs w:val="24"/>
        </w:rPr>
      </w:pPr>
      <w:bookmarkStart w:id="150" w:name="_Toc22579788"/>
      <w:r w:rsidRPr="00C65916">
        <w:rPr>
          <w:rFonts w:cs="Times New Roman"/>
          <w:color w:val="000000" w:themeColor="text1"/>
          <w:szCs w:val="24"/>
        </w:rPr>
        <w:t xml:space="preserve">Table </w:t>
      </w:r>
      <w:r w:rsidRPr="00C65916">
        <w:rPr>
          <w:rFonts w:cs="Times New Roman"/>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color w:val="000000" w:themeColor="text1"/>
          <w:szCs w:val="24"/>
        </w:rPr>
        <w:fldChar w:fldCharType="separate"/>
      </w:r>
      <w:r w:rsidR="0063345E">
        <w:rPr>
          <w:rFonts w:cs="Times New Roman"/>
          <w:noProof/>
          <w:color w:val="000000" w:themeColor="text1"/>
          <w:szCs w:val="24"/>
        </w:rPr>
        <w:t>10</w:t>
      </w:r>
      <w:r w:rsidRPr="00C65916">
        <w:rPr>
          <w:rFonts w:cs="Times New Roman"/>
          <w:color w:val="000000" w:themeColor="text1"/>
          <w:szCs w:val="24"/>
        </w:rPr>
        <w:fldChar w:fldCharType="end"/>
      </w:r>
      <w:r w:rsidRPr="00C65916">
        <w:rPr>
          <w:rFonts w:cs="Times New Roman"/>
          <w:color w:val="000000" w:themeColor="text1"/>
          <w:szCs w:val="24"/>
        </w:rPr>
        <w:t>. Predictor and covariate data type breakdown</w:t>
      </w:r>
      <w:bookmarkEnd w:id="150"/>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1710"/>
        <w:gridCol w:w="1530"/>
        <w:gridCol w:w="5400"/>
      </w:tblGrid>
      <w:tr w:rsidR="007B0DD3" w:rsidRPr="00C65916" w:rsidTr="007B0DD3">
        <w:trPr>
          <w:trHeight w:val="707"/>
        </w:trPr>
        <w:tc>
          <w:tcPr>
            <w:tcW w:w="3240" w:type="dxa"/>
            <w:gridSpan w:val="2"/>
          </w:tcPr>
          <w:p w:rsidR="007B0DD3" w:rsidRPr="00C65916" w:rsidRDefault="007B0DD3" w:rsidP="007B0DD3">
            <w:pPr>
              <w:spacing w:after="120" w:line="240" w:lineRule="auto"/>
              <w:rPr>
                <w:rFonts w:cs="Times New Roman"/>
                <w:b/>
                <w:szCs w:val="24"/>
              </w:rPr>
            </w:pPr>
            <w:r w:rsidRPr="00C65916">
              <w:rPr>
                <w:rFonts w:cs="Times New Roman"/>
                <w:b/>
                <w:szCs w:val="24"/>
              </w:rPr>
              <w:t>Feature</w:t>
            </w:r>
          </w:p>
        </w:tc>
        <w:tc>
          <w:tcPr>
            <w:tcW w:w="5400" w:type="dxa"/>
          </w:tcPr>
          <w:p w:rsidR="007B0DD3" w:rsidRPr="00C65916" w:rsidRDefault="007B0DD3" w:rsidP="007B0DD3">
            <w:pPr>
              <w:spacing w:after="120" w:line="240" w:lineRule="auto"/>
              <w:jc w:val="center"/>
              <w:rPr>
                <w:rFonts w:cs="Times New Roman"/>
                <w:b/>
                <w:szCs w:val="24"/>
              </w:rPr>
            </w:pPr>
            <w:r w:rsidRPr="00C65916">
              <w:rPr>
                <w:rFonts w:cs="Times New Roman"/>
                <w:b/>
                <w:szCs w:val="24"/>
              </w:rPr>
              <w:t>Data elements</w:t>
            </w:r>
          </w:p>
        </w:tc>
      </w:tr>
      <w:tr w:rsidR="007B0DD3" w:rsidRPr="00C65916" w:rsidTr="007B0DD3">
        <w:trPr>
          <w:trHeight w:val="471"/>
        </w:trPr>
        <w:tc>
          <w:tcPr>
            <w:tcW w:w="1710" w:type="dxa"/>
          </w:tcPr>
          <w:p w:rsidR="007B0DD3" w:rsidRPr="00C65916" w:rsidRDefault="007B0DD3" w:rsidP="007B0DD3">
            <w:pPr>
              <w:spacing w:after="120" w:line="240" w:lineRule="auto"/>
              <w:rPr>
                <w:rFonts w:cs="Times New Roman"/>
                <w:b/>
                <w:szCs w:val="24"/>
              </w:rPr>
            </w:pPr>
            <w:r w:rsidRPr="00C65916">
              <w:rPr>
                <w:rFonts w:cs="Times New Roman"/>
                <w:b/>
                <w:szCs w:val="24"/>
              </w:rPr>
              <w:t>Predictor</w:t>
            </w:r>
          </w:p>
          <w:p w:rsidR="007B0DD3" w:rsidRPr="00C65916" w:rsidRDefault="007B0DD3" w:rsidP="007B0DD3">
            <w:pPr>
              <w:spacing w:after="120" w:line="240" w:lineRule="auto"/>
              <w:rPr>
                <w:rFonts w:cs="Times New Roman"/>
                <w:szCs w:val="24"/>
              </w:rPr>
            </w:pPr>
            <w:proofErr w:type="spellStart"/>
            <w:r w:rsidRPr="00C65916">
              <w:rPr>
                <w:rFonts w:cs="Times New Roman"/>
                <w:szCs w:val="24"/>
              </w:rPr>
              <w:t>eGFR</w:t>
            </w:r>
            <w:proofErr w:type="spellEnd"/>
          </w:p>
        </w:tc>
        <w:tc>
          <w:tcPr>
            <w:tcW w:w="6930" w:type="dxa"/>
            <w:gridSpan w:val="2"/>
          </w:tcPr>
          <w:p w:rsidR="007B0DD3" w:rsidRPr="00C65916" w:rsidRDefault="007B0DD3" w:rsidP="007B0DD3">
            <w:pPr>
              <w:spacing w:after="120" w:line="240" w:lineRule="auto"/>
              <w:rPr>
                <w:rFonts w:cs="Times New Roman"/>
                <w:szCs w:val="24"/>
              </w:rPr>
            </w:pPr>
            <w:r w:rsidRPr="00C65916">
              <w:rPr>
                <w:rFonts w:cs="Times New Roman"/>
                <w:szCs w:val="24"/>
              </w:rPr>
              <w:t xml:space="preserve">All clinical encounter </w:t>
            </w:r>
            <w:proofErr w:type="spellStart"/>
            <w:r w:rsidRPr="00C65916">
              <w:rPr>
                <w:rFonts w:cs="Times New Roman"/>
                <w:szCs w:val="24"/>
              </w:rPr>
              <w:t>eGFR</w:t>
            </w:r>
            <w:proofErr w:type="spellEnd"/>
            <w:r w:rsidRPr="00C65916">
              <w:rPr>
                <w:rFonts w:cs="Times New Roman"/>
                <w:szCs w:val="24"/>
              </w:rPr>
              <w:t xml:space="preserve"> data with testing dates were pulled out for each patient</w:t>
            </w:r>
          </w:p>
        </w:tc>
      </w:tr>
      <w:tr w:rsidR="007B0DD3" w:rsidRPr="00C65916" w:rsidTr="007B0DD3">
        <w:trPr>
          <w:trHeight w:val="487"/>
        </w:trPr>
        <w:tc>
          <w:tcPr>
            <w:tcW w:w="1710" w:type="dxa"/>
          </w:tcPr>
          <w:p w:rsidR="007B0DD3" w:rsidRPr="00C65916" w:rsidRDefault="007B0DD3" w:rsidP="007B0DD3">
            <w:pPr>
              <w:spacing w:after="120" w:line="240" w:lineRule="auto"/>
              <w:rPr>
                <w:rFonts w:cs="Times New Roman"/>
                <w:b/>
                <w:szCs w:val="24"/>
              </w:rPr>
            </w:pPr>
            <w:r w:rsidRPr="00C65916">
              <w:rPr>
                <w:rFonts w:cs="Times New Roman"/>
                <w:b/>
                <w:szCs w:val="24"/>
              </w:rPr>
              <w:t>Covariates</w:t>
            </w:r>
          </w:p>
          <w:p w:rsidR="007B0DD3" w:rsidRPr="00C65916" w:rsidRDefault="007B0DD3" w:rsidP="007B0DD3">
            <w:pPr>
              <w:spacing w:before="120" w:after="120" w:line="240" w:lineRule="auto"/>
              <w:rPr>
                <w:rFonts w:cs="Times New Roman"/>
                <w:szCs w:val="24"/>
              </w:rPr>
            </w:pPr>
            <w:r w:rsidRPr="00C65916">
              <w:rPr>
                <w:rFonts w:cs="Times New Roman"/>
                <w:szCs w:val="24"/>
              </w:rPr>
              <w:t>Age</w:t>
            </w:r>
          </w:p>
          <w:p w:rsidR="007B0DD3" w:rsidRPr="00C65916" w:rsidRDefault="007B0DD3" w:rsidP="007B0DD3">
            <w:pPr>
              <w:spacing w:before="120" w:after="120" w:line="240" w:lineRule="auto"/>
              <w:rPr>
                <w:rFonts w:cs="Times New Roman"/>
                <w:szCs w:val="24"/>
              </w:rPr>
            </w:pPr>
            <w:r w:rsidRPr="00C65916">
              <w:rPr>
                <w:rFonts w:cs="Times New Roman"/>
                <w:szCs w:val="24"/>
              </w:rPr>
              <w:t>Gender</w:t>
            </w:r>
          </w:p>
          <w:p w:rsidR="007B0DD3" w:rsidRPr="00C65916" w:rsidRDefault="007B0DD3" w:rsidP="007B0DD3">
            <w:pPr>
              <w:spacing w:before="120" w:after="120" w:line="240" w:lineRule="auto"/>
              <w:rPr>
                <w:rFonts w:cs="Times New Roman"/>
                <w:szCs w:val="24"/>
              </w:rPr>
            </w:pPr>
            <w:r w:rsidRPr="00C65916">
              <w:rPr>
                <w:rFonts w:cs="Times New Roman"/>
                <w:szCs w:val="24"/>
              </w:rPr>
              <w:t>Race/Ethnicity</w:t>
            </w:r>
          </w:p>
          <w:p w:rsidR="007B0DD3" w:rsidRPr="00C65916" w:rsidRDefault="007B0DD3" w:rsidP="007B0DD3">
            <w:pPr>
              <w:spacing w:before="120" w:after="120" w:line="240" w:lineRule="auto"/>
              <w:rPr>
                <w:rFonts w:cs="Times New Roman"/>
                <w:szCs w:val="24"/>
              </w:rPr>
            </w:pPr>
            <w:r w:rsidRPr="00C65916">
              <w:rPr>
                <w:rFonts w:cs="Times New Roman"/>
                <w:szCs w:val="24"/>
              </w:rPr>
              <w:t>BMI</w:t>
            </w:r>
          </w:p>
          <w:p w:rsidR="007B0DD3" w:rsidRPr="00C65916" w:rsidRDefault="007B0DD3" w:rsidP="007B0DD3">
            <w:pPr>
              <w:spacing w:before="120" w:after="120" w:line="240" w:lineRule="auto"/>
              <w:rPr>
                <w:rFonts w:cs="Times New Roman"/>
                <w:szCs w:val="24"/>
              </w:rPr>
            </w:pPr>
            <w:r w:rsidRPr="00C65916">
              <w:rPr>
                <w:rFonts w:cs="Times New Roman"/>
                <w:szCs w:val="24"/>
              </w:rPr>
              <w:t>Hypertension</w:t>
            </w:r>
          </w:p>
          <w:p w:rsidR="007B0DD3" w:rsidRPr="00C65916" w:rsidRDefault="007B0DD3" w:rsidP="007B0DD3">
            <w:pPr>
              <w:spacing w:before="120" w:after="120" w:line="240" w:lineRule="auto"/>
              <w:rPr>
                <w:rFonts w:cs="Times New Roman"/>
                <w:szCs w:val="24"/>
              </w:rPr>
            </w:pPr>
            <w:r w:rsidRPr="00C65916">
              <w:rPr>
                <w:rFonts w:cs="Times New Roman"/>
                <w:szCs w:val="24"/>
              </w:rPr>
              <w:t>Diabetes</w:t>
            </w:r>
          </w:p>
          <w:p w:rsidR="007B0DD3" w:rsidRPr="00C65916" w:rsidRDefault="007B0DD3" w:rsidP="007B0DD3">
            <w:pPr>
              <w:spacing w:before="120" w:after="120" w:line="240" w:lineRule="auto"/>
              <w:rPr>
                <w:rFonts w:cs="Times New Roman"/>
                <w:b/>
                <w:szCs w:val="24"/>
                <w:shd w:val="clear" w:color="auto" w:fill="FFFFFF"/>
              </w:rPr>
            </w:pPr>
            <w:r w:rsidRPr="00C65916">
              <w:rPr>
                <w:rFonts w:cs="Times New Roman"/>
                <w:szCs w:val="24"/>
              </w:rPr>
              <w:lastRenderedPageBreak/>
              <w:t>Obesity</w:t>
            </w:r>
          </w:p>
        </w:tc>
        <w:tc>
          <w:tcPr>
            <w:tcW w:w="6930" w:type="dxa"/>
            <w:gridSpan w:val="2"/>
          </w:tcPr>
          <w:p w:rsidR="007B0DD3" w:rsidRPr="00C65916" w:rsidRDefault="007B0DD3" w:rsidP="007B0DD3">
            <w:pPr>
              <w:spacing w:after="120" w:line="240" w:lineRule="auto"/>
              <w:rPr>
                <w:rFonts w:cs="Times New Roman"/>
                <w:szCs w:val="24"/>
              </w:rPr>
            </w:pPr>
          </w:p>
          <w:p w:rsidR="007B0DD3" w:rsidRPr="00C65916" w:rsidRDefault="007B0DD3" w:rsidP="007B0DD3">
            <w:pPr>
              <w:spacing w:after="120" w:line="240" w:lineRule="auto"/>
              <w:rPr>
                <w:rFonts w:cs="Times New Roman"/>
                <w:szCs w:val="24"/>
              </w:rPr>
            </w:pPr>
            <w:r w:rsidRPr="00C65916">
              <w:rPr>
                <w:rFonts w:cs="Times New Roman"/>
                <w:szCs w:val="24"/>
              </w:rPr>
              <w:t>Continuous</w:t>
            </w:r>
          </w:p>
          <w:p w:rsidR="007B0DD3" w:rsidRPr="00C65916" w:rsidRDefault="007B0DD3" w:rsidP="007B0DD3">
            <w:pPr>
              <w:spacing w:after="120" w:line="240" w:lineRule="auto"/>
              <w:rPr>
                <w:rFonts w:cs="Times New Roman"/>
                <w:szCs w:val="24"/>
              </w:rPr>
            </w:pPr>
            <w:r w:rsidRPr="00C65916">
              <w:rPr>
                <w:rFonts w:cs="Times New Roman"/>
                <w:szCs w:val="24"/>
              </w:rPr>
              <w:t>Categorical</w:t>
            </w:r>
          </w:p>
          <w:p w:rsidR="007B0DD3" w:rsidRPr="00C65916" w:rsidRDefault="007B0DD3" w:rsidP="007B0DD3">
            <w:pPr>
              <w:spacing w:after="120" w:line="240" w:lineRule="auto"/>
              <w:rPr>
                <w:rFonts w:cs="Times New Roman"/>
                <w:szCs w:val="24"/>
              </w:rPr>
            </w:pPr>
            <w:r w:rsidRPr="00C65916">
              <w:rPr>
                <w:rFonts w:cs="Times New Roman"/>
                <w:szCs w:val="24"/>
              </w:rPr>
              <w:t>Categorical</w:t>
            </w:r>
          </w:p>
          <w:p w:rsidR="007B0DD3" w:rsidRPr="00C65916" w:rsidRDefault="007B0DD3" w:rsidP="007B0DD3">
            <w:pPr>
              <w:spacing w:after="120" w:line="240" w:lineRule="auto"/>
              <w:rPr>
                <w:rFonts w:cs="Times New Roman"/>
                <w:szCs w:val="24"/>
              </w:rPr>
            </w:pPr>
            <w:r w:rsidRPr="00C65916">
              <w:rPr>
                <w:rFonts w:cs="Times New Roman"/>
                <w:szCs w:val="24"/>
              </w:rPr>
              <w:t>Continuous</w:t>
            </w:r>
          </w:p>
          <w:p w:rsidR="007B0DD3" w:rsidRPr="00C65916" w:rsidRDefault="007B0DD3" w:rsidP="007B0DD3">
            <w:pPr>
              <w:spacing w:after="120" w:line="240" w:lineRule="auto"/>
              <w:rPr>
                <w:rFonts w:cs="Times New Roman"/>
                <w:szCs w:val="24"/>
              </w:rPr>
            </w:pPr>
            <w:r w:rsidRPr="00C65916">
              <w:rPr>
                <w:rFonts w:cs="Times New Roman"/>
                <w:szCs w:val="24"/>
              </w:rPr>
              <w:t>Flagged for each patient (ICD-10: I10, I11, I12, I13, I15, I16)</w:t>
            </w:r>
          </w:p>
          <w:p w:rsidR="007B0DD3" w:rsidRPr="00C65916" w:rsidRDefault="007B0DD3" w:rsidP="007B0DD3">
            <w:pPr>
              <w:spacing w:after="120" w:line="240" w:lineRule="auto"/>
              <w:rPr>
                <w:rFonts w:cs="Times New Roman"/>
                <w:szCs w:val="24"/>
              </w:rPr>
            </w:pPr>
            <w:r w:rsidRPr="00C65916">
              <w:rPr>
                <w:rFonts w:cs="Times New Roman"/>
                <w:szCs w:val="24"/>
              </w:rPr>
              <w:t>Flagged for each patient (ICD-10: E08, E09, E10, E11, E13)</w:t>
            </w:r>
          </w:p>
          <w:p w:rsidR="007B0DD3" w:rsidRPr="00C65916" w:rsidRDefault="007B0DD3" w:rsidP="007B0DD3">
            <w:pPr>
              <w:spacing w:after="120" w:line="240" w:lineRule="auto"/>
              <w:rPr>
                <w:rFonts w:cs="Times New Roman"/>
                <w:szCs w:val="24"/>
              </w:rPr>
            </w:pPr>
            <w:r w:rsidRPr="00C65916">
              <w:rPr>
                <w:rFonts w:cs="Times New Roman"/>
                <w:szCs w:val="24"/>
              </w:rPr>
              <w:lastRenderedPageBreak/>
              <w:t>Flagged for each patient (ICD-10: E66.9)</w:t>
            </w:r>
          </w:p>
        </w:tc>
      </w:tr>
    </w:tbl>
    <w:p w:rsidR="007B0DD3" w:rsidRPr="00C65916" w:rsidRDefault="007B0DD3" w:rsidP="007B0DD3">
      <w:pPr>
        <w:autoSpaceDE w:val="0"/>
        <w:autoSpaceDN w:val="0"/>
        <w:adjustRightInd w:val="0"/>
        <w:spacing w:after="0"/>
        <w:rPr>
          <w:rFonts w:eastAsia="CharisSIL" w:cs="Times New Roman"/>
          <w:szCs w:val="24"/>
          <w:lang w:eastAsia="zh-CN"/>
        </w:rPr>
      </w:pPr>
    </w:p>
    <w:p w:rsidR="007B0DD3" w:rsidRPr="00C65916" w:rsidRDefault="007B0DD3" w:rsidP="007B0DD3">
      <w:pPr>
        <w:pStyle w:val="Heading3"/>
        <w:rPr>
          <w:rFonts w:cs="Times New Roman"/>
        </w:rPr>
      </w:pPr>
      <w:bookmarkStart w:id="151" w:name="_Toc22586981"/>
      <w:r w:rsidRPr="00C65916">
        <w:rPr>
          <w:rFonts w:cs="Times New Roman"/>
        </w:rPr>
        <w:t>4.</w:t>
      </w:r>
      <w:r w:rsidRPr="00C65916">
        <w:rPr>
          <w:rFonts w:cs="Times New Roman"/>
          <w:lang w:eastAsia="zh-CN"/>
        </w:rPr>
        <w:t>1</w:t>
      </w:r>
      <w:r w:rsidRPr="00C65916">
        <w:rPr>
          <w:rFonts w:cs="Times New Roman"/>
        </w:rPr>
        <w:t>.</w:t>
      </w:r>
      <w:r w:rsidRPr="00C65916">
        <w:rPr>
          <w:rFonts w:cs="Times New Roman"/>
          <w:lang w:eastAsia="zh-CN"/>
        </w:rPr>
        <w:t>2</w:t>
      </w:r>
      <w:r w:rsidRPr="00C65916">
        <w:rPr>
          <w:rFonts w:cs="Times New Roman"/>
        </w:rPr>
        <w:t xml:space="preserve"> Data Pre-processing</w:t>
      </w:r>
      <w:bookmarkEnd w:id="151"/>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The extracted data were formatted into three separate tables: (1)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table with rows representing patients and columns containing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for multiple years; (2) Demographic table consisting of demographic information; and (3) Disease table composed of diagnosis status of hypertension, diabetes, and obesity. The processing of these data tables is illustrated in </w:t>
      </w:r>
      <w:r w:rsidRPr="0068214E">
        <w:rPr>
          <w:rFonts w:eastAsia="CharisSIL" w:cs="Times New Roman"/>
          <w:b/>
          <w:bCs/>
          <w:szCs w:val="24"/>
          <w:lang w:eastAsia="zh-CN"/>
        </w:rPr>
        <w:t xml:space="preserve">Figure </w:t>
      </w:r>
      <w:r w:rsidR="00193A3C">
        <w:rPr>
          <w:rFonts w:eastAsia="CharisSIL" w:cs="Times New Roman"/>
          <w:b/>
          <w:bCs/>
          <w:szCs w:val="24"/>
          <w:lang w:eastAsia="zh-CN"/>
        </w:rPr>
        <w:t>6</w:t>
      </w:r>
      <w:r w:rsidRPr="00C65916">
        <w:rPr>
          <w:rFonts w:eastAsia="CharisSIL" w:cs="Times New Roman"/>
          <w:szCs w:val="24"/>
          <w:lang w:eastAsia="zh-CN"/>
        </w:rPr>
        <w:t xml:space="preserve"> and described below.</w:t>
      </w:r>
    </w:p>
    <w:p w:rsidR="007B0DD3" w:rsidRDefault="007B0DD3" w:rsidP="007B0DD3">
      <w:pPr>
        <w:autoSpaceDE w:val="0"/>
        <w:autoSpaceDN w:val="0"/>
        <w:adjustRightInd w:val="0"/>
        <w:spacing w:after="0"/>
        <w:rPr>
          <w:rFonts w:eastAsia="CharisSIL" w:cs="Times New Roman"/>
          <w:szCs w:val="24"/>
          <w:lang w:eastAsia="zh-CN"/>
        </w:rPr>
      </w:pPr>
      <w:r w:rsidRPr="00C65916">
        <w:rPr>
          <w:rFonts w:cs="Times New Roman"/>
          <w:noProof/>
          <w:szCs w:val="24"/>
          <w:lang w:eastAsia="zh-CN"/>
        </w:rPr>
        <w:lastRenderedPageBreak/>
        <w:drawing>
          <wp:inline distT="0" distB="0" distL="0" distR="0" wp14:anchorId="0898AAB1" wp14:editId="63D8EF30">
            <wp:extent cx="5486400" cy="539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5391150"/>
                    </a:xfrm>
                    <a:prstGeom prst="rect">
                      <a:avLst/>
                    </a:prstGeom>
                  </pic:spPr>
                </pic:pic>
              </a:graphicData>
            </a:graphic>
          </wp:inline>
        </w:drawing>
      </w:r>
    </w:p>
    <w:p w:rsidR="007B0DD3" w:rsidRPr="0068214E" w:rsidRDefault="007B0DD3" w:rsidP="007B0DD3">
      <w:pPr>
        <w:rPr>
          <w:rFonts w:cs="Times New Roman"/>
          <w:szCs w:val="24"/>
        </w:rPr>
      </w:pPr>
      <w:bookmarkStart w:id="152" w:name="_Toc22579776"/>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0063345E">
        <w:rPr>
          <w:rFonts w:cs="Times New Roman"/>
          <w:noProof/>
          <w:color w:val="000000" w:themeColor="text1"/>
          <w:szCs w:val="24"/>
        </w:rPr>
        <w:t>6</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szCs w:val="24"/>
        </w:rPr>
        <w:t xml:space="preserve">Workflow of the data preprocessing, including initial </w:t>
      </w:r>
      <w:proofErr w:type="spellStart"/>
      <w:r>
        <w:rPr>
          <w:rFonts w:cs="Times New Roman"/>
          <w:szCs w:val="24"/>
        </w:rPr>
        <w:t>eGFR</w:t>
      </w:r>
      <w:proofErr w:type="spellEnd"/>
      <w:r>
        <w:rPr>
          <w:rFonts w:cs="Times New Roman"/>
          <w:szCs w:val="24"/>
        </w:rPr>
        <w:t xml:space="preserve"> data, demographic and disease information, and data merging and filtering. This process resulted in 61,740 samples with 15 variables each.</w:t>
      </w:r>
      <w:bookmarkEnd w:id="152"/>
    </w:p>
    <w:p w:rsidR="007B0DD3" w:rsidRPr="00C65916" w:rsidRDefault="007B0DD3" w:rsidP="007B0DD3">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 xml:space="preserve">The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table has 120,495 unique patients and 10 columns, each of which representing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records in years 2009–18. First, the non-numeric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records (e.g. “&gt;90”)) were considered as missing data and marked as “NA.” For patients with </w:t>
      </w:r>
      <w:r w:rsidRPr="00C65916">
        <w:rPr>
          <w:rFonts w:eastAsia="CharisSIL" w:cs="Times New Roman"/>
          <w:szCs w:val="24"/>
          <w:lang w:eastAsia="zh-CN"/>
        </w:rPr>
        <w:lastRenderedPageBreak/>
        <w:t xml:space="preserve">more than one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values in a specific year, the median of these values was calculated and kept for that year in the table. </w:t>
      </w:r>
    </w:p>
    <w:p w:rsidR="007B0DD3" w:rsidRPr="00C65916" w:rsidRDefault="007B0DD3" w:rsidP="007B0DD3">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 xml:space="preserve">More than 95%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records are missing in 2009 and 2010, so data from these two years were omitted. Since the data in 2018 was not complete when the data was extracted, we also excluded the records in this year. Patient lines were removed from the data if they have no more than three available records from 2011 to 2017. The final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table has 61,740 unique patients and 7 years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data for each patient with at least three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values.</w:t>
      </w:r>
    </w:p>
    <w:p w:rsidR="007B0DD3" w:rsidRPr="00C65916" w:rsidRDefault="007B0DD3" w:rsidP="007B0DD3">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 xml:space="preserve">Next, the different CKD stages were determined by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values in the physical laboratory. Therefore, the CKD stages true labels were created using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The minimum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 in each of the years between 2011 and 2017 was evaluated first, and then the CKD stages labels were produced based on the following equation:</w:t>
      </w:r>
    </w:p>
    <w:p w:rsidR="007B0DD3" w:rsidRPr="00C65916" w:rsidRDefault="007B0DD3" w:rsidP="007B0DD3">
      <w:pPr>
        <w:pStyle w:val="ListParagraph"/>
        <w:autoSpaceDE w:val="0"/>
        <w:autoSpaceDN w:val="0"/>
        <w:adjustRightInd w:val="0"/>
        <w:spacing w:after="0"/>
        <w:ind w:left="360"/>
        <w:jc w:val="right"/>
        <w:rPr>
          <w:rFonts w:eastAsia="CharisSIL" w:cs="Times New Roman"/>
          <w:szCs w:val="24"/>
          <w:lang w:eastAsia="zh-CN"/>
        </w:rPr>
      </w:pPr>
      <m:oMath>
        <m:r>
          <w:rPr>
            <w:rFonts w:ascii="Cambria Math" w:eastAsia="CharisSIL" w:hAnsi="Cambria Math" w:cs="Times New Roman"/>
            <w:szCs w:val="24"/>
            <w:lang w:eastAsia="zh-CN"/>
          </w:rPr>
          <m:t>Practical CKD Stage=</m:t>
        </m:r>
        <m:d>
          <m:dPr>
            <m:begChr m:val="{"/>
            <m:endChr m:val=""/>
            <m:ctrlPr>
              <w:rPr>
                <w:rFonts w:ascii="Cambria Math" w:eastAsia="CharisSIL" w:hAnsi="Cambria Math" w:cs="Times New Roman"/>
                <w:i/>
                <w:szCs w:val="24"/>
                <w:lang w:eastAsia="zh-CN"/>
              </w:rPr>
            </m:ctrlPr>
          </m:dPr>
          <m:e>
            <m:eqArr>
              <m:eqArrPr>
                <m:ctrlPr>
                  <w:rPr>
                    <w:rFonts w:ascii="Cambria Math" w:eastAsia="CharisSIL" w:hAnsi="Cambria Math" w:cs="Times New Roman"/>
                    <w:i/>
                    <w:szCs w:val="24"/>
                    <w:lang w:eastAsia="zh-CN"/>
                  </w:rPr>
                </m:ctrlPr>
              </m:eqArrPr>
              <m:e>
                <m:r>
                  <w:rPr>
                    <w:rFonts w:ascii="Cambria Math" w:eastAsia="CharisSIL" w:hAnsi="Cambria Math" w:cs="Times New Roman"/>
                    <w:szCs w:val="24"/>
                    <w:lang w:eastAsia="zh-CN"/>
                  </w:rPr>
                  <m:t>1.  if</m:t>
                </m:r>
                <m:func>
                  <m:funcPr>
                    <m:ctrlPr>
                      <w:rPr>
                        <w:rFonts w:ascii="Cambria Math" w:eastAsia="CharisSIL" w:hAnsi="Cambria Math" w:cs="Times New Roman"/>
                        <w:i/>
                        <w:szCs w:val="24"/>
                        <w:lang w:eastAsia="zh-CN"/>
                      </w:rPr>
                    </m:ctrlPr>
                  </m:funcPr>
                  <m:fName>
                    <m:r>
                      <m:rPr>
                        <m:sty m:val="p"/>
                      </m:rPr>
                      <w:rPr>
                        <w:rFonts w:ascii="Cambria Math" w:eastAsia="CharisSIL" w:hAnsi="Cambria Math" w:cs="Times New Roman"/>
                        <w:szCs w:val="24"/>
                        <w:lang w:eastAsia="zh-CN"/>
                      </w:rPr>
                      <m:t>min</m:t>
                    </m:r>
                  </m:fName>
                  <m:e>
                    <m:r>
                      <w:rPr>
                        <w:rFonts w:ascii="Cambria Math" w:eastAsia="CharisSIL" w:hAnsi="Cambria Math" w:cs="Times New Roman"/>
                        <w:szCs w:val="24"/>
                        <w:lang w:eastAsia="zh-CN"/>
                      </w:rPr>
                      <m:t>eGFR ≥90</m:t>
                    </m:r>
                  </m:e>
                </m:func>
              </m:e>
              <m:e>
                <m:r>
                  <w:rPr>
                    <w:rFonts w:ascii="Cambria Math" w:eastAsia="CharisSIL" w:hAnsi="Cambria Math" w:cs="Times New Roman"/>
                    <w:szCs w:val="24"/>
                    <w:lang w:eastAsia="zh-CN"/>
                  </w:rPr>
                  <m:t>2. if 60≤</m:t>
                </m:r>
                <m:func>
                  <m:funcPr>
                    <m:ctrlPr>
                      <w:rPr>
                        <w:rFonts w:ascii="Cambria Math" w:eastAsia="CharisSIL" w:hAnsi="Cambria Math" w:cs="Times New Roman"/>
                        <w:i/>
                        <w:szCs w:val="24"/>
                        <w:lang w:eastAsia="zh-CN"/>
                      </w:rPr>
                    </m:ctrlPr>
                  </m:funcPr>
                  <m:fName>
                    <m:r>
                      <m:rPr>
                        <m:sty m:val="p"/>
                      </m:rPr>
                      <w:rPr>
                        <w:rFonts w:ascii="Cambria Math" w:eastAsia="CharisSIL" w:hAnsi="Cambria Math" w:cs="Times New Roman"/>
                        <w:szCs w:val="24"/>
                        <w:lang w:eastAsia="zh-CN"/>
                      </w:rPr>
                      <m:t>min</m:t>
                    </m:r>
                  </m:fName>
                  <m:e>
                    <m:r>
                      <w:rPr>
                        <w:rFonts w:ascii="Cambria Math" w:eastAsia="CharisSIL" w:hAnsi="Cambria Math" w:cs="Times New Roman"/>
                        <w:szCs w:val="24"/>
                        <w:lang w:eastAsia="zh-CN"/>
                      </w:rPr>
                      <m:t>eGFR&lt;90</m:t>
                    </m:r>
                  </m:e>
                </m:func>
                <m:ctrlPr>
                  <w:rPr>
                    <w:rFonts w:ascii="Cambria Math" w:eastAsia="Cambria Math" w:hAnsi="Cambria Math" w:cs="Times New Roman"/>
                    <w:i/>
                    <w:szCs w:val="24"/>
                  </w:rPr>
                </m:ctrlPr>
              </m:e>
              <m:e>
                <m:r>
                  <w:rPr>
                    <w:rFonts w:ascii="Cambria Math" w:eastAsia="Cambria Math" w:hAnsi="Cambria Math" w:cs="Times New Roman"/>
                    <w:szCs w:val="24"/>
                  </w:rPr>
                  <m:t>3. if 30≤</m:t>
                </m:r>
                <m:func>
                  <m:funcPr>
                    <m:ctrlPr>
                      <w:rPr>
                        <w:rFonts w:ascii="Cambria Math" w:eastAsia="Cambria Math" w:hAnsi="Cambria Math" w:cs="Times New Roman"/>
                        <w:i/>
                        <w:szCs w:val="24"/>
                      </w:rPr>
                    </m:ctrlPr>
                  </m:funcPr>
                  <m:fName>
                    <m:r>
                      <m:rPr>
                        <m:sty m:val="p"/>
                      </m:rPr>
                      <w:rPr>
                        <w:rFonts w:ascii="Cambria Math" w:eastAsia="Cambria Math" w:hAnsi="Cambria Math" w:cs="Times New Roman"/>
                        <w:szCs w:val="24"/>
                      </w:rPr>
                      <m:t>min</m:t>
                    </m:r>
                  </m:fName>
                  <m:e>
                    <m:r>
                      <w:rPr>
                        <w:rFonts w:ascii="Cambria Math" w:eastAsia="Cambria Math" w:hAnsi="Cambria Math" w:cs="Times New Roman"/>
                        <w:szCs w:val="24"/>
                      </w:rPr>
                      <m:t>eGFR&lt;60</m:t>
                    </m:r>
                  </m:e>
                </m:func>
                <m:ctrlPr>
                  <w:rPr>
                    <w:rFonts w:ascii="Cambria Math" w:eastAsia="Cambria Math" w:hAnsi="Cambria Math" w:cs="Times New Roman"/>
                    <w:i/>
                    <w:szCs w:val="24"/>
                  </w:rPr>
                </m:ctrlPr>
              </m:e>
              <m:e>
                <m:r>
                  <w:rPr>
                    <w:rFonts w:ascii="Cambria Math" w:eastAsia="Cambria Math" w:hAnsi="Cambria Math" w:cs="Times New Roman"/>
                    <w:szCs w:val="24"/>
                  </w:rPr>
                  <m:t>4.  if 15&lt;</m:t>
                </m:r>
                <m:func>
                  <m:funcPr>
                    <m:ctrlPr>
                      <w:rPr>
                        <w:rFonts w:ascii="Cambria Math" w:eastAsia="Cambria Math" w:hAnsi="Cambria Math" w:cs="Times New Roman"/>
                        <w:i/>
                        <w:szCs w:val="24"/>
                      </w:rPr>
                    </m:ctrlPr>
                  </m:funcPr>
                  <m:fName>
                    <m:r>
                      <m:rPr>
                        <m:sty m:val="p"/>
                      </m:rPr>
                      <w:rPr>
                        <w:rFonts w:ascii="Cambria Math" w:eastAsia="Cambria Math" w:hAnsi="Cambria Math" w:cs="Times New Roman"/>
                        <w:szCs w:val="24"/>
                      </w:rPr>
                      <m:t>min</m:t>
                    </m:r>
                  </m:fName>
                  <m:e>
                    <m:r>
                      <w:rPr>
                        <w:rFonts w:ascii="Cambria Math" w:eastAsia="Cambria Math" w:hAnsi="Cambria Math" w:cs="Times New Roman"/>
                        <w:szCs w:val="24"/>
                      </w:rPr>
                      <m:t>eGFR≤30</m:t>
                    </m:r>
                  </m:e>
                </m:func>
                <m:ctrlPr>
                  <w:rPr>
                    <w:rFonts w:ascii="Cambria Math" w:eastAsia="Cambria Math" w:hAnsi="Cambria Math" w:cs="Times New Roman"/>
                    <w:i/>
                    <w:szCs w:val="24"/>
                  </w:rPr>
                </m:ctrlPr>
              </m:e>
              <m:e>
                <m:r>
                  <w:rPr>
                    <w:rFonts w:ascii="Cambria Math" w:eastAsia="Cambria Math" w:hAnsi="Cambria Math" w:cs="Times New Roman"/>
                    <w:szCs w:val="24"/>
                  </w:rPr>
                  <m:t>5.  if</m:t>
                </m:r>
                <m:func>
                  <m:funcPr>
                    <m:ctrlPr>
                      <w:rPr>
                        <w:rFonts w:ascii="Cambria Math" w:eastAsia="Cambria Math" w:hAnsi="Cambria Math" w:cs="Times New Roman"/>
                        <w:i/>
                        <w:szCs w:val="24"/>
                      </w:rPr>
                    </m:ctrlPr>
                  </m:funcPr>
                  <m:fName>
                    <m:r>
                      <m:rPr>
                        <m:sty m:val="p"/>
                      </m:rPr>
                      <w:rPr>
                        <w:rFonts w:ascii="Cambria Math" w:eastAsia="Cambria Math" w:hAnsi="Cambria Math" w:cs="Times New Roman"/>
                        <w:szCs w:val="24"/>
                      </w:rPr>
                      <m:t>min</m:t>
                    </m:r>
                  </m:fName>
                  <m:e>
                    <m:r>
                      <w:rPr>
                        <w:rFonts w:ascii="Cambria Math" w:eastAsia="Cambria Math" w:hAnsi="Cambria Math" w:cs="Times New Roman"/>
                        <w:szCs w:val="24"/>
                      </w:rPr>
                      <m:t>eGFR≤15</m:t>
                    </m:r>
                  </m:e>
                </m:func>
              </m:e>
            </m:eqArr>
          </m:e>
        </m:d>
      </m:oMath>
      <w:r w:rsidRPr="00C65916">
        <w:rPr>
          <w:rFonts w:eastAsia="CharisSIL" w:cs="Times New Roman"/>
          <w:szCs w:val="24"/>
          <w:lang w:eastAsia="zh-CN"/>
        </w:rPr>
        <w:t xml:space="preserve">                        (6)</w:t>
      </w:r>
    </w:p>
    <w:p w:rsidR="007B0DD3" w:rsidRPr="00C65916" w:rsidRDefault="007B0DD3" w:rsidP="007B0DD3">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 xml:space="preserve">The true labels were also merged into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matrix based on their index (patient ID).</w:t>
      </w:r>
    </w:p>
    <w:p w:rsidR="007B0DD3" w:rsidRDefault="007B0DD3" w:rsidP="007B0DD3">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 xml:space="preserve">The current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matrix includes 61,740 unique patients, and each patient has 7 years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values from 2011 to 2017 and labels for the CKD stage from 1 to 5. The final data table was created by merging the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table with the demographic table and the disease table by matching their patient IDs.</w:t>
      </w:r>
    </w:p>
    <w:p w:rsidR="007B0DD3" w:rsidRPr="00E57561" w:rsidRDefault="007B0DD3" w:rsidP="007B0DD3">
      <w:pPr>
        <w:autoSpaceDE w:val="0"/>
        <w:autoSpaceDN w:val="0"/>
        <w:adjustRightInd w:val="0"/>
        <w:spacing w:after="0"/>
        <w:rPr>
          <w:rFonts w:eastAsia="CharisSIL" w:cs="Times New Roman"/>
          <w:szCs w:val="24"/>
          <w:lang w:eastAsia="zh-CN"/>
        </w:rPr>
      </w:pPr>
    </w:p>
    <w:p w:rsidR="007B0DD3" w:rsidRPr="00C65916" w:rsidRDefault="007B0DD3" w:rsidP="007B0DD3">
      <w:pPr>
        <w:pStyle w:val="Heading2"/>
        <w:rPr>
          <w:rFonts w:cs="Times New Roman"/>
          <w:b/>
          <w:szCs w:val="24"/>
        </w:rPr>
      </w:pPr>
      <w:bookmarkStart w:id="153" w:name="_Toc22586982"/>
      <w:r w:rsidRPr="00C65916">
        <w:rPr>
          <w:rFonts w:cs="Times New Roman"/>
          <w:b/>
          <w:szCs w:val="24"/>
        </w:rPr>
        <w:lastRenderedPageBreak/>
        <w:t>4.2 Construction of Random Forest Regression Model</w:t>
      </w:r>
      <w:bookmarkEnd w:id="153"/>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The longitudinal design of this study enables the estimation the future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 from the past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values adjusted by clinical covariates. We selected Random Forest regression as the primary model because of its efficiency and accuracy to predict 1 year, 2 years and 3 years </w:t>
      </w:r>
      <w:proofErr w:type="spellStart"/>
      <w:r w:rsidRPr="00C65916">
        <w:rPr>
          <w:rFonts w:eastAsia="CharisSIL" w:cs="Times New Roman"/>
          <w:szCs w:val="24"/>
          <w:lang w:eastAsia="zh-CN"/>
        </w:rPr>
        <w:t>eGFRs</w:t>
      </w:r>
      <w:proofErr w:type="spellEnd"/>
      <w:r w:rsidRPr="00C65916">
        <w:rPr>
          <w:rFonts w:eastAsia="CharisSIL" w:cs="Times New Roman"/>
          <w:szCs w:val="24"/>
          <w:lang w:eastAsia="zh-CN"/>
        </w:rPr>
        <w:t xml:space="preserve"> from the historical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records between years 2011–14.</w:t>
      </w:r>
    </w:p>
    <w:p w:rsidR="007B0DD3" w:rsidRPr="00C65916"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i/>
          <w:iCs/>
          <w:szCs w:val="24"/>
          <w:lang w:eastAsia="zh-CN"/>
        </w:rPr>
        <w:t>Baseline covariates and predictors</w:t>
      </w:r>
      <w:r w:rsidRPr="00C65916">
        <w:rPr>
          <w:rFonts w:eastAsia="CharisSIL" w:cs="Times New Roman"/>
          <w:szCs w:val="24"/>
          <w:lang w:eastAsia="zh-CN"/>
        </w:rPr>
        <w:t xml:space="preserve">: The variables included in the analysis were baseline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age, gender, ethnicity, body mass index (BMI), hypertension, diabetes, obesity.</w:t>
      </w:r>
    </w:p>
    <w:p w:rsidR="007B0DD3" w:rsidRPr="00C65916"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i/>
          <w:iCs/>
          <w:szCs w:val="24"/>
          <w:lang w:eastAsia="zh-CN"/>
        </w:rPr>
        <w:t xml:space="preserve">Outcome: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values in the year 2015, 2016, and 2017 were considered as the outcome variable. This is based on the consensus that GFR is the b</w:t>
      </w:r>
      <w:r w:rsidR="00275A34">
        <w:rPr>
          <w:rFonts w:eastAsia="CharisSIL" w:cs="Times New Roman"/>
          <w:szCs w:val="24"/>
          <w:lang w:eastAsia="zh-CN"/>
        </w:rPr>
        <w:t>est measure of kidney function</w:t>
      </w:r>
      <w:r w:rsidRPr="00C65916">
        <w:rPr>
          <w:rFonts w:eastAsia="CharisSIL" w:cs="Times New Roman"/>
          <w:szCs w:val="24"/>
          <w:lang w:eastAsia="zh-CN"/>
        </w:rPr>
        <w:t>.</w:t>
      </w:r>
    </w:p>
    <w:p w:rsidR="007B0DD3" w:rsidRPr="00C65916"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i/>
          <w:iCs/>
          <w:szCs w:val="24"/>
          <w:lang w:eastAsia="zh-CN"/>
        </w:rPr>
        <w:t xml:space="preserve">Model development: </w:t>
      </w:r>
      <w:r w:rsidRPr="00C65916">
        <w:rPr>
          <w:rFonts w:eastAsia="CharisSIL" w:cs="Times New Roman"/>
          <w:szCs w:val="24"/>
          <w:lang w:eastAsia="zh-CN"/>
        </w:rPr>
        <w:t xml:space="preserve">the inputs of this model are the attributes of the </w:t>
      </w:r>
      <w:proofErr w:type="spellStart"/>
      <w:r w:rsidRPr="00C65916">
        <w:rPr>
          <w:rFonts w:eastAsia="CharisSIL" w:cs="Times New Roman"/>
          <w:i/>
          <w:iCs/>
          <w:szCs w:val="24"/>
          <w:lang w:eastAsia="zh-CN"/>
        </w:rPr>
        <w:t>i</w:t>
      </w:r>
      <w:r w:rsidRPr="00C65916">
        <w:rPr>
          <w:rFonts w:eastAsia="CharisSIL" w:cs="Times New Roman"/>
          <w:szCs w:val="24"/>
          <w:lang w:eastAsia="zh-CN"/>
        </w:rPr>
        <w:t>th</w:t>
      </w:r>
      <w:proofErr w:type="spellEnd"/>
      <w:r w:rsidRPr="00C65916">
        <w:rPr>
          <w:rFonts w:eastAsia="CharisSIL" w:cs="Times New Roman"/>
          <w:szCs w:val="24"/>
          <w:lang w:eastAsia="zh-CN"/>
        </w:rPr>
        <w:t xml:space="preserve"> patient denoted by a vector </w:t>
      </w:r>
      <w:r w:rsidRPr="00C65916">
        <w:rPr>
          <w:rFonts w:eastAsia="CharisSIL" w:cs="Times New Roman"/>
          <w:i/>
          <w:iCs/>
          <w:szCs w:val="24"/>
          <w:lang w:eastAsia="zh-CN"/>
        </w:rPr>
        <w:t xml:space="preserve">Xi = </w:t>
      </w:r>
      <w:r w:rsidRPr="00C65916">
        <w:rPr>
          <w:rFonts w:eastAsia="CharisSIL" w:cs="Times New Roman"/>
          <w:szCs w:val="24"/>
          <w:lang w:eastAsia="zh-CN"/>
        </w:rPr>
        <w:t>(</w:t>
      </w:r>
      <w:r w:rsidRPr="00C65916">
        <w:rPr>
          <w:rFonts w:eastAsia="CharisSIL" w:cs="Times New Roman"/>
          <w:i/>
          <w:iCs/>
          <w:szCs w:val="24"/>
          <w:lang w:eastAsia="zh-CN"/>
        </w:rPr>
        <w:t>xi</w:t>
      </w:r>
      <w:r w:rsidRPr="00C65916">
        <w:rPr>
          <w:rFonts w:eastAsia="CharisSIL" w:cs="Times New Roman"/>
          <w:szCs w:val="24"/>
          <w:lang w:eastAsia="zh-CN"/>
        </w:rPr>
        <w:t>1</w:t>
      </w:r>
      <w:proofErr w:type="gramStart"/>
      <w:r w:rsidRPr="00C65916">
        <w:rPr>
          <w:rFonts w:eastAsia="CharisSIL" w:cs="Times New Roman"/>
          <w:szCs w:val="24"/>
          <w:lang w:eastAsia="zh-CN"/>
        </w:rPr>
        <w:t>,</w:t>
      </w:r>
      <w:r w:rsidRPr="00C65916">
        <w:rPr>
          <w:rFonts w:eastAsia="CharisSIL" w:cs="Times New Roman"/>
          <w:i/>
          <w:iCs/>
          <w:szCs w:val="24"/>
          <w:lang w:eastAsia="zh-CN"/>
        </w:rPr>
        <w:t>…</w:t>
      </w:r>
      <w:r w:rsidRPr="00C65916">
        <w:rPr>
          <w:rFonts w:eastAsia="CharisSIL" w:cs="Times New Roman"/>
          <w:szCs w:val="24"/>
          <w:lang w:eastAsia="zh-CN"/>
        </w:rPr>
        <w:t>,</w:t>
      </w:r>
      <w:proofErr w:type="gramEnd"/>
      <w:r w:rsidRPr="00C65916">
        <w:rPr>
          <w:rFonts w:eastAsia="CharisSIL" w:cs="Times New Roman"/>
          <w:szCs w:val="24"/>
          <w:lang w:eastAsia="zh-CN"/>
        </w:rPr>
        <w:t xml:space="preserve"> </w:t>
      </w:r>
      <w:proofErr w:type="spellStart"/>
      <w:r w:rsidRPr="00C65916">
        <w:rPr>
          <w:rFonts w:eastAsia="CharisSIL" w:cs="Times New Roman"/>
          <w:i/>
          <w:iCs/>
          <w:szCs w:val="24"/>
          <w:lang w:eastAsia="zh-CN"/>
        </w:rPr>
        <w:t>xin</w:t>
      </w:r>
      <w:proofErr w:type="spellEnd"/>
      <w:r w:rsidRPr="00C65916">
        <w:rPr>
          <w:rFonts w:eastAsia="CharisSIL" w:cs="Times New Roman"/>
          <w:szCs w:val="24"/>
          <w:lang w:eastAsia="zh-CN"/>
        </w:rPr>
        <w:t xml:space="preserve">) which includes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values from multiple years and other covariates listed in Table 1. The output is the future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for the </w:t>
      </w:r>
      <w:proofErr w:type="spellStart"/>
      <w:r w:rsidRPr="00C65916">
        <w:rPr>
          <w:rFonts w:eastAsia="CharisSIL" w:cs="Times New Roman"/>
          <w:i/>
          <w:iCs/>
          <w:szCs w:val="24"/>
          <w:lang w:eastAsia="zh-CN"/>
        </w:rPr>
        <w:t>i</w:t>
      </w:r>
      <w:r w:rsidRPr="00C65916">
        <w:rPr>
          <w:rFonts w:eastAsia="CharisSIL" w:cs="Times New Roman"/>
          <w:szCs w:val="24"/>
          <w:lang w:eastAsia="zh-CN"/>
        </w:rPr>
        <w:t>th</w:t>
      </w:r>
      <w:proofErr w:type="spellEnd"/>
      <w:r w:rsidRPr="00C65916">
        <w:rPr>
          <w:rFonts w:eastAsia="CharisSIL" w:cs="Times New Roman"/>
          <w:szCs w:val="24"/>
          <w:lang w:eastAsia="zh-CN"/>
        </w:rPr>
        <w:t xml:space="preserve"> patient denoted by </w:t>
      </w:r>
      <w:proofErr w:type="spellStart"/>
      <w:r w:rsidRPr="00C65916">
        <w:rPr>
          <w:rFonts w:eastAsia="CharisSIL" w:cs="Times New Roman"/>
          <w:i/>
          <w:iCs/>
          <w:szCs w:val="24"/>
          <w:lang w:eastAsia="zh-CN"/>
        </w:rPr>
        <w:t>Gij</w:t>
      </w:r>
      <w:proofErr w:type="spellEnd"/>
      <w:r w:rsidRPr="00C65916">
        <w:rPr>
          <w:rFonts w:eastAsia="CharisSIL" w:cs="Times New Roman"/>
          <w:i/>
          <w:iCs/>
          <w:szCs w:val="24"/>
          <w:lang w:eastAsia="zh-CN"/>
        </w:rPr>
        <w:t xml:space="preserve"> </w:t>
      </w:r>
      <w:r w:rsidRPr="00C65916">
        <w:rPr>
          <w:rFonts w:eastAsia="CharisSIL" w:cs="Times New Roman"/>
          <w:szCs w:val="24"/>
          <w:lang w:eastAsia="zh-CN"/>
        </w:rPr>
        <w:t xml:space="preserve">where </w:t>
      </w:r>
      <w:r w:rsidRPr="00C65916">
        <w:rPr>
          <w:rFonts w:eastAsia="CharisSIL" w:cs="Times New Roman"/>
          <w:i/>
          <w:iCs/>
          <w:szCs w:val="24"/>
          <w:lang w:eastAsia="zh-CN"/>
        </w:rPr>
        <w:t>j</w:t>
      </w:r>
      <w:r w:rsidRPr="00C65916">
        <w:rPr>
          <w:rFonts w:eastAsia="CharisSIL" w:cs="Times New Roman"/>
          <w:szCs w:val="24"/>
          <w:lang w:eastAsia="zh-CN"/>
        </w:rPr>
        <w:t xml:space="preserve"> indicating a future year.</w:t>
      </w:r>
    </w:p>
    <w:p w:rsidR="007B0DD3" w:rsidRPr="00C65916" w:rsidRDefault="007B0DD3" w:rsidP="00847B4C">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 xml:space="preserve">In the computational experiment, we used the processed dataset with 61,740 unique patients. For building the model in predicting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of 2015, the patient must have recorded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in 2015, and at least two recorded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between 2011 and 2014. Similar requirements were used in predicting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of 2016 and 2017. Other years’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values were imputed and filled by the median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 of each patient. All models were bu</w:t>
      </w:r>
      <w:r w:rsidR="00275A34">
        <w:rPr>
          <w:rFonts w:eastAsia="CharisSIL" w:cs="Times New Roman"/>
          <w:szCs w:val="24"/>
          <w:lang w:eastAsia="zh-CN"/>
        </w:rPr>
        <w:t xml:space="preserve">ilt using </w:t>
      </w:r>
      <w:proofErr w:type="spellStart"/>
      <w:r w:rsidR="00275A34">
        <w:rPr>
          <w:rFonts w:eastAsia="CharisSIL" w:cs="Times New Roman"/>
          <w:szCs w:val="24"/>
          <w:lang w:eastAsia="zh-CN"/>
        </w:rPr>
        <w:t>scikit</w:t>
      </w:r>
      <w:proofErr w:type="spellEnd"/>
      <w:r w:rsidR="00275A34">
        <w:rPr>
          <w:rFonts w:eastAsia="CharisSIL" w:cs="Times New Roman"/>
          <w:szCs w:val="24"/>
          <w:lang w:eastAsia="zh-CN"/>
        </w:rPr>
        <w:t xml:space="preserve">-learn package </w:t>
      </w:r>
      <w:r w:rsidR="00275A34" w:rsidRPr="00C65916">
        <w:rPr>
          <w:rFonts w:cs="Times New Roman"/>
          <w:color w:val="000000"/>
          <w:szCs w:val="24"/>
          <w:shd w:val="clear" w:color="auto" w:fill="FFFFFF"/>
        </w:rPr>
        <w:fldChar w:fldCharType="begin"/>
      </w:r>
      <w:r w:rsidR="00275A3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275A34" w:rsidRPr="00C65916">
        <w:rPr>
          <w:rFonts w:cs="Times New Roman"/>
          <w:color w:val="000000"/>
          <w:szCs w:val="24"/>
          <w:shd w:val="clear" w:color="auto" w:fill="FFFFFF"/>
        </w:rPr>
        <w:fldChar w:fldCharType="separate"/>
      </w:r>
      <w:r w:rsidR="00275A34" w:rsidRPr="00C65916">
        <w:rPr>
          <w:rFonts w:cs="Times New Roman"/>
          <w:noProof/>
          <w:color w:val="000000"/>
          <w:szCs w:val="24"/>
          <w:shd w:val="clear" w:color="auto" w:fill="FFFFFF"/>
        </w:rPr>
        <w:t>[</w:t>
      </w:r>
      <w:r w:rsidR="00325DD5">
        <w:rPr>
          <w:rFonts w:cs="Arial"/>
          <w:noProof/>
          <w:color w:val="000000" w:themeColor="text1"/>
          <w:sz w:val="22"/>
        </w:rPr>
        <w:t>151</w:t>
      </w:r>
      <w:r w:rsidR="00275A34" w:rsidRPr="00C65916">
        <w:rPr>
          <w:rFonts w:cs="Times New Roman"/>
          <w:noProof/>
          <w:color w:val="000000"/>
          <w:szCs w:val="24"/>
          <w:shd w:val="clear" w:color="auto" w:fill="FFFFFF"/>
        </w:rPr>
        <w:t>]</w:t>
      </w:r>
      <w:r w:rsidR="00275A34"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The parameters of Random Forest </w:t>
      </w:r>
      <w:proofErr w:type="spellStart"/>
      <w:r w:rsidRPr="00C65916">
        <w:rPr>
          <w:rFonts w:eastAsia="CharisSIL" w:cs="Times New Roman"/>
          <w:szCs w:val="24"/>
          <w:lang w:eastAsia="zh-CN"/>
        </w:rPr>
        <w:t>Regressor</w:t>
      </w:r>
      <w:proofErr w:type="spellEnd"/>
      <w:r w:rsidRPr="00C65916">
        <w:rPr>
          <w:rFonts w:eastAsia="CharisSIL" w:cs="Times New Roman"/>
          <w:szCs w:val="24"/>
          <w:lang w:eastAsia="zh-CN"/>
        </w:rPr>
        <w:t xml:space="preserve"> were determined using the grid-search method. Only two parameters, number of estimators and maximum number of features, were tuned because they can determine </w:t>
      </w:r>
      <w:r w:rsidRPr="00C65916">
        <w:rPr>
          <w:rFonts w:eastAsia="CharisSIL" w:cs="Times New Roman"/>
          <w:szCs w:val="24"/>
          <w:lang w:eastAsia="zh-CN"/>
        </w:rPr>
        <w:lastRenderedPageBreak/>
        <w:t>numbers of trees in forest and how the tree will split and grow. We also randomly split the dataset and repeat the training process five times with different sets to avoid over fitting for our models.</w:t>
      </w:r>
    </w:p>
    <w:p w:rsidR="007B0DD3" w:rsidRPr="00C65916" w:rsidRDefault="007B0DD3" w:rsidP="007B0DD3">
      <w:pPr>
        <w:pStyle w:val="Heading2"/>
        <w:rPr>
          <w:rFonts w:cs="Times New Roman"/>
          <w:b/>
          <w:szCs w:val="24"/>
        </w:rPr>
      </w:pPr>
      <w:bookmarkStart w:id="154" w:name="_Toc22586983"/>
      <w:r w:rsidRPr="00C65916">
        <w:rPr>
          <w:rFonts w:cs="Times New Roman"/>
          <w:b/>
          <w:szCs w:val="24"/>
        </w:rPr>
        <w:t>4.3 Assessment of model performance</w:t>
      </w:r>
      <w:bookmarkEnd w:id="154"/>
    </w:p>
    <w:p w:rsidR="007B0DD3" w:rsidRPr="00C65916" w:rsidRDefault="007B0DD3" w:rsidP="007B0DD3">
      <w:pPr>
        <w:pStyle w:val="Heading3"/>
        <w:rPr>
          <w:rFonts w:cs="Times New Roman"/>
        </w:rPr>
      </w:pPr>
      <w:bookmarkStart w:id="155" w:name="_Toc22586984"/>
      <w:r w:rsidRPr="00C65916">
        <w:rPr>
          <w:rFonts w:cs="Times New Roman"/>
        </w:rPr>
        <w:t>4.</w:t>
      </w:r>
      <w:r w:rsidRPr="00C65916">
        <w:rPr>
          <w:rFonts w:cs="Times New Roman"/>
          <w:lang w:eastAsia="zh-CN"/>
        </w:rPr>
        <w:t>3</w:t>
      </w:r>
      <w:r w:rsidRPr="00C65916">
        <w:rPr>
          <w:rFonts w:cs="Times New Roman"/>
        </w:rPr>
        <w:t>.</w:t>
      </w:r>
      <w:r w:rsidRPr="00C65916">
        <w:rPr>
          <w:rFonts w:cs="Times New Roman"/>
          <w:lang w:eastAsia="zh-CN"/>
        </w:rPr>
        <w:t>1</w:t>
      </w:r>
      <w:r w:rsidRPr="00C65916">
        <w:rPr>
          <w:rFonts w:cs="Times New Roman"/>
        </w:rPr>
        <w:t xml:space="preserve"> Goodness-of-fit</w:t>
      </w:r>
      <w:bookmarkEnd w:id="155"/>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The model fit of the proposed Random Forest Regression was measured using the coefficient of determination </w:t>
      </w:r>
      <w:r w:rsidRPr="00C65916">
        <w:rPr>
          <w:rFonts w:eastAsia="CharisSIL" w:cs="Times New Roman"/>
          <w:i/>
          <w:iCs/>
          <w:szCs w:val="24"/>
          <w:lang w:eastAsia="zh-CN"/>
        </w:rPr>
        <w:t>R</w:t>
      </w:r>
      <w:r w:rsidRPr="00C65916">
        <w:rPr>
          <w:rFonts w:eastAsia="CharisSIL" w:cs="Times New Roman"/>
          <w:szCs w:val="24"/>
          <w:lang w:eastAsia="zh-CN"/>
        </w:rPr>
        <w:t xml:space="preserve">2 to show how well the fitted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 approximates the real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 </w:t>
      </w:r>
      <w:r w:rsidRPr="00C65916">
        <w:rPr>
          <w:rFonts w:eastAsia="CharisSIL" w:cs="Times New Roman"/>
          <w:i/>
          <w:iCs/>
          <w:szCs w:val="24"/>
          <w:lang w:eastAsia="zh-CN"/>
        </w:rPr>
        <w:t>R</w:t>
      </w:r>
      <w:r w:rsidRPr="00C65916">
        <w:rPr>
          <w:rFonts w:eastAsia="CharisSIL" w:cs="Times New Roman"/>
          <w:szCs w:val="24"/>
          <w:lang w:eastAsia="zh-CN"/>
        </w:rPr>
        <w:t xml:space="preserve">2 is a measure used to represent the percent of variation explained, i.e., the proportion of variance in the dependent variable that can directly be attributed to variance in the independent variables. An </w:t>
      </w:r>
      <w:r w:rsidRPr="00C65916">
        <w:rPr>
          <w:rFonts w:eastAsia="CharisSIL" w:cs="Times New Roman"/>
          <w:i/>
          <w:iCs/>
          <w:szCs w:val="24"/>
          <w:lang w:eastAsia="zh-CN"/>
        </w:rPr>
        <w:t>R</w:t>
      </w:r>
      <w:r w:rsidRPr="00C65916">
        <w:rPr>
          <w:rFonts w:eastAsia="CharisSIL" w:cs="Times New Roman"/>
          <w:szCs w:val="24"/>
          <w:lang w:eastAsia="zh-CN"/>
        </w:rPr>
        <w:t xml:space="preserve">2 of 1 would indicate all changes we see in the dependent variable are caused by changing our independent variables, whereas an </w:t>
      </w:r>
      <w:r w:rsidRPr="00C65916">
        <w:rPr>
          <w:rFonts w:eastAsia="CharisSIL" w:cs="Times New Roman"/>
          <w:i/>
          <w:iCs/>
          <w:szCs w:val="24"/>
          <w:lang w:eastAsia="zh-CN"/>
        </w:rPr>
        <w:t>R</w:t>
      </w:r>
      <w:r w:rsidRPr="00C65916">
        <w:rPr>
          <w:rFonts w:eastAsia="CharisSIL" w:cs="Times New Roman"/>
          <w:szCs w:val="24"/>
          <w:lang w:eastAsia="zh-CN"/>
        </w:rPr>
        <w:t>2 of 0 means no such direct impact. We also checked the residual plot since randomly distributed residuals indicate the model fits the data well.</w:t>
      </w:r>
    </w:p>
    <w:p w:rsidR="007B0DD3" w:rsidRPr="00C65916" w:rsidRDefault="007B0DD3" w:rsidP="007B0DD3">
      <w:pPr>
        <w:pStyle w:val="Heading3"/>
        <w:rPr>
          <w:rFonts w:cs="Times New Roman"/>
        </w:rPr>
      </w:pPr>
      <w:bookmarkStart w:id="156" w:name="_Toc22586985"/>
      <w:r w:rsidRPr="00C65916">
        <w:rPr>
          <w:rFonts w:cs="Times New Roman"/>
        </w:rPr>
        <w:t>4.</w:t>
      </w:r>
      <w:r w:rsidRPr="00C65916">
        <w:rPr>
          <w:rFonts w:cs="Times New Roman"/>
          <w:lang w:eastAsia="zh-CN"/>
        </w:rPr>
        <w:t>3</w:t>
      </w:r>
      <w:r w:rsidRPr="00C65916">
        <w:rPr>
          <w:rFonts w:cs="Times New Roman"/>
        </w:rPr>
        <w:t>.</w:t>
      </w:r>
      <w:r w:rsidRPr="00C65916">
        <w:rPr>
          <w:rFonts w:cs="Times New Roman"/>
          <w:lang w:eastAsia="zh-CN"/>
        </w:rPr>
        <w:t>2</w:t>
      </w:r>
      <w:r w:rsidRPr="00C65916">
        <w:rPr>
          <w:rFonts w:cs="Times New Roman"/>
        </w:rPr>
        <w:t xml:space="preserve"> Discrimination</w:t>
      </w:r>
      <w:bookmarkEnd w:id="156"/>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The estimated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values were used to classify patients into different</w:t>
      </w:r>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CKD stages based on Eq. (1). Both micro-average and macro average were generated to illustrate the classification accuracy of the Random Forest model.</w:t>
      </w:r>
    </w:p>
    <w:p w:rsidR="007B0DD3" w:rsidRPr="00C65916" w:rsidRDefault="007B0DD3" w:rsidP="007B0DD3">
      <w:pPr>
        <w:pStyle w:val="Heading2"/>
        <w:rPr>
          <w:rFonts w:cs="Times New Roman"/>
          <w:b/>
          <w:szCs w:val="24"/>
        </w:rPr>
      </w:pPr>
      <w:bookmarkStart w:id="157" w:name="_Toc22586986"/>
      <w:r w:rsidRPr="00C65916">
        <w:rPr>
          <w:rFonts w:cs="Times New Roman"/>
          <w:b/>
          <w:szCs w:val="24"/>
        </w:rPr>
        <w:t>4.4 Results</w:t>
      </w:r>
      <w:bookmarkEnd w:id="157"/>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In Random Forest regression analysis, the predicting accuracy was enhanced by optimizing the values of </w:t>
      </w:r>
      <w:proofErr w:type="spellStart"/>
      <w:r w:rsidRPr="00C65916">
        <w:rPr>
          <w:rFonts w:eastAsia="CharisSIL" w:cs="Times New Roman"/>
          <w:szCs w:val="24"/>
          <w:lang w:eastAsia="zh-CN"/>
        </w:rPr>
        <w:t>hyperparameters</w:t>
      </w:r>
      <w:proofErr w:type="spellEnd"/>
      <w:r w:rsidRPr="00C65916">
        <w:rPr>
          <w:rFonts w:eastAsia="CharisSIL" w:cs="Times New Roman"/>
          <w:szCs w:val="24"/>
          <w:lang w:eastAsia="zh-CN"/>
        </w:rPr>
        <w:t xml:space="preserve">, where the default values and the optimized values of the </w:t>
      </w:r>
      <w:proofErr w:type="spellStart"/>
      <w:r w:rsidRPr="00C65916">
        <w:rPr>
          <w:rFonts w:eastAsia="CharisSIL" w:cs="Times New Roman"/>
          <w:szCs w:val="24"/>
          <w:lang w:eastAsia="zh-CN"/>
        </w:rPr>
        <w:t>hyperparameters</w:t>
      </w:r>
      <w:proofErr w:type="spellEnd"/>
      <w:r w:rsidRPr="00C65916">
        <w:rPr>
          <w:rFonts w:eastAsia="CharisSIL" w:cs="Times New Roman"/>
          <w:szCs w:val="24"/>
          <w:lang w:eastAsia="zh-CN"/>
        </w:rPr>
        <w:t xml:space="preserve"> were shown in </w:t>
      </w:r>
      <w:r w:rsidRPr="00C65916">
        <w:rPr>
          <w:rFonts w:eastAsia="CharisSIL" w:cs="Times New Roman"/>
          <w:b/>
          <w:szCs w:val="24"/>
          <w:lang w:eastAsia="zh-CN"/>
        </w:rPr>
        <w:t xml:space="preserve">Table </w:t>
      </w:r>
      <w:r w:rsidR="00193A3C">
        <w:rPr>
          <w:rFonts w:eastAsia="CharisSIL" w:cs="Times New Roman"/>
          <w:b/>
          <w:szCs w:val="24"/>
          <w:lang w:eastAsia="zh-CN"/>
        </w:rPr>
        <w:t>11</w:t>
      </w:r>
      <w:r w:rsidRPr="00C65916">
        <w:rPr>
          <w:rFonts w:eastAsia="CharisSIL" w:cs="Times New Roman"/>
          <w:szCs w:val="24"/>
          <w:lang w:eastAsia="zh-CN"/>
        </w:rPr>
        <w:t xml:space="preserve">. The predicted versus observed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values in years 1–3 were plotted for both the default and optimized </w:t>
      </w:r>
      <w:proofErr w:type="spellStart"/>
      <w:r w:rsidRPr="00C65916">
        <w:rPr>
          <w:rFonts w:eastAsia="CharisSIL" w:cs="Times New Roman"/>
          <w:szCs w:val="24"/>
          <w:lang w:eastAsia="zh-CN"/>
        </w:rPr>
        <w:t>hyperparameters</w:t>
      </w:r>
      <w:proofErr w:type="spellEnd"/>
      <w:r w:rsidRPr="00C65916">
        <w:rPr>
          <w:rFonts w:eastAsia="CharisSIL" w:cs="Times New Roman"/>
          <w:szCs w:val="24"/>
          <w:lang w:eastAsia="zh-CN"/>
        </w:rPr>
        <w:t xml:space="preserve"> in </w:t>
      </w:r>
      <w:r w:rsidRPr="0068214E">
        <w:rPr>
          <w:rFonts w:eastAsia="CharisSIL" w:cs="Times New Roman"/>
          <w:b/>
          <w:bCs/>
          <w:szCs w:val="24"/>
          <w:lang w:eastAsia="zh-CN"/>
        </w:rPr>
        <w:t xml:space="preserve">Figure </w:t>
      </w:r>
      <w:r w:rsidR="00193A3C">
        <w:rPr>
          <w:rFonts w:eastAsia="CharisSIL" w:cs="Times New Roman"/>
          <w:b/>
          <w:bCs/>
          <w:szCs w:val="24"/>
          <w:lang w:eastAsia="zh-CN"/>
        </w:rPr>
        <w:t>7</w:t>
      </w:r>
      <w:r w:rsidRPr="00C65916">
        <w:rPr>
          <w:rFonts w:eastAsia="CharisSIL" w:cs="Times New Roman"/>
          <w:szCs w:val="24"/>
          <w:lang w:eastAsia="zh-CN"/>
        </w:rPr>
        <w:t xml:space="preserve">. The </w:t>
      </w:r>
      <w:r w:rsidRPr="00C65916">
        <w:rPr>
          <w:rFonts w:eastAsia="CharisSIL" w:cs="Times New Roman"/>
          <w:i/>
          <w:iCs/>
          <w:szCs w:val="24"/>
          <w:lang w:eastAsia="zh-CN"/>
        </w:rPr>
        <w:t>R</w:t>
      </w:r>
      <w:r w:rsidRPr="00C65916">
        <w:rPr>
          <w:rFonts w:eastAsia="CharisSIL" w:cs="Times New Roman"/>
          <w:szCs w:val="24"/>
          <w:lang w:eastAsia="zh-CN"/>
        </w:rPr>
        <w:t xml:space="preserve">2 was increased from default to optimized </w:t>
      </w:r>
      <w:proofErr w:type="spellStart"/>
      <w:r w:rsidRPr="00C65916">
        <w:rPr>
          <w:rFonts w:eastAsia="CharisSIL" w:cs="Times New Roman"/>
          <w:szCs w:val="24"/>
          <w:lang w:eastAsia="zh-CN"/>
        </w:rPr>
        <w:lastRenderedPageBreak/>
        <w:t>hyperparameters</w:t>
      </w:r>
      <w:proofErr w:type="spellEnd"/>
      <w:r w:rsidRPr="00C65916">
        <w:rPr>
          <w:rFonts w:eastAsia="CharisSIL" w:cs="Times New Roman"/>
          <w:szCs w:val="24"/>
          <w:lang w:eastAsia="zh-CN"/>
        </w:rPr>
        <w:t xml:space="preserve"> in each of the three years. The Root of Mean Squared Error (RMSE) in </w:t>
      </w:r>
      <w:r w:rsidRPr="0068214E">
        <w:rPr>
          <w:rFonts w:eastAsia="CharisSIL" w:cs="Times New Roman"/>
          <w:b/>
          <w:bCs/>
          <w:szCs w:val="24"/>
          <w:lang w:eastAsia="zh-CN"/>
        </w:rPr>
        <w:t xml:space="preserve">Figure </w:t>
      </w:r>
      <w:r w:rsidR="00193A3C">
        <w:rPr>
          <w:rFonts w:eastAsia="CharisSIL" w:cs="Times New Roman"/>
          <w:b/>
          <w:bCs/>
          <w:szCs w:val="24"/>
          <w:lang w:eastAsia="zh-CN"/>
        </w:rPr>
        <w:t>7</w:t>
      </w:r>
      <w:r w:rsidRPr="00C65916">
        <w:rPr>
          <w:rFonts w:eastAsia="CharisSIL" w:cs="Times New Roman"/>
          <w:szCs w:val="24"/>
          <w:lang w:eastAsia="zh-CN"/>
        </w:rPr>
        <w:t xml:space="preserve"> illustrated that the optimized </w:t>
      </w:r>
      <w:proofErr w:type="spellStart"/>
      <w:r w:rsidRPr="00C65916">
        <w:rPr>
          <w:rFonts w:eastAsia="CharisSIL" w:cs="Times New Roman"/>
          <w:szCs w:val="24"/>
          <w:lang w:eastAsia="zh-CN"/>
        </w:rPr>
        <w:t>hyperparameters</w:t>
      </w:r>
      <w:proofErr w:type="spellEnd"/>
      <w:r w:rsidRPr="00C65916">
        <w:rPr>
          <w:rFonts w:eastAsia="CharisSIL" w:cs="Times New Roman"/>
          <w:szCs w:val="24"/>
          <w:lang w:eastAsia="zh-CN"/>
        </w:rPr>
        <w:t xml:space="preserve"> provided a more accurate prediction that the default values. It is also worse noticing that the prediction accuracy decreased over time. With the optimal parameters, we further examined the importance of the features included in the analysis whose results were given in </w:t>
      </w:r>
      <w:r w:rsidRPr="0068214E">
        <w:rPr>
          <w:rFonts w:eastAsia="CharisSIL" w:cs="Times New Roman"/>
          <w:b/>
          <w:bCs/>
          <w:szCs w:val="24"/>
          <w:lang w:eastAsia="zh-CN"/>
        </w:rPr>
        <w:t xml:space="preserve">Figure </w:t>
      </w:r>
      <w:r w:rsidR="00193A3C">
        <w:rPr>
          <w:rFonts w:eastAsia="CharisSIL" w:cs="Times New Roman"/>
          <w:b/>
          <w:bCs/>
          <w:szCs w:val="24"/>
          <w:lang w:eastAsia="zh-CN"/>
        </w:rPr>
        <w:t>8</w:t>
      </w:r>
      <w:r w:rsidRPr="00C65916">
        <w:rPr>
          <w:rFonts w:eastAsia="CharisSIL" w:cs="Times New Roman"/>
          <w:szCs w:val="24"/>
          <w:lang w:eastAsia="zh-CN"/>
        </w:rPr>
        <w:t xml:space="preserve">. It is not surprising that previous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records played essential roles than other features since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is decreasing continuously over time. Although the information of age and BMI are considered in estima</w:t>
      </w:r>
      <w:r w:rsidR="00325DD5">
        <w:rPr>
          <w:rFonts w:eastAsia="CharisSIL" w:cs="Times New Roman"/>
          <w:szCs w:val="24"/>
          <w:lang w:eastAsia="zh-CN"/>
        </w:rPr>
        <w:t xml:space="preserve">ting GFR using the </w:t>
      </w:r>
      <w:proofErr w:type="spellStart"/>
      <w:r w:rsidR="00325DD5">
        <w:rPr>
          <w:rFonts w:eastAsia="CharisSIL" w:cs="Times New Roman"/>
          <w:szCs w:val="24"/>
          <w:lang w:eastAsia="zh-CN"/>
        </w:rPr>
        <w:t>eGFR</w:t>
      </w:r>
      <w:proofErr w:type="spellEnd"/>
      <w:r w:rsidR="00325DD5">
        <w:rPr>
          <w:rFonts w:eastAsia="CharisSIL" w:cs="Times New Roman"/>
          <w:szCs w:val="24"/>
          <w:lang w:eastAsia="zh-CN"/>
        </w:rPr>
        <w:t xml:space="preserve"> formula</w:t>
      </w:r>
      <w:r w:rsidRPr="00C65916">
        <w:rPr>
          <w:rFonts w:eastAsia="CharisSIL" w:cs="Times New Roman"/>
          <w:szCs w:val="24"/>
          <w:lang w:eastAsia="zh-CN"/>
        </w:rPr>
        <w:t xml:space="preserve">, predictions based solely on the previous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are not sufficient. Age and BMI, as illustrated in </w:t>
      </w:r>
      <w:r w:rsidRPr="0068214E">
        <w:rPr>
          <w:rFonts w:eastAsia="CharisSIL" w:cs="Times New Roman"/>
          <w:b/>
          <w:bCs/>
          <w:szCs w:val="24"/>
          <w:lang w:eastAsia="zh-CN"/>
        </w:rPr>
        <w:t xml:space="preserve">Figure </w:t>
      </w:r>
      <w:r w:rsidR="00193A3C">
        <w:rPr>
          <w:rFonts w:eastAsia="CharisSIL" w:cs="Times New Roman"/>
          <w:b/>
          <w:bCs/>
          <w:szCs w:val="24"/>
          <w:lang w:eastAsia="zh-CN"/>
        </w:rPr>
        <w:t>8</w:t>
      </w:r>
      <w:r w:rsidRPr="00C65916">
        <w:rPr>
          <w:rFonts w:eastAsia="CharisSIL" w:cs="Times New Roman"/>
          <w:szCs w:val="24"/>
          <w:lang w:eastAsia="zh-CN"/>
        </w:rPr>
        <w:t xml:space="preserve">, still contribute to 4.7–9% to the future three years of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respectively. All the other features, including Race, Gender, Obesity, Hypertension, and Diabetes, accounted for a total of 2.7–3.9% of the variances.</w:t>
      </w:r>
    </w:p>
    <w:p w:rsidR="007B0DD3" w:rsidRPr="00C65916" w:rsidRDefault="007B0DD3" w:rsidP="007B0DD3">
      <w:pPr>
        <w:tabs>
          <w:tab w:val="left" w:pos="975"/>
        </w:tabs>
        <w:spacing w:after="0" w:line="240" w:lineRule="auto"/>
        <w:jc w:val="center"/>
        <w:rPr>
          <w:rFonts w:eastAsiaTheme="minorEastAsia" w:cs="Times New Roman"/>
          <w:bCs/>
          <w:szCs w:val="24"/>
          <w:lang w:eastAsia="zh-CN"/>
        </w:rPr>
      </w:pPr>
      <w:bookmarkStart w:id="158" w:name="_Toc22579789"/>
      <w:r w:rsidRPr="00C65916">
        <w:rPr>
          <w:rFonts w:cs="Times New Roman"/>
          <w:color w:val="000000" w:themeColor="text1"/>
          <w:szCs w:val="24"/>
        </w:rPr>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0063345E">
        <w:rPr>
          <w:rFonts w:cs="Times New Roman"/>
          <w:noProof/>
          <w:color w:val="000000" w:themeColor="text1"/>
          <w:szCs w:val="24"/>
        </w:rPr>
        <w:t>11</w:t>
      </w:r>
      <w:r w:rsidRPr="00C65916">
        <w:rPr>
          <w:rFonts w:cs="Times New Roman"/>
          <w:i/>
          <w:color w:val="000000" w:themeColor="text1"/>
          <w:szCs w:val="24"/>
        </w:rPr>
        <w:fldChar w:fldCharType="end"/>
      </w:r>
      <w:r w:rsidRPr="00C65916">
        <w:rPr>
          <w:rFonts w:cs="Times New Roman"/>
          <w:color w:val="000000" w:themeColor="text1"/>
          <w:szCs w:val="24"/>
        </w:rPr>
        <w:t xml:space="preserve">. </w:t>
      </w:r>
      <w:proofErr w:type="spellStart"/>
      <w:r w:rsidRPr="00C65916">
        <w:rPr>
          <w:rFonts w:cs="Times New Roman"/>
          <w:color w:val="000000" w:themeColor="text1"/>
          <w:szCs w:val="24"/>
        </w:rPr>
        <w:t>Hyperparameters</w:t>
      </w:r>
      <w:proofErr w:type="spellEnd"/>
      <w:r w:rsidRPr="00C65916">
        <w:rPr>
          <w:rFonts w:cs="Times New Roman"/>
          <w:color w:val="000000" w:themeColor="text1"/>
          <w:szCs w:val="24"/>
        </w:rPr>
        <w:t xml:space="preserve"> used in the Random Forest Regression for the default and optimized models.</w:t>
      </w:r>
      <w:bookmarkEnd w:id="158"/>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2340"/>
        <w:gridCol w:w="2880"/>
        <w:gridCol w:w="3420"/>
      </w:tblGrid>
      <w:tr w:rsidR="007B0DD3" w:rsidRPr="00C65916" w:rsidTr="007B0DD3">
        <w:trPr>
          <w:trHeight w:val="707"/>
        </w:trPr>
        <w:tc>
          <w:tcPr>
            <w:tcW w:w="2340" w:type="dxa"/>
          </w:tcPr>
          <w:p w:rsidR="007B0DD3" w:rsidRPr="00C65916" w:rsidRDefault="007B0DD3" w:rsidP="007B0DD3">
            <w:pPr>
              <w:spacing w:after="120" w:line="240" w:lineRule="auto"/>
              <w:rPr>
                <w:rFonts w:cs="Times New Roman"/>
                <w:b/>
                <w:szCs w:val="24"/>
              </w:rPr>
            </w:pPr>
          </w:p>
        </w:tc>
        <w:tc>
          <w:tcPr>
            <w:tcW w:w="2880" w:type="dxa"/>
          </w:tcPr>
          <w:p w:rsidR="007B0DD3" w:rsidRPr="00C65916" w:rsidRDefault="007B0DD3" w:rsidP="007B0DD3">
            <w:pPr>
              <w:spacing w:after="120" w:line="240" w:lineRule="auto"/>
              <w:rPr>
                <w:rFonts w:cs="Times New Roman"/>
                <w:b/>
                <w:szCs w:val="24"/>
              </w:rPr>
            </w:pPr>
            <w:r w:rsidRPr="00C65916">
              <w:rPr>
                <w:rFonts w:cs="Times New Roman"/>
                <w:b/>
                <w:szCs w:val="24"/>
              </w:rPr>
              <w:t>Default</w:t>
            </w:r>
          </w:p>
        </w:tc>
        <w:tc>
          <w:tcPr>
            <w:tcW w:w="3420" w:type="dxa"/>
          </w:tcPr>
          <w:p w:rsidR="007B0DD3" w:rsidRPr="00C65916" w:rsidRDefault="007B0DD3" w:rsidP="007B0DD3">
            <w:pPr>
              <w:spacing w:after="120" w:line="240" w:lineRule="auto"/>
              <w:rPr>
                <w:rFonts w:cs="Times New Roman"/>
                <w:b/>
                <w:szCs w:val="24"/>
              </w:rPr>
            </w:pPr>
            <w:r w:rsidRPr="00C65916">
              <w:rPr>
                <w:rFonts w:cs="Times New Roman"/>
                <w:b/>
                <w:szCs w:val="24"/>
              </w:rPr>
              <w:t>Optimized</w:t>
            </w:r>
          </w:p>
        </w:tc>
      </w:tr>
      <w:tr w:rsidR="007B0DD3" w:rsidRPr="00C65916" w:rsidTr="007B0DD3">
        <w:trPr>
          <w:trHeight w:val="471"/>
        </w:trPr>
        <w:tc>
          <w:tcPr>
            <w:tcW w:w="2340" w:type="dxa"/>
          </w:tcPr>
          <w:p w:rsidR="007B0DD3" w:rsidRPr="00C65916" w:rsidRDefault="007B0DD3" w:rsidP="007B0DD3">
            <w:pPr>
              <w:spacing w:after="120" w:line="240" w:lineRule="auto"/>
              <w:rPr>
                <w:rFonts w:cs="Times New Roman"/>
                <w:szCs w:val="24"/>
              </w:rPr>
            </w:pPr>
            <w:r w:rsidRPr="00C65916">
              <w:rPr>
                <w:rFonts w:cs="Times New Roman"/>
                <w:szCs w:val="24"/>
              </w:rPr>
              <w:t># of trees</w:t>
            </w:r>
          </w:p>
          <w:p w:rsidR="007B0DD3" w:rsidRPr="00C65916" w:rsidRDefault="007B0DD3" w:rsidP="007B0DD3">
            <w:pPr>
              <w:spacing w:after="120" w:line="240" w:lineRule="auto"/>
              <w:rPr>
                <w:rFonts w:cs="Times New Roman"/>
                <w:szCs w:val="24"/>
              </w:rPr>
            </w:pPr>
            <w:r w:rsidRPr="00C65916">
              <w:rPr>
                <w:rFonts w:cs="Times New Roman"/>
                <w:szCs w:val="24"/>
              </w:rPr>
              <w:t>Max depth</w:t>
            </w:r>
          </w:p>
          <w:p w:rsidR="007B0DD3" w:rsidRPr="00C65916" w:rsidRDefault="007B0DD3" w:rsidP="007B0DD3">
            <w:pPr>
              <w:spacing w:after="120" w:line="240" w:lineRule="auto"/>
              <w:rPr>
                <w:rFonts w:cs="Times New Roman"/>
                <w:szCs w:val="24"/>
              </w:rPr>
            </w:pPr>
            <w:r w:rsidRPr="00C65916">
              <w:rPr>
                <w:rFonts w:cs="Times New Roman"/>
                <w:szCs w:val="24"/>
              </w:rPr>
              <w:t>Max sample split</w:t>
            </w:r>
          </w:p>
          <w:p w:rsidR="007B0DD3" w:rsidRPr="00C65916" w:rsidRDefault="007B0DD3" w:rsidP="007B0DD3">
            <w:pPr>
              <w:spacing w:after="120" w:line="240" w:lineRule="auto"/>
              <w:rPr>
                <w:rFonts w:cs="Times New Roman"/>
                <w:szCs w:val="24"/>
              </w:rPr>
            </w:pPr>
            <w:r w:rsidRPr="00C65916">
              <w:rPr>
                <w:rFonts w:cs="Times New Roman"/>
                <w:szCs w:val="24"/>
              </w:rPr>
              <w:t>Min samples leaf</w:t>
            </w:r>
          </w:p>
          <w:p w:rsidR="007B0DD3" w:rsidRPr="00C65916" w:rsidRDefault="007B0DD3" w:rsidP="007B0DD3">
            <w:pPr>
              <w:spacing w:after="120" w:line="240" w:lineRule="auto"/>
              <w:rPr>
                <w:rFonts w:cs="Times New Roman"/>
                <w:szCs w:val="24"/>
              </w:rPr>
            </w:pPr>
            <w:r w:rsidRPr="00C65916">
              <w:rPr>
                <w:rFonts w:cs="Times New Roman"/>
                <w:szCs w:val="24"/>
              </w:rPr>
              <w:t>Max features</w:t>
            </w:r>
          </w:p>
          <w:p w:rsidR="007B0DD3" w:rsidRPr="00C65916" w:rsidRDefault="007B0DD3" w:rsidP="007B0DD3">
            <w:pPr>
              <w:spacing w:after="120" w:line="240" w:lineRule="auto"/>
              <w:rPr>
                <w:rFonts w:cs="Times New Roman"/>
                <w:szCs w:val="24"/>
              </w:rPr>
            </w:pPr>
            <w:r w:rsidRPr="00C65916">
              <w:rPr>
                <w:rFonts w:cs="Times New Roman"/>
                <w:szCs w:val="24"/>
              </w:rPr>
              <w:t>Bootstrap</w:t>
            </w:r>
          </w:p>
        </w:tc>
        <w:tc>
          <w:tcPr>
            <w:tcW w:w="2880" w:type="dxa"/>
          </w:tcPr>
          <w:p w:rsidR="007B0DD3" w:rsidRPr="00C65916" w:rsidRDefault="007B0DD3" w:rsidP="007B0DD3">
            <w:pPr>
              <w:spacing w:after="120" w:line="240" w:lineRule="auto"/>
              <w:rPr>
                <w:rFonts w:cs="Times New Roman"/>
                <w:szCs w:val="24"/>
              </w:rPr>
            </w:pPr>
            <w:r w:rsidRPr="00C65916">
              <w:rPr>
                <w:rFonts w:cs="Times New Roman"/>
                <w:szCs w:val="24"/>
              </w:rPr>
              <w:t>10</w:t>
            </w:r>
          </w:p>
          <w:p w:rsidR="007B0DD3" w:rsidRPr="00C65916" w:rsidRDefault="007B0DD3" w:rsidP="007B0DD3">
            <w:pPr>
              <w:spacing w:after="120" w:line="240" w:lineRule="auto"/>
              <w:rPr>
                <w:rFonts w:cs="Times New Roman"/>
                <w:szCs w:val="24"/>
              </w:rPr>
            </w:pPr>
            <w:r w:rsidRPr="00C65916">
              <w:rPr>
                <w:rFonts w:cs="Times New Roman"/>
                <w:szCs w:val="24"/>
              </w:rPr>
              <w:t>None</w:t>
            </w:r>
          </w:p>
          <w:p w:rsidR="007B0DD3" w:rsidRPr="00C65916" w:rsidRDefault="007B0DD3" w:rsidP="007B0DD3">
            <w:pPr>
              <w:spacing w:after="120" w:line="240" w:lineRule="auto"/>
              <w:rPr>
                <w:rFonts w:cs="Times New Roman"/>
                <w:szCs w:val="24"/>
              </w:rPr>
            </w:pPr>
            <w:r w:rsidRPr="00C65916">
              <w:rPr>
                <w:rFonts w:cs="Times New Roman"/>
                <w:szCs w:val="24"/>
              </w:rPr>
              <w:t>2</w:t>
            </w:r>
          </w:p>
          <w:p w:rsidR="007B0DD3" w:rsidRPr="00C65916" w:rsidRDefault="007B0DD3" w:rsidP="007B0DD3">
            <w:pPr>
              <w:spacing w:after="120" w:line="240" w:lineRule="auto"/>
              <w:rPr>
                <w:rFonts w:cs="Times New Roman"/>
                <w:szCs w:val="24"/>
              </w:rPr>
            </w:pPr>
            <w:r w:rsidRPr="00C65916">
              <w:rPr>
                <w:rFonts w:cs="Times New Roman"/>
                <w:szCs w:val="24"/>
              </w:rPr>
              <w:t>1</w:t>
            </w:r>
          </w:p>
          <w:p w:rsidR="007B0DD3" w:rsidRPr="00C65916" w:rsidRDefault="007B0DD3" w:rsidP="007B0DD3">
            <w:pPr>
              <w:spacing w:after="120" w:line="240" w:lineRule="auto"/>
              <w:rPr>
                <w:rFonts w:cs="Times New Roman"/>
                <w:szCs w:val="24"/>
              </w:rPr>
            </w:pPr>
            <w:r w:rsidRPr="00C65916">
              <w:rPr>
                <w:rFonts w:cs="Times New Roman"/>
                <w:szCs w:val="24"/>
              </w:rPr>
              <w:t>11</w:t>
            </w:r>
          </w:p>
          <w:p w:rsidR="007B0DD3" w:rsidRPr="00C65916" w:rsidRDefault="007B0DD3" w:rsidP="007B0DD3">
            <w:pPr>
              <w:spacing w:after="120" w:line="240" w:lineRule="auto"/>
              <w:rPr>
                <w:rFonts w:cs="Times New Roman"/>
                <w:szCs w:val="24"/>
              </w:rPr>
            </w:pPr>
            <w:r w:rsidRPr="00C65916">
              <w:rPr>
                <w:rFonts w:cs="Times New Roman"/>
                <w:szCs w:val="24"/>
              </w:rPr>
              <w:t>True</w:t>
            </w:r>
          </w:p>
        </w:tc>
        <w:tc>
          <w:tcPr>
            <w:tcW w:w="3420" w:type="dxa"/>
          </w:tcPr>
          <w:p w:rsidR="007B0DD3" w:rsidRPr="00C65916" w:rsidRDefault="007B0DD3" w:rsidP="007B0DD3">
            <w:pPr>
              <w:spacing w:after="120" w:line="240" w:lineRule="auto"/>
              <w:rPr>
                <w:rFonts w:cs="Times New Roman"/>
                <w:szCs w:val="24"/>
              </w:rPr>
            </w:pPr>
            <w:r w:rsidRPr="00C65916">
              <w:rPr>
                <w:rFonts w:cs="Times New Roman"/>
                <w:szCs w:val="24"/>
              </w:rPr>
              <w:t>100</w:t>
            </w:r>
          </w:p>
          <w:p w:rsidR="007B0DD3" w:rsidRPr="00C65916" w:rsidRDefault="007B0DD3" w:rsidP="007B0DD3">
            <w:pPr>
              <w:spacing w:after="120" w:line="240" w:lineRule="auto"/>
              <w:rPr>
                <w:rFonts w:cs="Times New Roman"/>
                <w:szCs w:val="24"/>
              </w:rPr>
            </w:pPr>
            <w:r w:rsidRPr="00C65916">
              <w:rPr>
                <w:rFonts w:cs="Times New Roman"/>
                <w:szCs w:val="24"/>
              </w:rPr>
              <w:t>None</w:t>
            </w:r>
          </w:p>
          <w:p w:rsidR="007B0DD3" w:rsidRPr="00C65916" w:rsidRDefault="007B0DD3" w:rsidP="007B0DD3">
            <w:pPr>
              <w:spacing w:after="120" w:line="240" w:lineRule="auto"/>
              <w:rPr>
                <w:rFonts w:cs="Times New Roman"/>
                <w:szCs w:val="24"/>
              </w:rPr>
            </w:pPr>
            <w:r w:rsidRPr="00C65916">
              <w:rPr>
                <w:rFonts w:cs="Times New Roman"/>
                <w:szCs w:val="24"/>
              </w:rPr>
              <w:t>2</w:t>
            </w:r>
          </w:p>
          <w:p w:rsidR="007B0DD3" w:rsidRPr="00C65916" w:rsidRDefault="007B0DD3" w:rsidP="007B0DD3">
            <w:pPr>
              <w:spacing w:after="120" w:line="240" w:lineRule="auto"/>
              <w:rPr>
                <w:rFonts w:cs="Times New Roman"/>
                <w:szCs w:val="24"/>
              </w:rPr>
            </w:pPr>
            <w:r w:rsidRPr="00C65916">
              <w:rPr>
                <w:rFonts w:cs="Times New Roman"/>
                <w:szCs w:val="24"/>
              </w:rPr>
              <w:t>1</w:t>
            </w:r>
          </w:p>
          <w:p w:rsidR="007B0DD3" w:rsidRPr="00C65916" w:rsidRDefault="007B0DD3" w:rsidP="007B0DD3">
            <w:pPr>
              <w:spacing w:after="120" w:line="240" w:lineRule="auto"/>
              <w:rPr>
                <w:rFonts w:cs="Times New Roman"/>
                <w:szCs w:val="24"/>
              </w:rPr>
            </w:pPr>
            <w:r w:rsidRPr="00C65916">
              <w:rPr>
                <w:rFonts w:cs="Times New Roman"/>
                <w:szCs w:val="24"/>
              </w:rPr>
              <w:t>8</w:t>
            </w:r>
          </w:p>
          <w:p w:rsidR="007B0DD3" w:rsidRPr="00C65916" w:rsidRDefault="007B0DD3" w:rsidP="007B0DD3">
            <w:pPr>
              <w:spacing w:after="120" w:line="240" w:lineRule="auto"/>
              <w:rPr>
                <w:rFonts w:cs="Times New Roman"/>
                <w:szCs w:val="24"/>
              </w:rPr>
            </w:pPr>
            <w:r w:rsidRPr="00C65916">
              <w:rPr>
                <w:rFonts w:cs="Times New Roman"/>
                <w:szCs w:val="24"/>
              </w:rPr>
              <w:t>True</w:t>
            </w:r>
          </w:p>
        </w:tc>
      </w:tr>
    </w:tbl>
    <w:p w:rsidR="007B0DD3" w:rsidRPr="00C65916" w:rsidRDefault="007B0DD3" w:rsidP="007B0DD3">
      <w:pPr>
        <w:rPr>
          <w:rFonts w:cs="Times New Roman"/>
          <w:noProof/>
          <w:szCs w:val="24"/>
          <w:lang w:eastAsia="zh-CN"/>
        </w:rPr>
      </w:pPr>
    </w:p>
    <w:p w:rsidR="007B0DD3" w:rsidRDefault="007B0DD3" w:rsidP="007B0DD3">
      <w:pPr>
        <w:rPr>
          <w:rFonts w:cs="Times New Roman"/>
          <w:szCs w:val="24"/>
        </w:rPr>
      </w:pPr>
      <w:r w:rsidRPr="00C65916">
        <w:rPr>
          <w:rFonts w:cs="Times New Roman"/>
          <w:noProof/>
          <w:szCs w:val="24"/>
          <w:lang w:eastAsia="zh-CN"/>
        </w:rPr>
        <w:lastRenderedPageBreak/>
        <w:drawing>
          <wp:inline distT="0" distB="0" distL="0" distR="0" wp14:anchorId="145CE8B2" wp14:editId="4B57A97D">
            <wp:extent cx="5486400" cy="2424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424430"/>
                    </a:xfrm>
                    <a:prstGeom prst="rect">
                      <a:avLst/>
                    </a:prstGeom>
                  </pic:spPr>
                </pic:pic>
              </a:graphicData>
            </a:graphic>
          </wp:inline>
        </w:drawing>
      </w:r>
    </w:p>
    <w:p w:rsidR="007B0DD3" w:rsidRPr="00C65916" w:rsidRDefault="007B0DD3" w:rsidP="007B0DD3">
      <w:pPr>
        <w:rPr>
          <w:rFonts w:cs="Times New Roman"/>
          <w:szCs w:val="24"/>
        </w:rPr>
      </w:pPr>
      <w:bookmarkStart w:id="159" w:name="_Toc22579777"/>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0063345E">
        <w:rPr>
          <w:rFonts w:cs="Times New Roman"/>
          <w:noProof/>
          <w:color w:val="000000" w:themeColor="text1"/>
          <w:szCs w:val="24"/>
        </w:rPr>
        <w:t>7</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szCs w:val="24"/>
        </w:rPr>
        <w:t xml:space="preserve">Goodness of fit based on </w:t>
      </w:r>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Pr>
          <w:rFonts w:cs="Times New Roman"/>
          <w:szCs w:val="24"/>
        </w:rPr>
        <w:t xml:space="preserve"> of the Random Forest Regression model in predicting eGFR in year 1 to year 3 for the default and optimized models. RMSE comparison for each year is also provided for the default and optimized models.</w:t>
      </w:r>
      <w:bookmarkEnd w:id="159"/>
    </w:p>
    <w:p w:rsidR="007B0DD3" w:rsidRDefault="007B0DD3" w:rsidP="007B0DD3">
      <w:pPr>
        <w:rPr>
          <w:rFonts w:cs="Times New Roman"/>
          <w:szCs w:val="24"/>
        </w:rPr>
      </w:pPr>
      <w:r w:rsidRPr="00C65916">
        <w:rPr>
          <w:rFonts w:cs="Times New Roman"/>
          <w:noProof/>
          <w:szCs w:val="24"/>
          <w:lang w:eastAsia="zh-CN"/>
        </w:rPr>
        <w:drawing>
          <wp:inline distT="0" distB="0" distL="0" distR="0" wp14:anchorId="7D0DFC6B" wp14:editId="1C99972D">
            <wp:extent cx="5486400" cy="3253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253740"/>
                    </a:xfrm>
                    <a:prstGeom prst="rect">
                      <a:avLst/>
                    </a:prstGeom>
                  </pic:spPr>
                </pic:pic>
              </a:graphicData>
            </a:graphic>
          </wp:inline>
        </w:drawing>
      </w:r>
    </w:p>
    <w:p w:rsidR="007B0DD3" w:rsidRPr="00C65916" w:rsidRDefault="007B0DD3" w:rsidP="007B0DD3">
      <w:pPr>
        <w:rPr>
          <w:rFonts w:cs="Times New Roman"/>
          <w:szCs w:val="24"/>
        </w:rPr>
      </w:pPr>
      <w:bookmarkStart w:id="160" w:name="_Toc22579778"/>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0063345E">
        <w:rPr>
          <w:rFonts w:cs="Times New Roman"/>
          <w:noProof/>
          <w:color w:val="000000" w:themeColor="text1"/>
          <w:szCs w:val="24"/>
        </w:rPr>
        <w:t>8</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szCs w:val="24"/>
        </w:rPr>
        <w:t xml:space="preserve">Feature importance in predicting </w:t>
      </w:r>
      <w:proofErr w:type="spellStart"/>
      <w:r>
        <w:rPr>
          <w:rFonts w:cs="Times New Roman"/>
          <w:szCs w:val="24"/>
        </w:rPr>
        <w:t>eGFR</w:t>
      </w:r>
      <w:proofErr w:type="spellEnd"/>
      <w:r>
        <w:rPr>
          <w:rFonts w:cs="Times New Roman"/>
          <w:szCs w:val="24"/>
        </w:rPr>
        <w:t xml:space="preserve"> values in years 1-3 using optimized parameter values in Random Forest Regression.</w:t>
      </w:r>
      <w:bookmarkEnd w:id="160"/>
    </w:p>
    <w:p w:rsidR="007B0DD3" w:rsidRPr="00C65916" w:rsidRDefault="007B0DD3" w:rsidP="007B0DD3">
      <w:pPr>
        <w:pStyle w:val="Heading2"/>
        <w:rPr>
          <w:rFonts w:cs="Times New Roman"/>
          <w:b/>
          <w:szCs w:val="24"/>
        </w:rPr>
      </w:pPr>
      <w:bookmarkStart w:id="161" w:name="_Toc22586987"/>
      <w:r w:rsidRPr="00C65916">
        <w:rPr>
          <w:rFonts w:cs="Times New Roman"/>
          <w:b/>
          <w:szCs w:val="24"/>
        </w:rPr>
        <w:lastRenderedPageBreak/>
        <w:t>4.5 Conclusion and Discussion</w:t>
      </w:r>
      <w:bookmarkEnd w:id="161"/>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In this study, we proposed a model in predicting future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values, which is based on Random Forest regression that can efficiently learn from the real world EMR data and accurately predict future patient outcomes. We validated this model on an EMR dataset extracted from a health system located in the Great Plains. The computational experiment achieved an average </w:t>
      </w:r>
      <w:r w:rsidRPr="00C65916">
        <w:rPr>
          <w:rFonts w:eastAsia="CharisSIL" w:cs="Times New Roman"/>
          <w:i/>
          <w:iCs/>
          <w:szCs w:val="24"/>
          <w:lang w:eastAsia="zh-CN"/>
        </w:rPr>
        <w:t>R</w:t>
      </w:r>
      <w:r w:rsidRPr="00C65916">
        <w:rPr>
          <w:rFonts w:eastAsia="CharisSIL" w:cs="Times New Roman"/>
          <w:szCs w:val="24"/>
          <w:lang w:eastAsia="zh-CN"/>
        </w:rPr>
        <w:t xml:space="preserve">2 of 0.95 over three years with small variation. And an 88% Macro Recall and a 96% Macro Precision by averaging over three years were obtained by dividing patients into different CKD stages using estimated </w:t>
      </w:r>
      <w:proofErr w:type="spellStart"/>
      <w:r w:rsidRPr="00C65916">
        <w:rPr>
          <w:rFonts w:eastAsia="CharisSIL" w:cs="Times New Roman"/>
          <w:szCs w:val="24"/>
          <w:lang w:eastAsia="zh-CN"/>
        </w:rPr>
        <w:t>eGFRs</w:t>
      </w:r>
      <w:proofErr w:type="spellEnd"/>
      <w:r w:rsidRPr="00C65916">
        <w:rPr>
          <w:rFonts w:eastAsia="CharisSIL" w:cs="Times New Roman"/>
          <w:szCs w:val="24"/>
          <w:lang w:eastAsia="zh-CN"/>
        </w:rPr>
        <w:t xml:space="preserve">. Besides, we identified the crucial features that contribute to the variation of future </w:t>
      </w:r>
      <w:proofErr w:type="spellStart"/>
      <w:r w:rsidRPr="00C65916">
        <w:rPr>
          <w:rFonts w:eastAsia="CharisSIL" w:cs="Times New Roman"/>
          <w:szCs w:val="24"/>
          <w:lang w:eastAsia="zh-CN"/>
        </w:rPr>
        <w:t>eGFRs</w:t>
      </w:r>
      <w:proofErr w:type="spellEnd"/>
      <w:r w:rsidRPr="00C65916">
        <w:rPr>
          <w:rFonts w:eastAsia="CharisSIL" w:cs="Times New Roman"/>
          <w:szCs w:val="24"/>
          <w:lang w:eastAsia="zh-CN"/>
        </w:rPr>
        <w:t xml:space="preserve">, which include recent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records, Age and BMI. Therefore, our proposed predictive model of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has excellent potential to be developed into a clinical decision support tool to assist doctors in providing preventive advice to patients.</w:t>
      </w:r>
    </w:p>
    <w:p w:rsidR="007B0DD3"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 xml:space="preserve">One of the limitations of this work is that only patients with numeric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records were included, which exclude those patients without CKD symptoms in the study period. However, those excluded patients can serve as a control group whose clinical information can be incorporated into the predictive model to adjust the parameter estimations. Also, the current study only contained historical </w:t>
      </w:r>
      <w:proofErr w:type="spellStart"/>
      <w:r w:rsidRPr="00C65916">
        <w:rPr>
          <w:rFonts w:eastAsia="CharisSIL" w:cs="Times New Roman"/>
          <w:szCs w:val="24"/>
          <w:lang w:eastAsia="zh-CN"/>
        </w:rPr>
        <w:t>eGFRs</w:t>
      </w:r>
      <w:proofErr w:type="spellEnd"/>
      <w:r w:rsidRPr="00C65916">
        <w:rPr>
          <w:rFonts w:eastAsia="CharisSIL" w:cs="Times New Roman"/>
          <w:szCs w:val="24"/>
          <w:lang w:eastAsia="zh-CN"/>
        </w:rPr>
        <w:t xml:space="preserve">, demographic characteristics, and relevant disease diagnoses. Studies have shown that an individual's genetic and phenotypic characteristics both affect their risk in developing kidney disease, including genetic mutations, a family history, gender, ethnicity, age, obesity, socioeconomic status, smoking, </w:t>
      </w:r>
      <w:proofErr w:type="spellStart"/>
      <w:r w:rsidRPr="00C65916">
        <w:rPr>
          <w:rFonts w:eastAsia="CharisSIL" w:cs="Times New Roman"/>
          <w:szCs w:val="24"/>
          <w:lang w:eastAsia="zh-CN"/>
        </w:rPr>
        <w:t>nephrotoxins</w:t>
      </w:r>
      <w:proofErr w:type="spellEnd"/>
      <w:r w:rsidRPr="00C65916">
        <w:rPr>
          <w:rFonts w:eastAsia="CharisSIL" w:cs="Times New Roman"/>
          <w:szCs w:val="24"/>
          <w:lang w:eastAsia="zh-CN"/>
        </w:rPr>
        <w:t>, acute kidney injury, diabe</w:t>
      </w:r>
      <w:r w:rsidR="00325DD5">
        <w:rPr>
          <w:rFonts w:eastAsia="CharisSIL" w:cs="Times New Roman"/>
          <w:szCs w:val="24"/>
          <w:lang w:eastAsia="zh-CN"/>
        </w:rPr>
        <w:t xml:space="preserve">tes mellitus, and hypertension </w:t>
      </w:r>
      <w:r w:rsidR="00325DD5" w:rsidRPr="00C65916">
        <w:rPr>
          <w:rFonts w:cs="Times New Roman"/>
          <w:color w:val="000000"/>
          <w:szCs w:val="24"/>
          <w:shd w:val="clear" w:color="auto" w:fill="FFFFFF"/>
        </w:rPr>
        <w:fldChar w:fldCharType="begin"/>
      </w:r>
      <w:r w:rsidR="00325DD5"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325DD5" w:rsidRPr="00C65916">
        <w:rPr>
          <w:rFonts w:cs="Times New Roman"/>
          <w:color w:val="000000"/>
          <w:szCs w:val="24"/>
          <w:shd w:val="clear" w:color="auto" w:fill="FFFFFF"/>
        </w:rPr>
        <w:fldChar w:fldCharType="separate"/>
      </w:r>
      <w:r w:rsidR="00325DD5" w:rsidRPr="00C65916">
        <w:rPr>
          <w:rFonts w:cs="Times New Roman"/>
          <w:noProof/>
          <w:color w:val="000000"/>
          <w:szCs w:val="24"/>
          <w:shd w:val="clear" w:color="auto" w:fill="FFFFFF"/>
        </w:rPr>
        <w:t>[</w:t>
      </w:r>
      <w:r w:rsidR="00325DD5">
        <w:rPr>
          <w:rFonts w:cs="Arial"/>
          <w:noProof/>
          <w:color w:val="000000" w:themeColor="text1"/>
          <w:sz w:val="22"/>
        </w:rPr>
        <w:t>152</w:t>
      </w:r>
      <w:r w:rsidR="00325DD5" w:rsidRPr="00C65916">
        <w:rPr>
          <w:rFonts w:cs="Times New Roman"/>
          <w:noProof/>
          <w:color w:val="000000"/>
          <w:szCs w:val="24"/>
          <w:shd w:val="clear" w:color="auto" w:fill="FFFFFF"/>
        </w:rPr>
        <w:t>]</w:t>
      </w:r>
      <w:r w:rsidR="00325DD5"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Thus, we are planning to address those issues in future studies to improve the practicability of the predictive model of </w:t>
      </w:r>
      <w:proofErr w:type="spellStart"/>
      <w:r w:rsidRPr="00C65916">
        <w:rPr>
          <w:rFonts w:eastAsia="CharisSIL" w:cs="Times New Roman"/>
          <w:szCs w:val="24"/>
          <w:lang w:eastAsia="zh-CN"/>
        </w:rPr>
        <w:t>eGFR</w:t>
      </w:r>
      <w:proofErr w:type="spellEnd"/>
      <w:r w:rsidRPr="00C65916">
        <w:rPr>
          <w:rFonts w:eastAsia="CharisSIL" w:cs="Times New Roman"/>
          <w:szCs w:val="24"/>
          <w:lang w:eastAsia="zh-CN"/>
        </w:rPr>
        <w:t xml:space="preserve"> in support of patient care.</w:t>
      </w:r>
    </w:p>
    <w:bookmarkStart w:id="162" w:name="_Toc22586988" w:displacedByCustomXml="next"/>
    <w:sdt>
      <w:sdtPr>
        <w:rPr>
          <w:rFonts w:eastAsia="SimSun" w:cstheme="minorBidi"/>
          <w:szCs w:val="22"/>
        </w:rPr>
        <w:id w:val="-2006658257"/>
        <w:docPartObj>
          <w:docPartGallery w:val="Bibliographies"/>
          <w:docPartUnique/>
        </w:docPartObj>
      </w:sdtPr>
      <w:sdtContent>
        <w:p w:rsidR="008052B2" w:rsidRDefault="008052B2">
          <w:pPr>
            <w:pStyle w:val="Heading1"/>
          </w:pPr>
          <w:r>
            <w:t>References</w:t>
          </w:r>
          <w:bookmarkEnd w:id="162"/>
        </w:p>
        <w:sdt>
          <w:sdtPr>
            <w:id w:val="-573587230"/>
            <w:bibliography/>
          </w:sdtPr>
          <w:sdtContent>
            <w:p w:rsidR="008052B2" w:rsidRPr="00950A1D" w:rsidRDefault="008052B2" w:rsidP="008052B2">
              <w:pPr>
                <w:pStyle w:val="ListParagraph"/>
                <w:numPr>
                  <w:ilvl w:val="0"/>
                  <w:numId w:val="31"/>
                </w:numPr>
                <w:spacing w:after="0" w:line="240" w:lineRule="auto"/>
                <w:rPr>
                  <w:rFonts w:cs="Times New Roman"/>
                  <w:szCs w:val="24"/>
                </w:rPr>
              </w:pPr>
              <w:proofErr w:type="spellStart"/>
              <w:r w:rsidRPr="00950A1D">
                <w:rPr>
                  <w:rFonts w:cs="Times New Roman"/>
                  <w:szCs w:val="24"/>
                </w:rPr>
                <w:t>Selvaraj</w:t>
              </w:r>
              <w:proofErr w:type="spellEnd"/>
              <w:r w:rsidRPr="00950A1D">
                <w:rPr>
                  <w:rFonts w:cs="Times New Roman"/>
                  <w:szCs w:val="24"/>
                </w:rPr>
                <w:t xml:space="preserve">, S. and J. Natarajan, </w:t>
              </w:r>
              <w:r w:rsidRPr="00950A1D">
                <w:rPr>
                  <w:rFonts w:cs="Times New Roman"/>
                  <w:i/>
                  <w:szCs w:val="24"/>
                </w:rPr>
                <w:t>Microarray Data Analysis and Mining Tools.</w:t>
              </w:r>
              <w:r w:rsidRPr="00950A1D">
                <w:rPr>
                  <w:rFonts w:cs="Times New Roman"/>
                  <w:szCs w:val="24"/>
                </w:rPr>
                <w:t xml:space="preserve"> </w:t>
              </w:r>
              <w:proofErr w:type="spellStart"/>
              <w:r w:rsidRPr="00950A1D">
                <w:rPr>
                  <w:rFonts w:cs="Times New Roman"/>
                  <w:szCs w:val="24"/>
                </w:rPr>
                <w:t>Bioinformation</w:t>
              </w:r>
              <w:proofErr w:type="spellEnd"/>
              <w:r w:rsidRPr="00950A1D">
                <w:rPr>
                  <w:rFonts w:cs="Times New Roman"/>
                  <w:szCs w:val="24"/>
                </w:rPr>
                <w:t xml:space="preserve">, 2011. </w:t>
              </w:r>
              <w:r w:rsidRPr="00950A1D">
                <w:rPr>
                  <w:rFonts w:cs="Times New Roman"/>
                  <w:b/>
                  <w:szCs w:val="24"/>
                </w:rPr>
                <w:t>6</w:t>
              </w:r>
              <w:r w:rsidRPr="00950A1D">
                <w:rPr>
                  <w:rFonts w:cs="Times New Roman"/>
                  <w:szCs w:val="24"/>
                </w:rPr>
                <w:t>(3): p. 95-99.</w:t>
              </w:r>
            </w:p>
            <w:p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rPr>
                <w:t xml:space="preserve">Garber, M., et al., </w:t>
              </w:r>
              <w:r w:rsidRPr="00950A1D">
                <w:rPr>
                  <w:rFonts w:cs="Times New Roman"/>
                  <w:i/>
                  <w:szCs w:val="24"/>
                </w:rPr>
                <w:t>Computational methods for transcriptome annotation and quantification using RNA-seq.</w:t>
              </w:r>
              <w:r w:rsidRPr="00950A1D">
                <w:rPr>
                  <w:rFonts w:cs="Times New Roman"/>
                  <w:szCs w:val="24"/>
                </w:rPr>
                <w:t xml:space="preserve"> Nature methods, 2011. </w:t>
              </w:r>
              <w:r w:rsidRPr="00950A1D">
                <w:rPr>
                  <w:rFonts w:cs="Times New Roman"/>
                  <w:b/>
                  <w:szCs w:val="24"/>
                </w:rPr>
                <w:t>8</w:t>
              </w:r>
              <w:r w:rsidRPr="00950A1D">
                <w:rPr>
                  <w:rFonts w:cs="Times New Roman"/>
                  <w:szCs w:val="24"/>
                </w:rPr>
                <w:t>(6): p. 469-477.</w:t>
              </w:r>
            </w:p>
            <w:p w:rsidR="008052B2" w:rsidRPr="00950A1D" w:rsidRDefault="008052B2" w:rsidP="008052B2">
              <w:pPr>
                <w:pStyle w:val="ListParagraph"/>
                <w:numPr>
                  <w:ilvl w:val="0"/>
                  <w:numId w:val="31"/>
                </w:numPr>
                <w:spacing w:after="0" w:line="240" w:lineRule="auto"/>
                <w:rPr>
                  <w:rFonts w:cs="Times New Roman"/>
                  <w:szCs w:val="24"/>
                </w:rPr>
              </w:pPr>
              <w:proofErr w:type="spellStart"/>
              <w:r w:rsidRPr="00950A1D">
                <w:rPr>
                  <w:rFonts w:cs="Times New Roman"/>
                  <w:szCs w:val="24"/>
                  <w:shd w:val="clear" w:color="auto" w:fill="FFFFFF"/>
                </w:rPr>
                <w:t>Behjati</w:t>
              </w:r>
              <w:proofErr w:type="spellEnd"/>
              <w:r w:rsidRPr="00950A1D">
                <w:rPr>
                  <w:rFonts w:cs="Times New Roman"/>
                  <w:szCs w:val="24"/>
                  <w:shd w:val="clear" w:color="auto" w:fill="FFFFFF"/>
                </w:rPr>
                <w:t xml:space="preserve">, S., &amp; </w:t>
              </w:r>
              <w:proofErr w:type="spellStart"/>
              <w:r w:rsidRPr="00950A1D">
                <w:rPr>
                  <w:rFonts w:cs="Times New Roman"/>
                  <w:szCs w:val="24"/>
                  <w:shd w:val="clear" w:color="auto" w:fill="FFFFFF"/>
                </w:rPr>
                <w:t>Tarpey</w:t>
              </w:r>
              <w:proofErr w:type="spellEnd"/>
              <w:r w:rsidRPr="00950A1D">
                <w:rPr>
                  <w:rFonts w:cs="Times New Roman"/>
                  <w:szCs w:val="24"/>
                  <w:shd w:val="clear" w:color="auto" w:fill="FFFFFF"/>
                </w:rPr>
                <w:t>, P. S. (2013). What is next generation sequencing? </w:t>
              </w:r>
              <w:r w:rsidRPr="00950A1D">
                <w:rPr>
                  <w:rFonts w:cs="Times New Roman"/>
                  <w:i/>
                  <w:iCs/>
                  <w:szCs w:val="24"/>
                </w:rPr>
                <w:t>Archives of Disease in Childhood - Education &amp; Practice Edition</w:t>
              </w:r>
              <w:r w:rsidRPr="00950A1D">
                <w:rPr>
                  <w:rFonts w:cs="Times New Roman"/>
                  <w:szCs w:val="24"/>
                  <w:shd w:val="clear" w:color="auto" w:fill="FFFFFF"/>
                </w:rPr>
                <w:t>, </w:t>
              </w:r>
              <w:r w:rsidRPr="00950A1D">
                <w:rPr>
                  <w:rFonts w:cs="Times New Roman"/>
                  <w:i/>
                  <w:iCs/>
                  <w:szCs w:val="24"/>
                </w:rPr>
                <w:t>98</w:t>
              </w:r>
              <w:r w:rsidRPr="00950A1D">
                <w:rPr>
                  <w:rFonts w:cs="Times New Roman"/>
                  <w:szCs w:val="24"/>
                  <w:shd w:val="clear" w:color="auto" w:fill="FFFFFF"/>
                </w:rPr>
                <w:t xml:space="preserve">(6), 236–238.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10.1136/archdischild-2013-304340.</w:t>
              </w:r>
            </w:p>
            <w:p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shd w:val="clear" w:color="auto" w:fill="FFFFFF"/>
                </w:rPr>
                <w:t>Cost of Next-Generation Sequencing. (</w:t>
              </w:r>
              <w:proofErr w:type="spellStart"/>
              <w:r w:rsidRPr="00950A1D">
                <w:rPr>
                  <w:rFonts w:cs="Times New Roman"/>
                  <w:szCs w:val="24"/>
                  <w:shd w:val="clear" w:color="auto" w:fill="FFFFFF"/>
                </w:rPr>
                <w:t>n.d.</w:t>
              </w:r>
              <w:proofErr w:type="spellEnd"/>
              <w:r w:rsidRPr="00950A1D">
                <w:rPr>
                  <w:rFonts w:cs="Times New Roman"/>
                  <w:szCs w:val="24"/>
                  <w:shd w:val="clear" w:color="auto" w:fill="FFFFFF"/>
                </w:rPr>
                <w:t>). Retrieved from https://www.illumina.com/science/technology/next-generation-sequencing/beginners/ngs-cost.html.</w:t>
              </w:r>
            </w:p>
            <w:p w:rsidR="008052B2" w:rsidRPr="00950A1D" w:rsidRDefault="008052B2" w:rsidP="008052B2">
              <w:pPr>
                <w:pStyle w:val="ListParagraph"/>
                <w:numPr>
                  <w:ilvl w:val="0"/>
                  <w:numId w:val="31"/>
                </w:numPr>
                <w:spacing w:after="0" w:line="240" w:lineRule="auto"/>
                <w:rPr>
                  <w:rFonts w:cs="Times New Roman"/>
                  <w:szCs w:val="24"/>
                </w:rPr>
              </w:pPr>
              <w:proofErr w:type="spellStart"/>
              <w:r w:rsidRPr="00950A1D">
                <w:rPr>
                  <w:rFonts w:cs="Times New Roman"/>
                  <w:szCs w:val="24"/>
                  <w:shd w:val="clear" w:color="auto" w:fill="FFFFFF"/>
                </w:rPr>
                <w:t>GenBank</w:t>
              </w:r>
              <w:proofErr w:type="spellEnd"/>
              <w:r w:rsidRPr="00950A1D">
                <w:rPr>
                  <w:rFonts w:cs="Times New Roman"/>
                  <w:szCs w:val="24"/>
                  <w:shd w:val="clear" w:color="auto" w:fill="FFFFFF"/>
                </w:rPr>
                <w:t xml:space="preserve"> and WGS Statistics. (</w:t>
              </w:r>
              <w:proofErr w:type="spellStart"/>
              <w:r w:rsidRPr="00950A1D">
                <w:rPr>
                  <w:rFonts w:cs="Times New Roman"/>
                  <w:szCs w:val="24"/>
                  <w:shd w:val="clear" w:color="auto" w:fill="FFFFFF"/>
                </w:rPr>
                <w:t>n.d.</w:t>
              </w:r>
              <w:proofErr w:type="spellEnd"/>
              <w:r w:rsidRPr="00950A1D">
                <w:rPr>
                  <w:rFonts w:cs="Times New Roman"/>
                  <w:szCs w:val="24"/>
                  <w:shd w:val="clear" w:color="auto" w:fill="FFFFFF"/>
                </w:rPr>
                <w:t xml:space="preserve">). Retrieved from </w:t>
              </w:r>
              <w:hyperlink r:id="rId30" w:history="1">
                <w:r w:rsidRPr="00950A1D">
                  <w:rPr>
                    <w:rStyle w:val="Hyperlink"/>
                    <w:rFonts w:cs="Times New Roman"/>
                    <w:szCs w:val="24"/>
                    <w:shd w:val="clear" w:color="auto" w:fill="FFFFFF"/>
                  </w:rPr>
                  <w:t>https://www.ncbi.nlm.nih.gov/genbank/statistics/</w:t>
                </w:r>
              </w:hyperlink>
              <w:r w:rsidRPr="00950A1D">
                <w:rPr>
                  <w:rFonts w:cs="Times New Roman"/>
                  <w:szCs w:val="24"/>
                  <w:shd w:val="clear" w:color="auto" w:fill="FFFFFF"/>
                </w:rPr>
                <w:t>.</w:t>
              </w:r>
            </w:p>
            <w:p w:rsidR="008052B2" w:rsidRPr="00950A1D" w:rsidRDefault="008052B2" w:rsidP="008052B2">
              <w:pPr>
                <w:pStyle w:val="NormalWeb"/>
                <w:numPr>
                  <w:ilvl w:val="0"/>
                  <w:numId w:val="31"/>
                </w:numPr>
                <w:spacing w:before="0" w:beforeAutospacing="0" w:after="0" w:afterAutospacing="0"/>
              </w:pPr>
              <w:r w:rsidRPr="00950A1D">
                <w:t xml:space="preserve">Wang, Z., M. Gerstein, and M. Snyder, </w:t>
              </w:r>
              <w:r w:rsidRPr="00950A1D">
                <w:rPr>
                  <w:i/>
                </w:rPr>
                <w:t>RNA-</w:t>
              </w:r>
              <w:proofErr w:type="spellStart"/>
              <w:r w:rsidRPr="00950A1D">
                <w:rPr>
                  <w:i/>
                </w:rPr>
                <w:t>Seq</w:t>
              </w:r>
              <w:proofErr w:type="spellEnd"/>
              <w:r w:rsidRPr="00950A1D">
                <w:rPr>
                  <w:i/>
                </w:rPr>
                <w:t xml:space="preserve">: a revolutionary tool for </w:t>
              </w:r>
              <w:proofErr w:type="spellStart"/>
              <w:r w:rsidRPr="00950A1D">
                <w:rPr>
                  <w:i/>
                </w:rPr>
                <w:t>transcriptomics</w:t>
              </w:r>
              <w:proofErr w:type="spellEnd"/>
              <w:r w:rsidRPr="00950A1D">
                <w:rPr>
                  <w:i/>
                </w:rPr>
                <w:t>.</w:t>
              </w:r>
              <w:r w:rsidRPr="00950A1D">
                <w:t xml:space="preserve"> Nature reviews genetics, 2009. </w:t>
              </w:r>
              <w:r w:rsidRPr="00950A1D">
                <w:rPr>
                  <w:b/>
                </w:rPr>
                <w:t>10</w:t>
              </w:r>
              <w:r w:rsidRPr="00950A1D">
                <w:t>(1): p. 57-63.</w:t>
              </w:r>
            </w:p>
            <w:p w:rsidR="008052B2" w:rsidRPr="00950A1D" w:rsidRDefault="008052B2" w:rsidP="008052B2">
              <w:pPr>
                <w:pStyle w:val="ListParagraph"/>
                <w:numPr>
                  <w:ilvl w:val="0"/>
                  <w:numId w:val="31"/>
                </w:numPr>
                <w:spacing w:after="0" w:line="240" w:lineRule="auto"/>
                <w:rPr>
                  <w:rFonts w:cs="Times New Roman"/>
                  <w:szCs w:val="24"/>
                </w:rPr>
              </w:pPr>
              <w:proofErr w:type="spellStart"/>
              <w:r w:rsidRPr="00950A1D">
                <w:rPr>
                  <w:rFonts w:cs="Times New Roman"/>
                  <w:szCs w:val="24"/>
                </w:rPr>
                <w:t>Ozsolak</w:t>
              </w:r>
              <w:proofErr w:type="spellEnd"/>
              <w:r w:rsidRPr="00950A1D">
                <w:rPr>
                  <w:rFonts w:cs="Times New Roman"/>
                  <w:szCs w:val="24"/>
                </w:rPr>
                <w:t xml:space="preserve">, F. and P.M. Milos, </w:t>
              </w:r>
              <w:r w:rsidRPr="00950A1D">
                <w:rPr>
                  <w:rFonts w:cs="Times New Roman"/>
                  <w:i/>
                  <w:szCs w:val="24"/>
                </w:rPr>
                <w:t>RNA sequencing: advances, challenges and opportunities.</w:t>
              </w:r>
              <w:r w:rsidRPr="00950A1D">
                <w:rPr>
                  <w:rFonts w:cs="Times New Roman"/>
                  <w:szCs w:val="24"/>
                </w:rPr>
                <w:t xml:space="preserve"> Nature reviews genetics, 2011. </w:t>
              </w:r>
              <w:r w:rsidRPr="00950A1D">
                <w:rPr>
                  <w:rFonts w:cs="Times New Roman"/>
                  <w:b/>
                  <w:szCs w:val="24"/>
                </w:rPr>
                <w:t>12</w:t>
              </w:r>
              <w:r w:rsidRPr="00950A1D">
                <w:rPr>
                  <w:rFonts w:cs="Times New Roman"/>
                  <w:szCs w:val="24"/>
                </w:rPr>
                <w:t>(2): p. 87-98.</w:t>
              </w:r>
            </w:p>
            <w:p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rPr>
                <w:t xml:space="preserve">Prince, M.E., et al., </w:t>
              </w:r>
              <w:r w:rsidRPr="00950A1D">
                <w:rPr>
                  <w:rFonts w:cs="Times New Roman"/>
                  <w:i/>
                  <w:szCs w:val="24"/>
                </w:rPr>
                <w:t>Identification of a subpopulation of cells with cancer stem cell properties in head and neck squamous cell carcinoma.</w:t>
              </w:r>
              <w:r w:rsidRPr="00950A1D">
                <w:rPr>
                  <w:rFonts w:cs="Times New Roman"/>
                  <w:szCs w:val="24"/>
                </w:rPr>
                <w:t xml:space="preserve"> </w:t>
              </w:r>
              <w:proofErr w:type="spellStart"/>
              <w:r w:rsidRPr="00950A1D">
                <w:rPr>
                  <w:rFonts w:cs="Times New Roman"/>
                  <w:szCs w:val="24"/>
                </w:rPr>
                <w:t>Proc</w:t>
              </w:r>
              <w:proofErr w:type="spellEnd"/>
              <w:r w:rsidRPr="00950A1D">
                <w:rPr>
                  <w:rFonts w:cs="Times New Roman"/>
                  <w:szCs w:val="24"/>
                </w:rPr>
                <w:t xml:space="preserve"> Natl </w:t>
              </w:r>
              <w:proofErr w:type="spellStart"/>
              <w:r w:rsidRPr="00950A1D">
                <w:rPr>
                  <w:rFonts w:cs="Times New Roman"/>
                  <w:szCs w:val="24"/>
                </w:rPr>
                <w:t>Acad</w:t>
              </w:r>
              <w:proofErr w:type="spellEnd"/>
              <w:r w:rsidRPr="00950A1D">
                <w:rPr>
                  <w:rFonts w:cs="Times New Roman"/>
                  <w:szCs w:val="24"/>
                </w:rPr>
                <w:t xml:space="preserve"> </w:t>
              </w:r>
              <w:proofErr w:type="spellStart"/>
              <w:r w:rsidRPr="00950A1D">
                <w:rPr>
                  <w:rFonts w:cs="Times New Roman"/>
                  <w:szCs w:val="24"/>
                </w:rPr>
                <w:t>Sci</w:t>
              </w:r>
              <w:proofErr w:type="spellEnd"/>
              <w:r w:rsidRPr="00950A1D">
                <w:rPr>
                  <w:rFonts w:cs="Times New Roman"/>
                  <w:szCs w:val="24"/>
                </w:rPr>
                <w:t xml:space="preserve"> U S A, 2007. </w:t>
              </w:r>
              <w:r w:rsidRPr="00950A1D">
                <w:rPr>
                  <w:rFonts w:cs="Times New Roman"/>
                  <w:b/>
                  <w:szCs w:val="24"/>
                </w:rPr>
                <w:t>104</w:t>
              </w:r>
              <w:r w:rsidRPr="00950A1D">
                <w:rPr>
                  <w:rFonts w:cs="Times New Roman"/>
                  <w:szCs w:val="24"/>
                </w:rPr>
                <w:t>(3): p. 973-8.</w:t>
              </w:r>
            </w:p>
            <w:p w:rsidR="008052B2" w:rsidRPr="00950A1D" w:rsidRDefault="008052B2" w:rsidP="008052B2">
              <w:pPr>
                <w:pStyle w:val="ListParagraph"/>
                <w:numPr>
                  <w:ilvl w:val="0"/>
                  <w:numId w:val="31"/>
                </w:numPr>
                <w:spacing w:after="0" w:line="240" w:lineRule="auto"/>
                <w:rPr>
                  <w:rFonts w:cs="Times New Roman"/>
                  <w:szCs w:val="24"/>
                </w:rPr>
              </w:pPr>
              <w:proofErr w:type="spellStart"/>
              <w:r w:rsidRPr="00950A1D">
                <w:rPr>
                  <w:rFonts w:cs="Times New Roman"/>
                  <w:szCs w:val="24"/>
                </w:rPr>
                <w:t>Navin</w:t>
              </w:r>
              <w:proofErr w:type="spellEnd"/>
              <w:r w:rsidRPr="00950A1D">
                <w:rPr>
                  <w:rFonts w:cs="Times New Roman"/>
                  <w:szCs w:val="24"/>
                </w:rPr>
                <w:t xml:space="preserve">, N., et al., </w:t>
              </w:r>
              <w:proofErr w:type="spellStart"/>
              <w:r w:rsidRPr="00950A1D">
                <w:rPr>
                  <w:rFonts w:cs="Times New Roman"/>
                  <w:i/>
                  <w:szCs w:val="24"/>
                </w:rPr>
                <w:t>Tumour</w:t>
              </w:r>
              <w:proofErr w:type="spellEnd"/>
              <w:r w:rsidRPr="00950A1D">
                <w:rPr>
                  <w:rFonts w:cs="Times New Roman"/>
                  <w:i/>
                  <w:szCs w:val="24"/>
                </w:rPr>
                <w:t xml:space="preserve"> evolution inferred by single-cell sequencing.</w:t>
              </w:r>
              <w:r w:rsidRPr="00950A1D">
                <w:rPr>
                  <w:rFonts w:cs="Times New Roman"/>
                  <w:szCs w:val="24"/>
                </w:rPr>
                <w:t xml:space="preserve"> Nature, 2011. </w:t>
              </w:r>
              <w:r w:rsidRPr="00950A1D">
                <w:rPr>
                  <w:rFonts w:cs="Times New Roman"/>
                  <w:b/>
                  <w:szCs w:val="24"/>
                </w:rPr>
                <w:t>472</w:t>
              </w:r>
              <w:r w:rsidRPr="00950A1D">
                <w:rPr>
                  <w:rFonts w:cs="Times New Roman"/>
                  <w:szCs w:val="24"/>
                </w:rPr>
                <w:t>(7341): p. 90-4.</w:t>
              </w:r>
            </w:p>
            <w:p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rPr>
                <w:t xml:space="preserve">Xu, X., et al., </w:t>
              </w:r>
              <w:r w:rsidRPr="00950A1D">
                <w:rPr>
                  <w:rFonts w:cs="Times New Roman"/>
                  <w:i/>
                  <w:szCs w:val="24"/>
                </w:rPr>
                <w:t>Single-cell exome sequencing reveals single-nucleotide mutation characteristics of a kidney tumor.</w:t>
              </w:r>
              <w:r w:rsidRPr="00950A1D">
                <w:rPr>
                  <w:rFonts w:cs="Times New Roman"/>
                  <w:szCs w:val="24"/>
                </w:rPr>
                <w:t xml:space="preserve"> Cell, 2012. </w:t>
              </w:r>
              <w:r w:rsidRPr="00950A1D">
                <w:rPr>
                  <w:rFonts w:cs="Times New Roman"/>
                  <w:b/>
                  <w:szCs w:val="24"/>
                </w:rPr>
                <w:t>148</w:t>
              </w:r>
              <w:r w:rsidRPr="00950A1D">
                <w:rPr>
                  <w:rFonts w:cs="Times New Roman"/>
                  <w:szCs w:val="24"/>
                </w:rPr>
                <w:t>(5): p. 886-95.</w:t>
              </w:r>
            </w:p>
            <w:p w:rsidR="008052B2" w:rsidRPr="00950A1D" w:rsidRDefault="008052B2" w:rsidP="008052B2">
              <w:pPr>
                <w:pStyle w:val="ListParagraph"/>
                <w:numPr>
                  <w:ilvl w:val="0"/>
                  <w:numId w:val="31"/>
                </w:numPr>
                <w:spacing w:after="0" w:line="240" w:lineRule="auto"/>
                <w:rPr>
                  <w:rFonts w:cs="Times New Roman"/>
                  <w:szCs w:val="24"/>
                </w:rPr>
              </w:pPr>
              <w:proofErr w:type="spellStart"/>
              <w:r w:rsidRPr="00950A1D">
                <w:rPr>
                  <w:rFonts w:cs="Times New Roman"/>
                  <w:szCs w:val="24"/>
                  <w:shd w:val="clear" w:color="auto" w:fill="FFFFFF"/>
                </w:rPr>
                <w:t>D’Agaro</w:t>
              </w:r>
              <w:proofErr w:type="spellEnd"/>
              <w:r w:rsidRPr="00950A1D">
                <w:rPr>
                  <w:rFonts w:cs="Times New Roman"/>
                  <w:szCs w:val="24"/>
                  <w:shd w:val="clear" w:color="auto" w:fill="FFFFFF"/>
                </w:rPr>
                <w:t>, E. (2017). NGS genome annotation profiling using data analysis workflows. </w:t>
              </w:r>
              <w:r w:rsidRPr="00950A1D">
                <w:rPr>
                  <w:rFonts w:cs="Times New Roman"/>
                  <w:i/>
                  <w:iCs/>
                  <w:szCs w:val="24"/>
                </w:rPr>
                <w:t>Journal of Biotechnology</w:t>
              </w:r>
              <w:r w:rsidRPr="00950A1D">
                <w:rPr>
                  <w:rFonts w:cs="Times New Roman"/>
                  <w:szCs w:val="24"/>
                  <w:shd w:val="clear" w:color="auto" w:fill="FFFFFF"/>
                </w:rPr>
                <w:t>, </w:t>
              </w:r>
              <w:r w:rsidRPr="00950A1D">
                <w:rPr>
                  <w:rFonts w:cs="Times New Roman"/>
                  <w:i/>
                  <w:iCs/>
                  <w:szCs w:val="24"/>
                </w:rPr>
                <w:t>256</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10.1016/j.jbiotec.2017.06.039.</w:t>
              </w:r>
            </w:p>
            <w:p w:rsidR="008052B2" w:rsidRPr="00950A1D" w:rsidRDefault="008052B2" w:rsidP="008052B2">
              <w:pPr>
                <w:pStyle w:val="ListParagraph"/>
                <w:numPr>
                  <w:ilvl w:val="0"/>
                  <w:numId w:val="31"/>
                </w:numPr>
                <w:spacing w:after="0" w:line="240" w:lineRule="auto"/>
                <w:rPr>
                  <w:rFonts w:cs="Times New Roman"/>
                  <w:szCs w:val="24"/>
                </w:rPr>
              </w:pPr>
              <w:proofErr w:type="spellStart"/>
              <w:r w:rsidRPr="00950A1D">
                <w:rPr>
                  <w:rFonts w:cs="Times New Roman"/>
                  <w:szCs w:val="24"/>
                  <w:shd w:val="clear" w:color="auto" w:fill="FFFFFF"/>
                </w:rPr>
                <w:t>Libbrecht</w:t>
              </w:r>
              <w:proofErr w:type="spellEnd"/>
              <w:r w:rsidRPr="00950A1D">
                <w:rPr>
                  <w:rFonts w:cs="Times New Roman"/>
                  <w:szCs w:val="24"/>
                  <w:shd w:val="clear" w:color="auto" w:fill="FFFFFF"/>
                </w:rPr>
                <w:t>, M. W., &amp; Noble, W. S. (2015). Machine learning applications in genetics and genomics. </w:t>
              </w:r>
              <w:r w:rsidRPr="00950A1D">
                <w:rPr>
                  <w:rFonts w:cs="Times New Roman"/>
                  <w:i/>
                  <w:iCs/>
                  <w:szCs w:val="24"/>
                </w:rPr>
                <w:t>Nature Reviews Genetics</w:t>
              </w:r>
              <w:r w:rsidRPr="00950A1D">
                <w:rPr>
                  <w:rFonts w:cs="Times New Roman"/>
                  <w:szCs w:val="24"/>
                  <w:shd w:val="clear" w:color="auto" w:fill="FFFFFF"/>
                </w:rPr>
                <w:t>, </w:t>
              </w:r>
              <w:r w:rsidRPr="00950A1D">
                <w:rPr>
                  <w:rFonts w:cs="Times New Roman"/>
                  <w:i/>
                  <w:iCs/>
                  <w:szCs w:val="24"/>
                </w:rPr>
                <w:t>16</w:t>
              </w:r>
              <w:r w:rsidRPr="00950A1D">
                <w:rPr>
                  <w:rFonts w:cs="Times New Roman"/>
                  <w:szCs w:val="24"/>
                  <w:shd w:val="clear" w:color="auto" w:fill="FFFFFF"/>
                </w:rPr>
                <w:t xml:space="preserve">(6), 321–332.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10.1038/nrg3920.</w:t>
              </w:r>
            </w:p>
            <w:p w:rsidR="008052B2" w:rsidRPr="00950A1D" w:rsidRDefault="008052B2" w:rsidP="008052B2">
              <w:pPr>
                <w:pStyle w:val="ListParagraph"/>
                <w:numPr>
                  <w:ilvl w:val="0"/>
                  <w:numId w:val="31"/>
                </w:numPr>
                <w:spacing w:after="0" w:line="240" w:lineRule="auto"/>
                <w:rPr>
                  <w:rFonts w:cs="Times New Roman"/>
                  <w:szCs w:val="24"/>
                </w:rPr>
              </w:pPr>
              <w:proofErr w:type="spellStart"/>
              <w:r w:rsidRPr="00950A1D">
                <w:rPr>
                  <w:rFonts w:cs="Times New Roman"/>
                  <w:szCs w:val="24"/>
                  <w:shd w:val="clear" w:color="auto" w:fill="FFFFFF"/>
                </w:rPr>
                <w:t>Karchin</w:t>
              </w:r>
              <w:proofErr w:type="spellEnd"/>
              <w:r w:rsidRPr="00950A1D">
                <w:rPr>
                  <w:rFonts w:cs="Times New Roman"/>
                  <w:szCs w:val="24"/>
                  <w:shd w:val="clear" w:color="auto" w:fill="FFFFFF"/>
                </w:rPr>
                <w:t xml:space="preserve">, R., </w:t>
              </w:r>
              <w:proofErr w:type="spellStart"/>
              <w:r w:rsidRPr="00950A1D">
                <w:rPr>
                  <w:rFonts w:cs="Times New Roman"/>
                  <w:szCs w:val="24"/>
                  <w:shd w:val="clear" w:color="auto" w:fill="FFFFFF"/>
                </w:rPr>
                <w:t>Karplus</w:t>
              </w:r>
              <w:proofErr w:type="spellEnd"/>
              <w:r w:rsidRPr="00950A1D">
                <w:rPr>
                  <w:rFonts w:cs="Times New Roman"/>
                  <w:szCs w:val="24"/>
                  <w:shd w:val="clear" w:color="auto" w:fill="FFFFFF"/>
                </w:rPr>
                <w:t>, K., &amp; Haussler, D. (2002). Classifying G-protein coupled receptors with support vector machines. </w:t>
              </w:r>
              <w:r w:rsidRPr="00950A1D">
                <w:rPr>
                  <w:rFonts w:cs="Times New Roman"/>
                  <w:i/>
                  <w:iCs/>
                  <w:szCs w:val="24"/>
                </w:rPr>
                <w:t>Bioinformatics</w:t>
              </w:r>
              <w:r w:rsidRPr="00950A1D">
                <w:rPr>
                  <w:rFonts w:cs="Times New Roman"/>
                  <w:szCs w:val="24"/>
                  <w:shd w:val="clear" w:color="auto" w:fill="FFFFFF"/>
                </w:rPr>
                <w:t>, </w:t>
              </w:r>
              <w:r w:rsidRPr="00950A1D">
                <w:rPr>
                  <w:rFonts w:cs="Times New Roman"/>
                  <w:i/>
                  <w:iCs/>
                  <w:szCs w:val="24"/>
                </w:rPr>
                <w:t>18</w:t>
              </w:r>
              <w:r w:rsidRPr="00950A1D">
                <w:rPr>
                  <w:rFonts w:cs="Times New Roman"/>
                  <w:szCs w:val="24"/>
                  <w:shd w:val="clear" w:color="auto" w:fill="FFFFFF"/>
                </w:rPr>
                <w:t xml:space="preserve">(1), 147–159.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10.1093/bioinformatics/18.1.147.</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proofErr w:type="spellStart"/>
              <w:proofErr w:type="gramStart"/>
              <w:r w:rsidRPr="00950A1D">
                <w:rPr>
                  <w:rFonts w:cs="Times New Roman"/>
                  <w:szCs w:val="24"/>
                  <w:shd w:val="clear" w:color="auto" w:fill="FFFFFF"/>
                </w:rPr>
                <w:t>Cai</w:t>
              </w:r>
              <w:proofErr w:type="spellEnd"/>
              <w:proofErr w:type="gramEnd"/>
              <w:r w:rsidRPr="00950A1D">
                <w:rPr>
                  <w:rFonts w:cs="Times New Roman"/>
                  <w:szCs w:val="24"/>
                  <w:shd w:val="clear" w:color="auto" w:fill="FFFFFF"/>
                </w:rPr>
                <w:t>, C. (2003). SVM-</w:t>
              </w:r>
              <w:proofErr w:type="spellStart"/>
              <w:r w:rsidRPr="00950A1D">
                <w:rPr>
                  <w:rFonts w:cs="Times New Roman"/>
                  <w:szCs w:val="24"/>
                  <w:shd w:val="clear" w:color="auto" w:fill="FFFFFF"/>
                </w:rPr>
                <w:t>Prot</w:t>
              </w:r>
              <w:proofErr w:type="spellEnd"/>
              <w:r w:rsidRPr="00950A1D">
                <w:rPr>
                  <w:rFonts w:cs="Times New Roman"/>
                  <w:szCs w:val="24"/>
                  <w:shd w:val="clear" w:color="auto" w:fill="FFFFFF"/>
                </w:rPr>
                <w:t>: web-based support vector machine software for functional classification of a protein from its primary sequence. </w:t>
              </w:r>
              <w:r w:rsidRPr="00950A1D">
                <w:rPr>
                  <w:rFonts w:cs="Times New Roman"/>
                  <w:i/>
                  <w:iCs/>
                  <w:szCs w:val="24"/>
                </w:rPr>
                <w:t>Nucleic Acids Research</w:t>
              </w:r>
              <w:r w:rsidRPr="00950A1D">
                <w:rPr>
                  <w:rFonts w:cs="Times New Roman"/>
                  <w:szCs w:val="24"/>
                  <w:shd w:val="clear" w:color="auto" w:fill="FFFFFF"/>
                </w:rPr>
                <w:t>, </w:t>
              </w:r>
              <w:r w:rsidRPr="00950A1D">
                <w:rPr>
                  <w:rFonts w:cs="Times New Roman"/>
                  <w:i/>
                  <w:iCs/>
                  <w:szCs w:val="24"/>
                </w:rPr>
                <w:t>31</w:t>
              </w:r>
              <w:r w:rsidRPr="00950A1D">
                <w:rPr>
                  <w:rFonts w:cs="Times New Roman"/>
                  <w:szCs w:val="24"/>
                  <w:shd w:val="clear" w:color="auto" w:fill="FFFFFF"/>
                </w:rPr>
                <w:t xml:space="preserve">(13), 3692–3697.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10.1093/</w:t>
              </w:r>
              <w:proofErr w:type="spellStart"/>
              <w:r w:rsidRPr="00950A1D">
                <w:rPr>
                  <w:rFonts w:cs="Times New Roman"/>
                  <w:szCs w:val="24"/>
                  <w:shd w:val="clear" w:color="auto" w:fill="FFFFFF"/>
                </w:rPr>
                <w:t>nar</w:t>
              </w:r>
              <w:proofErr w:type="spellEnd"/>
              <w:r w:rsidRPr="00950A1D">
                <w:rPr>
                  <w:rFonts w:cs="Times New Roman"/>
                  <w:szCs w:val="24"/>
                  <w:shd w:val="clear" w:color="auto" w:fill="FFFFFF"/>
                </w:rPr>
                <w:t>/gkg600.</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Feng, P., Yang, H., Ding, H., Lin, H., Chen, W., &amp; Chou, K.-C. (2019). iDNA6mA-PseKNC: Identifying DNA N6-methyladenosine sites by incorporating nucleotide physicochemical properties into </w:t>
              </w:r>
              <w:proofErr w:type="spellStart"/>
              <w:r w:rsidRPr="00950A1D">
                <w:rPr>
                  <w:rFonts w:cs="Times New Roman"/>
                  <w:szCs w:val="24"/>
                  <w:shd w:val="clear" w:color="auto" w:fill="FFFFFF"/>
                </w:rPr>
                <w:t>PseKNC</w:t>
              </w:r>
              <w:proofErr w:type="spellEnd"/>
              <w:r w:rsidRPr="00950A1D">
                <w:rPr>
                  <w:rFonts w:cs="Times New Roman"/>
                  <w:szCs w:val="24"/>
                  <w:shd w:val="clear" w:color="auto" w:fill="FFFFFF"/>
                </w:rPr>
                <w:t>. </w:t>
              </w:r>
              <w:r w:rsidRPr="00950A1D">
                <w:rPr>
                  <w:rFonts w:cs="Times New Roman"/>
                  <w:i/>
                  <w:iCs/>
                  <w:szCs w:val="24"/>
                </w:rPr>
                <w:t>Genomics</w:t>
              </w:r>
              <w:r w:rsidRPr="00950A1D">
                <w:rPr>
                  <w:rFonts w:cs="Times New Roman"/>
                  <w:szCs w:val="24"/>
                  <w:shd w:val="clear" w:color="auto" w:fill="FFFFFF"/>
                </w:rPr>
                <w:t>, </w:t>
              </w:r>
              <w:r w:rsidRPr="00950A1D">
                <w:rPr>
                  <w:rFonts w:cs="Times New Roman"/>
                  <w:i/>
                  <w:iCs/>
                  <w:szCs w:val="24"/>
                </w:rPr>
                <w:t>111</w:t>
              </w:r>
              <w:r w:rsidRPr="00950A1D">
                <w:rPr>
                  <w:rFonts w:cs="Times New Roman"/>
                  <w:szCs w:val="24"/>
                  <w:shd w:val="clear" w:color="auto" w:fill="FFFFFF"/>
                </w:rPr>
                <w:t xml:space="preserve">(1), 96–102.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10.1016/j.ygeno.2018.01.005.</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proofErr w:type="spellStart"/>
              <w:r w:rsidRPr="00950A1D">
                <w:rPr>
                  <w:rFonts w:cs="Times New Roman"/>
                  <w:szCs w:val="24"/>
                  <w:shd w:val="clear" w:color="auto" w:fill="FFFFFF"/>
                </w:rPr>
                <w:t>Sasnauskas</w:t>
              </w:r>
              <w:proofErr w:type="spellEnd"/>
              <w:r w:rsidRPr="00950A1D">
                <w:rPr>
                  <w:rFonts w:cs="Times New Roman"/>
                  <w:szCs w:val="24"/>
                  <w:shd w:val="clear" w:color="auto" w:fill="FFFFFF"/>
                </w:rPr>
                <w:t xml:space="preserve">, G. (2018). DNA binding domain of restriction endonuclease </w:t>
              </w:r>
              <w:proofErr w:type="spellStart"/>
              <w:r w:rsidRPr="00950A1D">
                <w:rPr>
                  <w:rFonts w:cs="Times New Roman"/>
                  <w:szCs w:val="24"/>
                  <w:shd w:val="clear" w:color="auto" w:fill="FFFFFF"/>
                </w:rPr>
                <w:t>McrBC</w:t>
              </w:r>
              <w:proofErr w:type="spellEnd"/>
              <w:r w:rsidRPr="00950A1D">
                <w:rPr>
                  <w:rFonts w:cs="Times New Roman"/>
                  <w:szCs w:val="24"/>
                  <w:shd w:val="clear" w:color="auto" w:fill="FFFFFF"/>
                </w:rPr>
                <w:t xml:space="preserve"> in complex with N4-methylcytosine DNA.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10.2210/pdb6gcf/</w:t>
              </w:r>
              <w:proofErr w:type="spellStart"/>
              <w:r w:rsidRPr="00950A1D">
                <w:rPr>
                  <w:rFonts w:cs="Times New Roman"/>
                  <w:szCs w:val="24"/>
                  <w:shd w:val="clear" w:color="auto" w:fill="FFFFFF"/>
                </w:rPr>
                <w:t>pdb</w:t>
              </w:r>
              <w:proofErr w:type="spellEnd"/>
              <w:r w:rsidRPr="00950A1D">
                <w:rPr>
                  <w:rFonts w:cs="Times New Roman"/>
                  <w:szCs w:val="24"/>
                  <w:shd w:val="clear" w:color="auto" w:fill="FFFFFF"/>
                </w:rPr>
                <w:t>.</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Lynch, S., &amp; Kool, E. (2015). N6-Methyladenosine RNA.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10.2210/pdb2mvs/</w:t>
              </w:r>
              <w:proofErr w:type="spellStart"/>
              <w:r w:rsidRPr="00950A1D">
                <w:rPr>
                  <w:rFonts w:cs="Times New Roman"/>
                  <w:szCs w:val="24"/>
                  <w:shd w:val="clear" w:color="auto" w:fill="FFFFFF"/>
                </w:rPr>
                <w:t>pdb</w:t>
              </w:r>
              <w:proofErr w:type="spellEnd"/>
              <w:r w:rsidRPr="00950A1D">
                <w:rPr>
                  <w:rFonts w:cs="Times New Roman"/>
                  <w:szCs w:val="24"/>
                  <w:shd w:val="clear" w:color="auto" w:fill="FFFFFF"/>
                </w:rPr>
                <w:t>.</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Han, L. Y. (2004). Prediction of RNA-binding proteins from primary sequence by a support vector machine approach. </w:t>
              </w:r>
              <w:proofErr w:type="spellStart"/>
              <w:proofErr w:type="gramStart"/>
              <w:r w:rsidRPr="00950A1D">
                <w:rPr>
                  <w:rFonts w:cs="Times New Roman"/>
                  <w:i/>
                  <w:iCs/>
                  <w:szCs w:val="24"/>
                </w:rPr>
                <w:t>Rna</w:t>
              </w:r>
              <w:proofErr w:type="spellEnd"/>
              <w:proofErr w:type="gramEnd"/>
              <w:r w:rsidRPr="00950A1D">
                <w:rPr>
                  <w:rFonts w:cs="Times New Roman"/>
                  <w:szCs w:val="24"/>
                  <w:shd w:val="clear" w:color="auto" w:fill="FFFFFF"/>
                </w:rPr>
                <w:t>, </w:t>
              </w:r>
              <w:r w:rsidRPr="00950A1D">
                <w:rPr>
                  <w:rFonts w:cs="Times New Roman"/>
                  <w:i/>
                  <w:iCs/>
                  <w:szCs w:val="24"/>
                </w:rPr>
                <w:t>10</w:t>
              </w:r>
              <w:r w:rsidRPr="00950A1D">
                <w:rPr>
                  <w:rFonts w:cs="Times New Roman"/>
                  <w:szCs w:val="24"/>
                  <w:shd w:val="clear" w:color="auto" w:fill="FFFFFF"/>
                </w:rPr>
                <w:t xml:space="preserve">(3), 355–368.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10.1261/rna.5890304.</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Lee, J. S., &amp; </w:t>
              </w:r>
              <w:proofErr w:type="spellStart"/>
              <w:r w:rsidRPr="00950A1D">
                <w:rPr>
                  <w:rFonts w:cs="Times New Roman"/>
                  <w:szCs w:val="24"/>
                  <w:shd w:val="clear" w:color="auto" w:fill="FFFFFF"/>
                </w:rPr>
                <w:t>Ondrechen</w:t>
              </w:r>
              <w:proofErr w:type="spellEnd"/>
              <w:r w:rsidRPr="00950A1D">
                <w:rPr>
                  <w:rFonts w:cs="Times New Roman"/>
                  <w:szCs w:val="24"/>
                  <w:shd w:val="clear" w:color="auto" w:fill="FFFFFF"/>
                </w:rPr>
                <w:t>, M. J. (2011). Electrostatic Properties for Protein Functional Site Prediction. </w:t>
              </w:r>
              <w:r w:rsidRPr="00950A1D">
                <w:rPr>
                  <w:rFonts w:cs="Times New Roman"/>
                  <w:i/>
                  <w:iCs/>
                  <w:szCs w:val="24"/>
                </w:rPr>
                <w:t>Protein Function Prediction for Omics Era</w:t>
              </w:r>
              <w:r w:rsidRPr="00950A1D">
                <w:rPr>
                  <w:rFonts w:cs="Times New Roman"/>
                  <w:szCs w:val="24"/>
                  <w:shd w:val="clear" w:color="auto" w:fill="FFFFFF"/>
                </w:rPr>
                <w:t xml:space="preserve">, 183–196.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10.1007/978-94-007-0881-5_10.</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lastRenderedPageBreak/>
                <w:t>Fischer, D., &amp; Eisenberg, D. (2008). Protein fold recognition using sequence-derived predictions. </w:t>
              </w:r>
              <w:r w:rsidRPr="00950A1D">
                <w:rPr>
                  <w:rFonts w:cs="Times New Roman"/>
                  <w:i/>
                  <w:iCs/>
                  <w:szCs w:val="24"/>
                </w:rPr>
                <w:t>Protein Science</w:t>
              </w:r>
              <w:r w:rsidRPr="00950A1D">
                <w:rPr>
                  <w:rFonts w:cs="Times New Roman"/>
                  <w:szCs w:val="24"/>
                  <w:shd w:val="clear" w:color="auto" w:fill="FFFFFF"/>
                </w:rPr>
                <w:t>, </w:t>
              </w:r>
              <w:r w:rsidRPr="00950A1D">
                <w:rPr>
                  <w:rFonts w:cs="Times New Roman"/>
                  <w:i/>
                  <w:iCs/>
                  <w:szCs w:val="24"/>
                </w:rPr>
                <w:t>5</w:t>
              </w:r>
              <w:r w:rsidRPr="00950A1D">
                <w:rPr>
                  <w:rFonts w:cs="Times New Roman"/>
                  <w:szCs w:val="24"/>
                  <w:shd w:val="clear" w:color="auto" w:fill="FFFFFF"/>
                </w:rPr>
                <w:t xml:space="preserve">(5), 947–955.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10.1002/pro.5560050516.</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Yan, K., Xu, Y., Fang, X., Zheng, C., &amp; Liu, B. (2017). Protein fold recognition based on sparse representation based classification. </w:t>
              </w:r>
              <w:r w:rsidRPr="00950A1D">
                <w:rPr>
                  <w:rFonts w:cs="Times New Roman"/>
                  <w:i/>
                  <w:iCs/>
                  <w:szCs w:val="24"/>
                </w:rPr>
                <w:t>Artificial Intelligence in Medicine</w:t>
              </w:r>
              <w:r w:rsidRPr="00950A1D">
                <w:rPr>
                  <w:rFonts w:cs="Times New Roman"/>
                  <w:szCs w:val="24"/>
                  <w:shd w:val="clear" w:color="auto" w:fill="FFFFFF"/>
                </w:rPr>
                <w:t>, </w:t>
              </w:r>
              <w:r w:rsidRPr="00950A1D">
                <w:rPr>
                  <w:rFonts w:cs="Times New Roman"/>
                  <w:i/>
                  <w:iCs/>
                  <w:szCs w:val="24"/>
                </w:rPr>
                <w:t>79</w:t>
              </w:r>
              <w:r w:rsidRPr="00950A1D">
                <w:rPr>
                  <w:rFonts w:cs="Times New Roman"/>
                  <w:szCs w:val="24"/>
                  <w:shd w:val="clear" w:color="auto" w:fill="FFFFFF"/>
                </w:rPr>
                <w:t xml:space="preserve">, 1–8.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10.1016/j.artmed.2017.03.006.</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Han, M., Song, Y., Qian, J., &amp; Ming, D. (2018). Sequence-based prediction of physicochemical interactions at protein functional sites using a function-and-interaction-annotated domain profile database. </w:t>
              </w:r>
              <w:r w:rsidRPr="00950A1D">
                <w:rPr>
                  <w:rFonts w:cs="Times New Roman"/>
                  <w:i/>
                  <w:iCs/>
                  <w:szCs w:val="24"/>
                </w:rPr>
                <w:t>BMC Bioinformatics</w:t>
              </w:r>
              <w:r w:rsidRPr="00950A1D">
                <w:rPr>
                  <w:rFonts w:cs="Times New Roman"/>
                  <w:szCs w:val="24"/>
                  <w:shd w:val="clear" w:color="auto" w:fill="FFFFFF"/>
                </w:rPr>
                <w:t>, </w:t>
              </w:r>
              <w:r w:rsidRPr="00950A1D">
                <w:rPr>
                  <w:rFonts w:cs="Times New Roman"/>
                  <w:i/>
                  <w:iCs/>
                  <w:szCs w:val="24"/>
                </w:rPr>
                <w:t>19</w:t>
              </w:r>
              <w:r w:rsidRPr="00950A1D">
                <w:rPr>
                  <w:rFonts w:cs="Times New Roman"/>
                  <w:szCs w:val="24"/>
                  <w:shd w:val="clear" w:color="auto" w:fill="FFFFFF"/>
                </w:rPr>
                <w:t xml:space="preserve">(1).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10.1186/s12859-018-2206-2.</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Lo, S. L., </w:t>
              </w:r>
              <w:proofErr w:type="spellStart"/>
              <w:proofErr w:type="gramStart"/>
              <w:r w:rsidRPr="00950A1D">
                <w:rPr>
                  <w:rFonts w:cs="Times New Roman"/>
                  <w:szCs w:val="24"/>
                  <w:shd w:val="clear" w:color="auto" w:fill="FFFFFF"/>
                </w:rPr>
                <w:t>Cai</w:t>
              </w:r>
              <w:proofErr w:type="spellEnd"/>
              <w:proofErr w:type="gramEnd"/>
              <w:r w:rsidRPr="00950A1D">
                <w:rPr>
                  <w:rFonts w:cs="Times New Roman"/>
                  <w:szCs w:val="24"/>
                  <w:shd w:val="clear" w:color="auto" w:fill="FFFFFF"/>
                </w:rPr>
                <w:t>, C. Z., Chen, Y. Z., &amp; Chung, M. C. M. (2005). Effect of training datasets on support vector machine prediction of protein-protein interactions. </w:t>
              </w:r>
              <w:r w:rsidRPr="00950A1D">
                <w:rPr>
                  <w:rFonts w:cs="Times New Roman"/>
                  <w:i/>
                  <w:iCs/>
                  <w:szCs w:val="24"/>
                </w:rPr>
                <w:t>Proteomics</w:t>
              </w:r>
              <w:r w:rsidRPr="00950A1D">
                <w:rPr>
                  <w:rFonts w:cs="Times New Roman"/>
                  <w:szCs w:val="24"/>
                  <w:shd w:val="clear" w:color="auto" w:fill="FFFFFF"/>
                </w:rPr>
                <w:t>, </w:t>
              </w:r>
              <w:r w:rsidRPr="00950A1D">
                <w:rPr>
                  <w:rFonts w:cs="Times New Roman"/>
                  <w:i/>
                  <w:iCs/>
                  <w:szCs w:val="24"/>
                </w:rPr>
                <w:t>5</w:t>
              </w:r>
              <w:r w:rsidRPr="00950A1D">
                <w:rPr>
                  <w:rFonts w:cs="Times New Roman"/>
                  <w:szCs w:val="24"/>
                  <w:shd w:val="clear" w:color="auto" w:fill="FFFFFF"/>
                </w:rPr>
                <w:t xml:space="preserve">(4), 876–884.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10.1002/pmic.200401118.</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Constructing Reliable Protein-Protein Interaction (PPI) Networks. (2017). </w:t>
              </w:r>
              <w:r w:rsidRPr="00950A1D">
                <w:rPr>
                  <w:rFonts w:cs="Times New Roman"/>
                  <w:i/>
                  <w:iCs/>
                  <w:szCs w:val="24"/>
                </w:rPr>
                <w:t>Computational Prediction of Protein Complexes from Protein Interaction Networks</w:t>
              </w:r>
              <w:r w:rsidRPr="00950A1D">
                <w:rPr>
                  <w:rFonts w:cs="Times New Roman"/>
                  <w:szCs w:val="24"/>
                  <w:shd w:val="clear" w:color="auto" w:fill="FFFFFF"/>
                </w:rPr>
                <w:t xml:space="preserve">, 15.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10.1145/3064650.3064653.</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Zhang, H. (2016). Overview of Sequence Data Formats. </w:t>
              </w:r>
              <w:r w:rsidRPr="00950A1D">
                <w:rPr>
                  <w:rFonts w:cs="Times New Roman"/>
                  <w:i/>
                  <w:iCs/>
                  <w:szCs w:val="24"/>
                </w:rPr>
                <w:t>Methods in Molecular Biology Statistical Genomics</w:t>
              </w:r>
              <w:r w:rsidRPr="00950A1D">
                <w:rPr>
                  <w:rFonts w:cs="Times New Roman"/>
                  <w:szCs w:val="24"/>
                  <w:shd w:val="clear" w:color="auto" w:fill="FFFFFF"/>
                </w:rPr>
                <w:t xml:space="preserve">, 3–17.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10.1007/978-1-4939-3578-9_1.</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Feature Extraction and Classification. (2014). </w:t>
              </w:r>
              <w:r w:rsidRPr="00950A1D">
                <w:rPr>
                  <w:rFonts w:cs="Times New Roman"/>
                  <w:i/>
                  <w:iCs/>
                  <w:szCs w:val="24"/>
                </w:rPr>
                <w:t>Medical Diagnosis Using Artificial Neural Networks</w:t>
              </w:r>
              <w:r w:rsidRPr="00950A1D">
                <w:rPr>
                  <w:rFonts w:cs="Times New Roman"/>
                  <w:szCs w:val="24"/>
                  <w:shd w:val="clear" w:color="auto" w:fill="FFFFFF"/>
                </w:rPr>
                <w:t xml:space="preserve">, 159–169.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10.4018/978-1-4666-6146-2.ch011.</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Deep Learning in Python: Preventing Overfitting. (2019). </w:t>
              </w:r>
              <w:proofErr w:type="spellStart"/>
              <w:r w:rsidRPr="00950A1D">
                <w:rPr>
                  <w:rFonts w:cs="Times New Roman"/>
                  <w:szCs w:val="24"/>
                  <w:shd w:val="clear" w:color="auto" w:fill="FFFFFF"/>
                </w:rPr>
                <w:t>doi</w:t>
              </w:r>
              <w:proofErr w:type="spellEnd"/>
              <w:r w:rsidRPr="00950A1D">
                <w:rPr>
                  <w:rFonts w:cs="Times New Roman"/>
                  <w:szCs w:val="24"/>
                  <w:shd w:val="clear" w:color="auto" w:fill="FFFFFF"/>
                </w:rPr>
                <w:t>: 10.4135/9781526493453.</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Introduction to Feature and Gene Selection. (2011). </w:t>
              </w:r>
              <w:r w:rsidRPr="00950A1D">
                <w:rPr>
                  <w:rFonts w:cs="Times New Roman"/>
                  <w:i/>
                  <w:iCs/>
                  <w:szCs w:val="24"/>
                </w:rPr>
                <w:t>Feature Selection and Ensemble Methods for Bioinformatics</w:t>
              </w:r>
              <w:r w:rsidRPr="00950A1D">
                <w:rPr>
                  <w:rFonts w:cs="Times New Roman"/>
                  <w:szCs w:val="24"/>
                  <w:shd w:val="clear" w:color="auto" w:fill="FFFFFF"/>
                </w:rPr>
                <w:t xml:space="preserve">, 117–122.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10.4018/978-1-60960-557-5.ch008.</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An Introduction to the Chi-Square Test. (2017).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10.4135/9781473980525.</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Wang, J., Shan, G., </w:t>
              </w:r>
              <w:proofErr w:type="spellStart"/>
              <w:r w:rsidRPr="00950A1D">
                <w:rPr>
                  <w:rFonts w:cs="Times New Roman"/>
                  <w:szCs w:val="24"/>
                  <w:shd w:val="clear" w:color="auto" w:fill="FFFFFF"/>
                </w:rPr>
                <w:t>Duan</w:t>
              </w:r>
              <w:proofErr w:type="spellEnd"/>
              <w:r w:rsidRPr="00950A1D">
                <w:rPr>
                  <w:rFonts w:cs="Times New Roman"/>
                  <w:szCs w:val="24"/>
                  <w:shd w:val="clear" w:color="auto" w:fill="FFFFFF"/>
                </w:rPr>
                <w:t>, X., &amp; Wen, B. (2011). Improved SVM-RFE feature selection method for multi-SVM classifier. </w:t>
              </w:r>
              <w:r w:rsidRPr="00950A1D">
                <w:rPr>
                  <w:rFonts w:cs="Times New Roman"/>
                  <w:i/>
                  <w:iCs/>
                  <w:szCs w:val="24"/>
                </w:rPr>
                <w:t>2011 International Conference on Electrical and Control Engineering</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10.1109/iceceng.2011.6058060.</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Missing-Value, M.-V. (</w:t>
              </w:r>
              <w:proofErr w:type="spellStart"/>
              <w:r w:rsidRPr="00950A1D">
                <w:rPr>
                  <w:rFonts w:cs="Times New Roman"/>
                  <w:szCs w:val="24"/>
                  <w:shd w:val="clear" w:color="auto" w:fill="FFFFFF"/>
                </w:rPr>
                <w:t>n.d.</w:t>
              </w:r>
              <w:proofErr w:type="spellEnd"/>
              <w:r w:rsidRPr="00950A1D">
                <w:rPr>
                  <w:rFonts w:cs="Times New Roman"/>
                  <w:szCs w:val="24"/>
                  <w:shd w:val="clear" w:color="auto" w:fill="FFFFFF"/>
                </w:rPr>
                <w:t>). The Lasso for Linear Models. </w:t>
              </w:r>
              <w:r w:rsidRPr="00950A1D">
                <w:rPr>
                  <w:rFonts w:cs="Times New Roman"/>
                  <w:i/>
                  <w:iCs/>
                  <w:szCs w:val="24"/>
                </w:rPr>
                <w:t>Statistical Learning with Sparsity</w:t>
              </w:r>
              <w:r w:rsidRPr="00950A1D">
                <w:rPr>
                  <w:rFonts w:cs="Times New Roman"/>
                  <w:szCs w:val="24"/>
                  <w:shd w:val="clear" w:color="auto" w:fill="FFFFFF"/>
                </w:rPr>
                <w:t xml:space="preserve">, 22–43.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10.1201/b18401-4.</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Applications </w:t>
              </w:r>
              <w:proofErr w:type="gramStart"/>
              <w:r w:rsidRPr="00950A1D">
                <w:rPr>
                  <w:rFonts w:cs="Times New Roman"/>
                  <w:szCs w:val="24"/>
                  <w:shd w:val="clear" w:color="auto" w:fill="FFFFFF"/>
                </w:rPr>
                <w:t>Of</w:t>
              </w:r>
              <w:proofErr w:type="gramEnd"/>
              <w:r w:rsidRPr="00950A1D">
                <w:rPr>
                  <w:rFonts w:cs="Times New Roman"/>
                  <w:szCs w:val="24"/>
                  <w:shd w:val="clear" w:color="auto" w:fill="FFFFFF"/>
                </w:rPr>
                <w:t xml:space="preserve"> Pearson Correlation To Measurement Theory. (</w:t>
              </w:r>
              <w:proofErr w:type="spellStart"/>
              <w:r w:rsidRPr="00950A1D">
                <w:rPr>
                  <w:rFonts w:cs="Times New Roman"/>
                  <w:szCs w:val="24"/>
                  <w:shd w:val="clear" w:color="auto" w:fill="FFFFFF"/>
                </w:rPr>
                <w:t>n.d.</w:t>
              </w:r>
              <w:proofErr w:type="spellEnd"/>
              <w:r w:rsidRPr="00950A1D">
                <w:rPr>
                  <w:rFonts w:cs="Times New Roman"/>
                  <w:szCs w:val="24"/>
                  <w:shd w:val="clear" w:color="auto" w:fill="FFFFFF"/>
                </w:rPr>
                <w:t>). </w:t>
              </w:r>
              <w:r w:rsidRPr="00950A1D">
                <w:rPr>
                  <w:rFonts w:cs="Times New Roman"/>
                  <w:i/>
                  <w:iCs/>
                  <w:szCs w:val="24"/>
                </w:rPr>
                <w:t>Correlation and Regression</w:t>
              </w:r>
              <w:r w:rsidRPr="00950A1D">
                <w:rPr>
                  <w:rFonts w:cs="Times New Roman"/>
                  <w:szCs w:val="24"/>
                  <w:shd w:val="clear" w:color="auto" w:fill="FFFFFF"/>
                </w:rPr>
                <w:t xml:space="preserve">, 67–96.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10.4135/9781412983815.n4.</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Yang, F., Cheng, W., Dou, R., &amp; Zhou, N. (2011). An improved feature selection approach based on </w:t>
              </w:r>
              <w:proofErr w:type="spellStart"/>
              <w:r w:rsidRPr="00950A1D">
                <w:rPr>
                  <w:rFonts w:cs="Times New Roman"/>
                  <w:szCs w:val="24"/>
                  <w:shd w:val="clear" w:color="auto" w:fill="FFFFFF"/>
                </w:rPr>
                <w:t>ReliefF</w:t>
              </w:r>
              <w:proofErr w:type="spellEnd"/>
              <w:r w:rsidRPr="00950A1D">
                <w:rPr>
                  <w:rFonts w:cs="Times New Roman"/>
                  <w:szCs w:val="24"/>
                  <w:shd w:val="clear" w:color="auto" w:fill="FFFFFF"/>
                </w:rPr>
                <w:t xml:space="preserve"> and Mutual Information. </w:t>
              </w:r>
              <w:r w:rsidRPr="00950A1D">
                <w:rPr>
                  <w:rFonts w:cs="Times New Roman"/>
                  <w:i/>
                  <w:iCs/>
                  <w:szCs w:val="24"/>
                </w:rPr>
                <w:t>International Conference on Information Science and Technology</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10.1109/icist.2011.5765246.</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proofErr w:type="spellStart"/>
              <w:r w:rsidRPr="00950A1D">
                <w:rPr>
                  <w:rFonts w:cs="Times New Roman"/>
                  <w:szCs w:val="24"/>
                  <w:shd w:val="clear" w:color="auto" w:fill="FFFFFF"/>
                </w:rPr>
                <w:t>Suryavanshi</w:t>
              </w:r>
              <w:proofErr w:type="spellEnd"/>
              <w:r w:rsidRPr="00950A1D">
                <w:rPr>
                  <w:rFonts w:cs="Times New Roman"/>
                  <w:szCs w:val="24"/>
                  <w:shd w:val="clear" w:color="auto" w:fill="FFFFFF"/>
                </w:rPr>
                <w:t xml:space="preserve">, A. S. (2016). A Survey Paper on Modified Approach for </w:t>
              </w:r>
              <w:proofErr w:type="spellStart"/>
              <w:r w:rsidRPr="00950A1D">
                <w:rPr>
                  <w:rFonts w:cs="Times New Roman"/>
                  <w:szCs w:val="24"/>
                  <w:shd w:val="clear" w:color="auto" w:fill="FFFFFF"/>
                </w:rPr>
                <w:t>Kmeans</w:t>
              </w:r>
              <w:proofErr w:type="spellEnd"/>
              <w:r w:rsidRPr="00950A1D">
                <w:rPr>
                  <w:rFonts w:cs="Times New Roman"/>
                  <w:szCs w:val="24"/>
                  <w:shd w:val="clear" w:color="auto" w:fill="FFFFFF"/>
                </w:rPr>
                <w:t xml:space="preserve"> Algorithm. </w:t>
              </w:r>
              <w:r w:rsidRPr="00950A1D">
                <w:rPr>
                  <w:rFonts w:cs="Times New Roman"/>
                  <w:i/>
                  <w:iCs/>
                  <w:szCs w:val="24"/>
                </w:rPr>
                <w:t>International Journal of Emerging Trends in Science and Technology</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10.18535/</w:t>
              </w:r>
              <w:proofErr w:type="spellStart"/>
              <w:r w:rsidRPr="00950A1D">
                <w:rPr>
                  <w:rFonts w:cs="Times New Roman"/>
                  <w:szCs w:val="24"/>
                  <w:shd w:val="clear" w:color="auto" w:fill="FFFFFF"/>
                </w:rPr>
                <w:t>ijetst</w:t>
              </w:r>
              <w:proofErr w:type="spellEnd"/>
              <w:r w:rsidRPr="00950A1D">
                <w:rPr>
                  <w:rFonts w:cs="Times New Roman"/>
                  <w:szCs w:val="24"/>
                  <w:shd w:val="clear" w:color="auto" w:fill="FFFFFF"/>
                </w:rPr>
                <w:t>/v3i02.04.</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A Comparative </w:t>
              </w:r>
              <w:proofErr w:type="spellStart"/>
              <w:r w:rsidRPr="00950A1D">
                <w:rPr>
                  <w:rFonts w:cs="Times New Roman"/>
                  <w:szCs w:val="24"/>
                  <w:shd w:val="clear" w:color="auto" w:fill="FFFFFF"/>
                </w:rPr>
                <w:t>Studyon</w:t>
              </w:r>
              <w:proofErr w:type="spellEnd"/>
              <w:r w:rsidRPr="00950A1D">
                <w:rPr>
                  <w:rFonts w:cs="Times New Roman"/>
                  <w:szCs w:val="24"/>
                  <w:shd w:val="clear" w:color="auto" w:fill="FFFFFF"/>
                </w:rPr>
                <w:t xml:space="preserve"> Kernel PCA and PCA Methods for Face Recognition. (2016). </w:t>
              </w:r>
              <w:r w:rsidRPr="00950A1D">
                <w:rPr>
                  <w:rFonts w:cs="Times New Roman"/>
                  <w:i/>
                  <w:iCs/>
                  <w:szCs w:val="24"/>
                </w:rPr>
                <w:t>International Journal of Science and Research (IJSR)</w:t>
              </w:r>
              <w:r w:rsidRPr="00950A1D">
                <w:rPr>
                  <w:rFonts w:cs="Times New Roman"/>
                  <w:szCs w:val="24"/>
                  <w:shd w:val="clear" w:color="auto" w:fill="FFFFFF"/>
                </w:rPr>
                <w:t>, </w:t>
              </w:r>
              <w:r w:rsidRPr="00950A1D">
                <w:rPr>
                  <w:rFonts w:cs="Times New Roman"/>
                  <w:i/>
                  <w:iCs/>
                  <w:szCs w:val="24"/>
                </w:rPr>
                <w:t>5</w:t>
              </w:r>
              <w:r w:rsidRPr="00950A1D">
                <w:rPr>
                  <w:rFonts w:cs="Times New Roman"/>
                  <w:szCs w:val="24"/>
                  <w:shd w:val="clear" w:color="auto" w:fill="FFFFFF"/>
                </w:rPr>
                <w:t xml:space="preserve">(5), 1844–1847.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10.21275/v5i5.nov163830.</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Priam, R. (2018). Symmetric Generative Methods and </w:t>
              </w:r>
              <w:proofErr w:type="spellStart"/>
              <w:r w:rsidRPr="00950A1D">
                <w:rPr>
                  <w:rFonts w:cs="Times New Roman"/>
                  <w:szCs w:val="24"/>
                  <w:shd w:val="clear" w:color="auto" w:fill="FFFFFF"/>
                </w:rPr>
                <w:t>tSNE</w:t>
              </w:r>
              <w:proofErr w:type="spellEnd"/>
              <w:r w:rsidRPr="00950A1D">
                <w:rPr>
                  <w:rFonts w:cs="Times New Roman"/>
                  <w:szCs w:val="24"/>
                  <w:shd w:val="clear" w:color="auto" w:fill="FFFFFF"/>
                </w:rPr>
                <w:t>: A Short Survey. </w:t>
              </w:r>
              <w:r w:rsidRPr="00950A1D">
                <w:rPr>
                  <w:rFonts w:cs="Times New Roman"/>
                  <w:i/>
                  <w:iCs/>
                  <w:szCs w:val="24"/>
                </w:rPr>
                <w:t>Proceedings of the 13th International Joint Conference on Computer Vision, Imaging and Computer Graphics Theory and Applications</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10.5220/0006684303560363.</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Qi, X., </w:t>
              </w:r>
              <w:proofErr w:type="spellStart"/>
              <w:r w:rsidRPr="00950A1D">
                <w:rPr>
                  <w:rFonts w:cs="Times New Roman"/>
                  <w:szCs w:val="24"/>
                  <w:shd w:val="clear" w:color="auto" w:fill="FFFFFF"/>
                </w:rPr>
                <w:t>Silvestrov</w:t>
              </w:r>
              <w:proofErr w:type="spellEnd"/>
              <w:r w:rsidRPr="00950A1D">
                <w:rPr>
                  <w:rFonts w:cs="Times New Roman"/>
                  <w:szCs w:val="24"/>
                  <w:shd w:val="clear" w:color="auto" w:fill="FFFFFF"/>
                </w:rPr>
                <w:t xml:space="preserve">, S., &amp; </w:t>
              </w:r>
              <w:proofErr w:type="spellStart"/>
              <w:r w:rsidRPr="00950A1D">
                <w:rPr>
                  <w:rFonts w:cs="Times New Roman"/>
                  <w:szCs w:val="24"/>
                  <w:shd w:val="clear" w:color="auto" w:fill="FFFFFF"/>
                </w:rPr>
                <w:t>Nazir</w:t>
              </w:r>
              <w:proofErr w:type="spellEnd"/>
              <w:r w:rsidRPr="00950A1D">
                <w:rPr>
                  <w:rFonts w:cs="Times New Roman"/>
                  <w:szCs w:val="24"/>
                  <w:shd w:val="clear" w:color="auto" w:fill="FFFFFF"/>
                </w:rPr>
                <w:t xml:space="preserve">, T. (2017). Data classification with support vector machine and generalized support vector machine.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10.1063/1.4972718.</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proofErr w:type="spellStart"/>
              <w:r w:rsidRPr="00950A1D">
                <w:rPr>
                  <w:rFonts w:cs="Times New Roman"/>
                  <w:szCs w:val="24"/>
                  <w:shd w:val="clear" w:color="auto" w:fill="FFFFFF"/>
                </w:rPr>
                <w:lastRenderedPageBreak/>
                <w:t>Vanicek</w:t>
              </w:r>
              <w:proofErr w:type="spellEnd"/>
              <w:r w:rsidRPr="00950A1D">
                <w:rPr>
                  <w:rFonts w:cs="Times New Roman"/>
                  <w:szCs w:val="24"/>
                  <w:shd w:val="clear" w:color="auto" w:fill="FFFFFF"/>
                </w:rPr>
                <w:t xml:space="preserve">, T. (2019). Classification in major depressive disorder using </w:t>
              </w:r>
              <w:proofErr w:type="spellStart"/>
              <w:r w:rsidRPr="00950A1D">
                <w:rPr>
                  <w:rFonts w:cs="Times New Roman"/>
                  <w:szCs w:val="24"/>
                  <w:shd w:val="clear" w:color="auto" w:fill="FFFFFF"/>
                </w:rPr>
                <w:t>randomForest</w:t>
              </w:r>
              <w:proofErr w:type="spellEnd"/>
              <w:r w:rsidRPr="00950A1D">
                <w:rPr>
                  <w:rFonts w:cs="Times New Roman"/>
                  <w:szCs w:val="24"/>
                  <w:shd w:val="clear" w:color="auto" w:fill="FFFFFF"/>
                </w:rPr>
                <w:t xml:space="preserve"> and various cortical and subcortical gray matter measures. </w:t>
              </w:r>
              <w:r w:rsidRPr="00950A1D">
                <w:rPr>
                  <w:rFonts w:cs="Times New Roman"/>
                  <w:i/>
                  <w:iCs/>
                  <w:szCs w:val="24"/>
                </w:rPr>
                <w:t>Intrinsic Activity</w:t>
              </w:r>
              <w:r w:rsidRPr="00950A1D">
                <w:rPr>
                  <w:rFonts w:cs="Times New Roman"/>
                  <w:szCs w:val="24"/>
                  <w:shd w:val="clear" w:color="auto" w:fill="FFFFFF"/>
                </w:rPr>
                <w:t>, </w:t>
              </w:r>
              <w:r w:rsidRPr="00950A1D">
                <w:rPr>
                  <w:rFonts w:cs="Times New Roman"/>
                  <w:i/>
                  <w:iCs/>
                  <w:szCs w:val="24"/>
                </w:rPr>
                <w:t>7</w:t>
              </w:r>
              <w:r w:rsidRPr="00950A1D">
                <w:rPr>
                  <w:rFonts w:cs="Times New Roman"/>
                  <w:szCs w:val="24"/>
                  <w:shd w:val="clear" w:color="auto" w:fill="FFFFFF"/>
                </w:rPr>
                <w:t xml:space="preserve">(Suppl. 1).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10.25006/ia.7.s1-a3.49.</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Wang, D., Zhang, Y., &amp; Zhao, Y. (2017). </w:t>
              </w:r>
              <w:proofErr w:type="spellStart"/>
              <w:r w:rsidRPr="00950A1D">
                <w:rPr>
                  <w:rFonts w:cs="Times New Roman"/>
                  <w:szCs w:val="24"/>
                  <w:shd w:val="clear" w:color="auto" w:fill="FFFFFF"/>
                </w:rPr>
                <w:t>LightGBM</w:t>
              </w:r>
              <w:proofErr w:type="spellEnd"/>
              <w:r w:rsidRPr="00950A1D">
                <w:rPr>
                  <w:rFonts w:cs="Times New Roman"/>
                  <w:szCs w:val="24"/>
                  <w:shd w:val="clear" w:color="auto" w:fill="FFFFFF"/>
                </w:rPr>
                <w:t>. </w:t>
              </w:r>
              <w:r w:rsidRPr="00950A1D">
                <w:rPr>
                  <w:rFonts w:cs="Times New Roman"/>
                  <w:i/>
                  <w:iCs/>
                  <w:szCs w:val="24"/>
                </w:rPr>
                <w:t>Proceedings of the 2017 International Conference on Computational Biology and Bioinformatics - ICCBB 2017</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10.1145/3155077.3155079.</w:t>
              </w:r>
            </w:p>
            <w:p w:rsidR="00ED2A23" w:rsidRPr="00571DFA" w:rsidRDefault="00ED2A23" w:rsidP="00ED2A23">
              <w:pPr>
                <w:pStyle w:val="ListParagraph"/>
                <w:numPr>
                  <w:ilvl w:val="0"/>
                  <w:numId w:val="31"/>
                </w:numPr>
                <w:autoSpaceDE w:val="0"/>
                <w:autoSpaceDN w:val="0"/>
                <w:adjustRightInd w:val="0"/>
                <w:spacing w:after="0" w:line="240" w:lineRule="auto"/>
                <w:rPr>
                  <w:rFonts w:cs="Times New Roman"/>
                  <w:color w:val="000000" w:themeColor="text1"/>
                  <w:szCs w:val="24"/>
                </w:rPr>
              </w:pPr>
              <w:r w:rsidRPr="00571DFA">
                <w:rPr>
                  <w:rFonts w:cs="Times New Roman"/>
                  <w:color w:val="000000" w:themeColor="text1"/>
                  <w:szCs w:val="24"/>
                  <w:shd w:val="clear" w:color="auto" w:fill="FFFFFF"/>
                </w:rPr>
                <w:t xml:space="preserve">Sun, J., Wang, S., &amp; Du, J. (2017). Research on Classification Model of Equipment Support Personnel Based on Collaborative Filtering and </w:t>
              </w:r>
              <w:proofErr w:type="spellStart"/>
              <w:r w:rsidRPr="00571DFA">
                <w:rPr>
                  <w:rFonts w:cs="Times New Roman"/>
                  <w:color w:val="000000" w:themeColor="text1"/>
                  <w:szCs w:val="24"/>
                  <w:shd w:val="clear" w:color="auto" w:fill="FFFFFF"/>
                </w:rPr>
                <w:t>Xgboost</w:t>
              </w:r>
              <w:proofErr w:type="spellEnd"/>
              <w:r w:rsidRPr="00571DFA">
                <w:rPr>
                  <w:rFonts w:cs="Times New Roman"/>
                  <w:color w:val="000000" w:themeColor="text1"/>
                  <w:szCs w:val="24"/>
                  <w:shd w:val="clear" w:color="auto" w:fill="FFFFFF"/>
                </w:rPr>
                <w:t xml:space="preserve"> Algorithm. </w:t>
              </w:r>
              <w:r w:rsidRPr="00571DFA">
                <w:rPr>
                  <w:rFonts w:cs="Times New Roman"/>
                  <w:i/>
                  <w:iCs/>
                  <w:color w:val="000000" w:themeColor="text1"/>
                  <w:szCs w:val="24"/>
                </w:rPr>
                <w:t>2017 International Conference on Computer Systems, Electronics and Control (ICCSEC)</w:t>
              </w:r>
              <w:r w:rsidRPr="00571DFA">
                <w:rPr>
                  <w:rFonts w:cs="Times New Roman"/>
                  <w:color w:val="000000" w:themeColor="text1"/>
                  <w:szCs w:val="24"/>
                  <w:shd w:val="clear" w:color="auto" w:fill="FFFFFF"/>
                </w:rPr>
                <w:t xml:space="preserve">. </w:t>
              </w:r>
              <w:proofErr w:type="spellStart"/>
              <w:r w:rsidRPr="00571DFA">
                <w:rPr>
                  <w:rFonts w:cs="Times New Roman"/>
                  <w:color w:val="000000" w:themeColor="text1"/>
                  <w:szCs w:val="24"/>
                  <w:shd w:val="clear" w:color="auto" w:fill="FFFFFF"/>
                </w:rPr>
                <w:t>doi</w:t>
              </w:r>
              <w:proofErr w:type="spellEnd"/>
              <w:r w:rsidRPr="00571DFA">
                <w:rPr>
                  <w:rFonts w:cs="Times New Roman"/>
                  <w:color w:val="000000" w:themeColor="text1"/>
                  <w:szCs w:val="24"/>
                  <w:shd w:val="clear" w:color="auto" w:fill="FFFFFF"/>
                </w:rPr>
                <w:t>: 10.1109/iccsec.2017.8446746</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Zhang, Y., &amp; He, P. (2010). A revised </w:t>
              </w:r>
              <w:proofErr w:type="spellStart"/>
              <w:r w:rsidRPr="00950A1D">
                <w:rPr>
                  <w:rFonts w:cs="Times New Roman"/>
                  <w:szCs w:val="24"/>
                  <w:shd w:val="clear" w:color="auto" w:fill="FFFFFF"/>
                </w:rPr>
                <w:t>AdaBoost</w:t>
              </w:r>
              <w:proofErr w:type="spellEnd"/>
              <w:r w:rsidRPr="00950A1D">
                <w:rPr>
                  <w:rFonts w:cs="Times New Roman"/>
                  <w:szCs w:val="24"/>
                  <w:shd w:val="clear" w:color="auto" w:fill="FFFFFF"/>
                </w:rPr>
                <w:t xml:space="preserve"> algorithm: FM-</w:t>
              </w:r>
              <w:proofErr w:type="spellStart"/>
              <w:r w:rsidRPr="00950A1D">
                <w:rPr>
                  <w:rFonts w:cs="Times New Roman"/>
                  <w:szCs w:val="24"/>
                  <w:shd w:val="clear" w:color="auto" w:fill="FFFFFF"/>
                </w:rPr>
                <w:t>AdaBoost</w:t>
              </w:r>
              <w:proofErr w:type="spellEnd"/>
              <w:r w:rsidRPr="00950A1D">
                <w:rPr>
                  <w:rFonts w:cs="Times New Roman"/>
                  <w:szCs w:val="24"/>
                  <w:shd w:val="clear" w:color="auto" w:fill="FFFFFF"/>
                </w:rPr>
                <w:t>. </w:t>
              </w:r>
              <w:r w:rsidRPr="00950A1D">
                <w:rPr>
                  <w:rFonts w:cs="Times New Roman"/>
                  <w:i/>
                  <w:iCs/>
                  <w:szCs w:val="24"/>
                </w:rPr>
                <w:t>2010 International Conference on Computer Application and System Modeling (ICCASM 2010)</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10.1109/iccasm.2010.5623209.</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Kramer, O. (2013). K-Nearest Neighbors. </w:t>
              </w:r>
              <w:r w:rsidRPr="00950A1D">
                <w:rPr>
                  <w:rFonts w:cs="Times New Roman"/>
                  <w:i/>
                  <w:iCs/>
                  <w:szCs w:val="24"/>
                </w:rPr>
                <w:t>Dimensionality Reduction with Unsupervised Nearest Neighbors Intelligent Systems Reference Library</w:t>
              </w:r>
              <w:r w:rsidRPr="00950A1D">
                <w:rPr>
                  <w:rFonts w:cs="Times New Roman"/>
                  <w:szCs w:val="24"/>
                  <w:shd w:val="clear" w:color="auto" w:fill="FFFFFF"/>
                </w:rPr>
                <w:t xml:space="preserve">, 13–23.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10.1007/978-3-642-38652-7_2.</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Liu, B., Liu, F., Fang, L., Wang, X., &amp; Chou, K.-C. (2014). </w:t>
              </w:r>
              <w:proofErr w:type="spellStart"/>
              <w:r w:rsidRPr="00950A1D">
                <w:rPr>
                  <w:rFonts w:cs="Times New Roman"/>
                  <w:szCs w:val="24"/>
                  <w:shd w:val="clear" w:color="auto" w:fill="FFFFFF"/>
                </w:rPr>
                <w:t>repDNA</w:t>
              </w:r>
              <w:proofErr w:type="spellEnd"/>
              <w:r w:rsidRPr="00950A1D">
                <w:rPr>
                  <w:rFonts w:cs="Times New Roman"/>
                  <w:szCs w:val="24"/>
                  <w:shd w:val="clear" w:color="auto" w:fill="FFFFFF"/>
                </w:rPr>
                <w:t>: a Python package to generate various modes of feature vectors for DNA sequences by incorporating user-defined physicochemical properties and sequence-order effects. </w:t>
              </w:r>
              <w:r w:rsidRPr="00950A1D">
                <w:rPr>
                  <w:rFonts w:cs="Times New Roman"/>
                  <w:i/>
                  <w:iCs/>
                  <w:szCs w:val="24"/>
                </w:rPr>
                <w:t>Bioinformatics</w:t>
              </w:r>
              <w:r w:rsidRPr="00950A1D">
                <w:rPr>
                  <w:rFonts w:cs="Times New Roman"/>
                  <w:szCs w:val="24"/>
                  <w:shd w:val="clear" w:color="auto" w:fill="FFFFFF"/>
                </w:rPr>
                <w:t>, </w:t>
              </w:r>
              <w:r w:rsidRPr="00950A1D">
                <w:rPr>
                  <w:rFonts w:cs="Times New Roman"/>
                  <w:i/>
                  <w:iCs/>
                  <w:szCs w:val="24"/>
                </w:rPr>
                <w:t>31</w:t>
              </w:r>
              <w:r w:rsidRPr="00950A1D">
                <w:rPr>
                  <w:rFonts w:cs="Times New Roman"/>
                  <w:szCs w:val="24"/>
                  <w:shd w:val="clear" w:color="auto" w:fill="FFFFFF"/>
                </w:rPr>
                <w:t xml:space="preserve">(8), 1307–1309.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10.1093/bioinformatics/btu820.</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Liu, B., Wu, H., &amp; Chou, K.-C. (2017). </w:t>
              </w:r>
              <w:proofErr w:type="spellStart"/>
              <w:r w:rsidRPr="00950A1D">
                <w:rPr>
                  <w:rFonts w:cs="Times New Roman"/>
                  <w:szCs w:val="24"/>
                  <w:shd w:val="clear" w:color="auto" w:fill="FFFFFF"/>
                </w:rPr>
                <w:t>Pse</w:t>
              </w:r>
              <w:proofErr w:type="spellEnd"/>
              <w:r w:rsidRPr="00950A1D">
                <w:rPr>
                  <w:rFonts w:cs="Times New Roman"/>
                  <w:szCs w:val="24"/>
                  <w:shd w:val="clear" w:color="auto" w:fill="FFFFFF"/>
                </w:rPr>
                <w:t>-in-One 2.0: An Improved Package of Web Servers for Generating Various Modes of Pseudo Components of DNA, RNA, and Protein Sequences. </w:t>
              </w:r>
              <w:r w:rsidRPr="00950A1D">
                <w:rPr>
                  <w:rFonts w:cs="Times New Roman"/>
                  <w:i/>
                  <w:iCs/>
                  <w:szCs w:val="24"/>
                </w:rPr>
                <w:t>Natural Science</w:t>
              </w:r>
              <w:r w:rsidRPr="00950A1D">
                <w:rPr>
                  <w:rFonts w:cs="Times New Roman"/>
                  <w:szCs w:val="24"/>
                  <w:shd w:val="clear" w:color="auto" w:fill="FFFFFF"/>
                </w:rPr>
                <w:t>, </w:t>
              </w:r>
              <w:r w:rsidRPr="00950A1D">
                <w:rPr>
                  <w:rFonts w:cs="Times New Roman"/>
                  <w:i/>
                  <w:iCs/>
                  <w:szCs w:val="24"/>
                </w:rPr>
                <w:t>09</w:t>
              </w:r>
              <w:r w:rsidRPr="00950A1D">
                <w:rPr>
                  <w:rFonts w:cs="Times New Roman"/>
                  <w:szCs w:val="24"/>
                  <w:shd w:val="clear" w:color="auto" w:fill="FFFFFF"/>
                </w:rPr>
                <w:t xml:space="preserve">(04), 67–91.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10.4236/ns.2017.94007.</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proofErr w:type="spellStart"/>
              <w:r w:rsidRPr="00950A1D">
                <w:rPr>
                  <w:rFonts w:cs="Times New Roman"/>
                  <w:szCs w:val="24"/>
                  <w:shd w:val="clear" w:color="auto" w:fill="FFFFFF"/>
                </w:rPr>
                <w:t>Muhammod</w:t>
              </w:r>
              <w:proofErr w:type="spellEnd"/>
              <w:r w:rsidRPr="00950A1D">
                <w:rPr>
                  <w:rFonts w:cs="Times New Roman"/>
                  <w:szCs w:val="24"/>
                  <w:shd w:val="clear" w:color="auto" w:fill="FFFFFF"/>
                </w:rPr>
                <w:t xml:space="preserve">, R., Ahmed, S., </w:t>
              </w:r>
              <w:proofErr w:type="spellStart"/>
              <w:r w:rsidRPr="00950A1D">
                <w:rPr>
                  <w:rFonts w:cs="Times New Roman"/>
                  <w:szCs w:val="24"/>
                  <w:shd w:val="clear" w:color="auto" w:fill="FFFFFF"/>
                </w:rPr>
                <w:t>Farid</w:t>
              </w:r>
              <w:proofErr w:type="spellEnd"/>
              <w:r w:rsidRPr="00950A1D">
                <w:rPr>
                  <w:rFonts w:cs="Times New Roman"/>
                  <w:szCs w:val="24"/>
                  <w:shd w:val="clear" w:color="auto" w:fill="FFFFFF"/>
                </w:rPr>
                <w:t xml:space="preserve">, D. M., </w:t>
              </w:r>
              <w:proofErr w:type="spellStart"/>
              <w:r w:rsidRPr="00950A1D">
                <w:rPr>
                  <w:rFonts w:cs="Times New Roman"/>
                  <w:szCs w:val="24"/>
                  <w:shd w:val="clear" w:color="auto" w:fill="FFFFFF"/>
                </w:rPr>
                <w:t>Shatabda</w:t>
              </w:r>
              <w:proofErr w:type="spellEnd"/>
              <w:r w:rsidRPr="00950A1D">
                <w:rPr>
                  <w:rFonts w:cs="Times New Roman"/>
                  <w:szCs w:val="24"/>
                  <w:shd w:val="clear" w:color="auto" w:fill="FFFFFF"/>
                </w:rPr>
                <w:t xml:space="preserve">, S., Sharma, A., &amp; </w:t>
              </w:r>
              <w:proofErr w:type="spellStart"/>
              <w:r w:rsidRPr="00950A1D">
                <w:rPr>
                  <w:rFonts w:cs="Times New Roman"/>
                  <w:szCs w:val="24"/>
                  <w:shd w:val="clear" w:color="auto" w:fill="FFFFFF"/>
                </w:rPr>
                <w:t>Dehzangi</w:t>
              </w:r>
              <w:proofErr w:type="spellEnd"/>
              <w:r w:rsidRPr="00950A1D">
                <w:rPr>
                  <w:rFonts w:cs="Times New Roman"/>
                  <w:szCs w:val="24"/>
                  <w:shd w:val="clear" w:color="auto" w:fill="FFFFFF"/>
                </w:rPr>
                <w:t xml:space="preserve">, A. (2019). </w:t>
              </w:r>
              <w:proofErr w:type="spellStart"/>
              <w:r w:rsidRPr="00950A1D">
                <w:rPr>
                  <w:rFonts w:cs="Times New Roman"/>
                  <w:szCs w:val="24"/>
                  <w:shd w:val="clear" w:color="auto" w:fill="FFFFFF"/>
                </w:rPr>
                <w:t>PyFeat</w:t>
              </w:r>
              <w:proofErr w:type="spellEnd"/>
              <w:r w:rsidRPr="00950A1D">
                <w:rPr>
                  <w:rFonts w:cs="Times New Roman"/>
                  <w:szCs w:val="24"/>
                  <w:shd w:val="clear" w:color="auto" w:fill="FFFFFF"/>
                </w:rPr>
                <w:t>: a Python-based effective feature generation tool for DNA, RNA and protein sequences. </w:t>
              </w:r>
              <w:r w:rsidRPr="00950A1D">
                <w:rPr>
                  <w:rFonts w:cs="Times New Roman"/>
                  <w:i/>
                  <w:iCs/>
                  <w:szCs w:val="24"/>
                </w:rPr>
                <w:t>Bioinformatics</w:t>
              </w:r>
              <w:r w:rsidRPr="00950A1D">
                <w:rPr>
                  <w:rFonts w:cs="Times New Roman"/>
                  <w:szCs w:val="24"/>
                  <w:shd w:val="clear" w:color="auto" w:fill="FFFFFF"/>
                </w:rPr>
                <w:t>, </w:t>
              </w:r>
              <w:r w:rsidRPr="00950A1D">
                <w:rPr>
                  <w:rFonts w:cs="Times New Roman"/>
                  <w:i/>
                  <w:iCs/>
                  <w:szCs w:val="24"/>
                </w:rPr>
                <w:t>35</w:t>
              </w:r>
              <w:r w:rsidRPr="00950A1D">
                <w:rPr>
                  <w:rFonts w:cs="Times New Roman"/>
                  <w:szCs w:val="24"/>
                  <w:shd w:val="clear" w:color="auto" w:fill="FFFFFF"/>
                </w:rPr>
                <w:t xml:space="preserve">(19), 3831–3833.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10.1093/bioinformatics/btz165.</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Li, Z. R., Lin, H. H., Han, L. Y., Jiang, L., Chen, X., &amp; Chen, Y. Z. (2006). PROFEAT: a web server for computing structural and physicochemical features of proteins and peptides from amino acid sequence. </w:t>
              </w:r>
              <w:r w:rsidRPr="00950A1D">
                <w:rPr>
                  <w:rFonts w:cs="Times New Roman"/>
                  <w:i/>
                  <w:iCs/>
                  <w:szCs w:val="24"/>
                </w:rPr>
                <w:t>Nucleic Acids Research</w:t>
              </w:r>
              <w:r w:rsidRPr="00950A1D">
                <w:rPr>
                  <w:rFonts w:cs="Times New Roman"/>
                  <w:szCs w:val="24"/>
                  <w:shd w:val="clear" w:color="auto" w:fill="FFFFFF"/>
                </w:rPr>
                <w:t>, </w:t>
              </w:r>
              <w:r w:rsidRPr="00950A1D">
                <w:rPr>
                  <w:rFonts w:cs="Times New Roman"/>
                  <w:i/>
                  <w:iCs/>
                  <w:szCs w:val="24"/>
                </w:rPr>
                <w:t>34</w:t>
              </w:r>
              <w:r w:rsidRPr="00950A1D">
                <w:rPr>
                  <w:rFonts w:cs="Times New Roman"/>
                  <w:szCs w:val="24"/>
                  <w:shd w:val="clear" w:color="auto" w:fill="FFFFFF"/>
                </w:rPr>
                <w:t xml:space="preserve">(Web Server).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10.1093/</w:t>
              </w:r>
              <w:proofErr w:type="spellStart"/>
              <w:r w:rsidRPr="00950A1D">
                <w:rPr>
                  <w:rFonts w:cs="Times New Roman"/>
                  <w:szCs w:val="24"/>
                  <w:shd w:val="clear" w:color="auto" w:fill="FFFFFF"/>
                </w:rPr>
                <w:t>nar</w:t>
              </w:r>
              <w:proofErr w:type="spellEnd"/>
              <w:r w:rsidRPr="00950A1D">
                <w:rPr>
                  <w:rFonts w:cs="Times New Roman"/>
                  <w:szCs w:val="24"/>
                  <w:shd w:val="clear" w:color="auto" w:fill="FFFFFF"/>
                </w:rPr>
                <w:t>/gkl305.</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Chen, Z., Zhao, P., Li, F., </w:t>
              </w:r>
              <w:proofErr w:type="spellStart"/>
              <w:r w:rsidRPr="00950A1D">
                <w:rPr>
                  <w:rFonts w:cs="Times New Roman"/>
                  <w:szCs w:val="24"/>
                  <w:shd w:val="clear" w:color="auto" w:fill="FFFFFF"/>
                </w:rPr>
                <w:t>Leier</w:t>
              </w:r>
              <w:proofErr w:type="spellEnd"/>
              <w:r w:rsidRPr="00950A1D">
                <w:rPr>
                  <w:rFonts w:cs="Times New Roman"/>
                  <w:szCs w:val="24"/>
                  <w:shd w:val="clear" w:color="auto" w:fill="FFFFFF"/>
                </w:rPr>
                <w:t>, A., Marquez-Lago, T. T., Wang, Y</w:t>
              </w:r>
              <w:proofErr w:type="gramStart"/>
              <w:r w:rsidRPr="00950A1D">
                <w:rPr>
                  <w:rFonts w:cs="Times New Roman"/>
                  <w:szCs w:val="24"/>
                  <w:shd w:val="clear" w:color="auto" w:fill="FFFFFF"/>
                </w:rPr>
                <w:t>., …</w:t>
              </w:r>
              <w:proofErr w:type="gramEnd"/>
              <w:r w:rsidRPr="00950A1D">
                <w:rPr>
                  <w:rFonts w:cs="Times New Roman"/>
                  <w:szCs w:val="24"/>
                  <w:shd w:val="clear" w:color="auto" w:fill="FFFFFF"/>
                </w:rPr>
                <w:t xml:space="preserve"> Song, J. (2018). </w:t>
              </w:r>
              <w:proofErr w:type="spellStart"/>
              <w:proofErr w:type="gramStart"/>
              <w:r w:rsidRPr="00950A1D">
                <w:rPr>
                  <w:rFonts w:cs="Times New Roman"/>
                  <w:szCs w:val="24"/>
                  <w:shd w:val="clear" w:color="auto" w:fill="FFFFFF"/>
                </w:rPr>
                <w:t>iFeature</w:t>
              </w:r>
              <w:proofErr w:type="spellEnd"/>
              <w:proofErr w:type="gramEnd"/>
              <w:r w:rsidRPr="00950A1D">
                <w:rPr>
                  <w:rFonts w:cs="Times New Roman"/>
                  <w:szCs w:val="24"/>
                  <w:shd w:val="clear" w:color="auto" w:fill="FFFFFF"/>
                </w:rPr>
                <w:t>: a Python package and web server for features extraction and selection from protein and peptide sequences. </w:t>
              </w:r>
              <w:r w:rsidRPr="00950A1D">
                <w:rPr>
                  <w:rFonts w:cs="Times New Roman"/>
                  <w:i/>
                  <w:iCs/>
                  <w:szCs w:val="24"/>
                </w:rPr>
                <w:t>Bioinformatics</w:t>
              </w:r>
              <w:r w:rsidRPr="00950A1D">
                <w:rPr>
                  <w:rFonts w:cs="Times New Roman"/>
                  <w:szCs w:val="24"/>
                  <w:shd w:val="clear" w:color="auto" w:fill="FFFFFF"/>
                </w:rPr>
                <w:t>, </w:t>
              </w:r>
              <w:r w:rsidRPr="00950A1D">
                <w:rPr>
                  <w:rFonts w:cs="Times New Roman"/>
                  <w:i/>
                  <w:iCs/>
                  <w:szCs w:val="24"/>
                </w:rPr>
                <w:t>34</w:t>
              </w:r>
              <w:r w:rsidRPr="00950A1D">
                <w:rPr>
                  <w:rFonts w:cs="Times New Roman"/>
                  <w:szCs w:val="24"/>
                  <w:shd w:val="clear" w:color="auto" w:fill="FFFFFF"/>
                </w:rPr>
                <w:t xml:space="preserve">(14), 2499–2502.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10.1093/bioinformatics/bty140.</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Chen, Z., Zhao, P., Li, F., Marquez-Lago, T. T., </w:t>
              </w:r>
              <w:proofErr w:type="spellStart"/>
              <w:r w:rsidRPr="00950A1D">
                <w:rPr>
                  <w:rFonts w:cs="Times New Roman"/>
                  <w:szCs w:val="24"/>
                  <w:shd w:val="clear" w:color="auto" w:fill="FFFFFF"/>
                </w:rPr>
                <w:t>Leier</w:t>
              </w:r>
              <w:proofErr w:type="spellEnd"/>
              <w:r w:rsidRPr="00950A1D">
                <w:rPr>
                  <w:rFonts w:cs="Times New Roman"/>
                  <w:szCs w:val="24"/>
                  <w:shd w:val="clear" w:color="auto" w:fill="FFFFFF"/>
                </w:rPr>
                <w:t>, A., Revote, J</w:t>
              </w:r>
              <w:proofErr w:type="gramStart"/>
              <w:r w:rsidRPr="00950A1D">
                <w:rPr>
                  <w:rFonts w:cs="Times New Roman"/>
                  <w:szCs w:val="24"/>
                  <w:shd w:val="clear" w:color="auto" w:fill="FFFFFF"/>
                </w:rPr>
                <w:t>., …</w:t>
              </w:r>
              <w:proofErr w:type="gramEnd"/>
              <w:r w:rsidRPr="00950A1D">
                <w:rPr>
                  <w:rFonts w:cs="Times New Roman"/>
                  <w:szCs w:val="24"/>
                  <w:shd w:val="clear" w:color="auto" w:fill="FFFFFF"/>
                </w:rPr>
                <w:t xml:space="preserve"> Song, J. (2019). </w:t>
              </w:r>
              <w:proofErr w:type="spellStart"/>
              <w:proofErr w:type="gramStart"/>
              <w:r w:rsidRPr="00950A1D">
                <w:rPr>
                  <w:rFonts w:cs="Times New Roman"/>
                  <w:szCs w:val="24"/>
                  <w:shd w:val="clear" w:color="auto" w:fill="FFFFFF"/>
                </w:rPr>
                <w:t>iLearn</w:t>
              </w:r>
              <w:proofErr w:type="spellEnd"/>
              <w:proofErr w:type="gramEnd"/>
              <w:r w:rsidRPr="00950A1D">
                <w:rPr>
                  <w:rFonts w:cs="Times New Roman"/>
                  <w:szCs w:val="24"/>
                  <w:shd w:val="clear" w:color="auto" w:fill="FFFFFF"/>
                </w:rPr>
                <w:t>: an integrated platform and meta-learner for feature engineering, machine-learning analysis and modeling of DNA, RNA and protein sequence data. </w:t>
              </w:r>
              <w:r w:rsidRPr="00950A1D">
                <w:rPr>
                  <w:rFonts w:cs="Times New Roman"/>
                  <w:i/>
                  <w:iCs/>
                  <w:szCs w:val="24"/>
                </w:rPr>
                <w:t>Briefings in Bioinformatics</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10.1093/bib/bbz041.</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Liu, B., </w:t>
              </w:r>
              <w:proofErr w:type="gramStart"/>
              <w:r w:rsidRPr="00950A1D">
                <w:rPr>
                  <w:rFonts w:cs="Times New Roman"/>
                  <w:szCs w:val="24"/>
                  <w:shd w:val="clear" w:color="auto" w:fill="FFFFFF"/>
                </w:rPr>
                <w:t>Gao</w:t>
              </w:r>
              <w:proofErr w:type="gramEnd"/>
              <w:r w:rsidRPr="00950A1D">
                <w:rPr>
                  <w:rFonts w:cs="Times New Roman"/>
                  <w:szCs w:val="24"/>
                  <w:shd w:val="clear" w:color="auto" w:fill="FFFFFF"/>
                </w:rPr>
                <w:t>, X., &amp; Zhang, H. (2019). BioSeq-Analysis2.0: an updated platform for analyzing DNA, RNA and protein sequences at sequence level and residue level based on machine learning approaches. </w:t>
              </w:r>
              <w:r w:rsidRPr="00950A1D">
                <w:rPr>
                  <w:rFonts w:cs="Times New Roman"/>
                  <w:i/>
                  <w:iCs/>
                  <w:szCs w:val="24"/>
                </w:rPr>
                <w:t>Nucleic Acids Research</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10.1093/</w:t>
              </w:r>
              <w:proofErr w:type="spellStart"/>
              <w:r w:rsidRPr="00950A1D">
                <w:rPr>
                  <w:rFonts w:cs="Times New Roman"/>
                  <w:szCs w:val="24"/>
                  <w:shd w:val="clear" w:color="auto" w:fill="FFFFFF"/>
                </w:rPr>
                <w:t>nar</w:t>
              </w:r>
              <w:proofErr w:type="spellEnd"/>
              <w:r w:rsidRPr="00950A1D">
                <w:rPr>
                  <w:rFonts w:cs="Times New Roman"/>
                  <w:szCs w:val="24"/>
                  <w:shd w:val="clear" w:color="auto" w:fill="FFFFFF"/>
                </w:rPr>
                <w:t>/gkz740.</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proofErr w:type="spellStart"/>
              <w:r w:rsidRPr="00950A1D">
                <w:rPr>
                  <w:rFonts w:cs="Times New Roman"/>
                  <w:szCs w:val="24"/>
                  <w:shd w:val="clear" w:color="auto" w:fill="FFFFFF"/>
                </w:rPr>
                <w:t>Ketkar</w:t>
              </w:r>
              <w:proofErr w:type="spellEnd"/>
              <w:r w:rsidRPr="00950A1D">
                <w:rPr>
                  <w:rFonts w:cs="Times New Roman"/>
                  <w:szCs w:val="24"/>
                  <w:shd w:val="clear" w:color="auto" w:fill="FFFFFF"/>
                </w:rPr>
                <w:t>, N. (2017). Introduction to Deep Learning. </w:t>
              </w:r>
              <w:r w:rsidRPr="00950A1D">
                <w:rPr>
                  <w:rFonts w:cs="Times New Roman"/>
                  <w:i/>
                  <w:iCs/>
                  <w:szCs w:val="24"/>
                </w:rPr>
                <w:t>Deep Learning with Python</w:t>
              </w:r>
              <w:r w:rsidRPr="00950A1D">
                <w:rPr>
                  <w:rFonts w:cs="Times New Roman"/>
                  <w:szCs w:val="24"/>
                  <w:shd w:val="clear" w:color="auto" w:fill="FFFFFF"/>
                </w:rPr>
                <w:t xml:space="preserve">, 1–5.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10.1007/978-1-4842-2766-4_1.</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lastRenderedPageBreak/>
                <w:t xml:space="preserve">Deep Learning in Python: Different Types of Deep Learning Network. (2019). </w:t>
              </w:r>
              <w:proofErr w:type="spellStart"/>
              <w:r w:rsidRPr="00950A1D">
                <w:rPr>
                  <w:rFonts w:cs="Times New Roman"/>
                  <w:szCs w:val="24"/>
                  <w:shd w:val="clear" w:color="auto" w:fill="FFFFFF"/>
                </w:rPr>
                <w:t>doi</w:t>
              </w:r>
              <w:proofErr w:type="spellEnd"/>
              <w:r w:rsidRPr="00950A1D">
                <w:rPr>
                  <w:rFonts w:cs="Times New Roman"/>
                  <w:szCs w:val="24"/>
                  <w:shd w:val="clear" w:color="auto" w:fill="FFFFFF"/>
                </w:rPr>
                <w:t>: 10.4135/9781526493439.</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proofErr w:type="spellStart"/>
              <w:r w:rsidRPr="00950A1D">
                <w:rPr>
                  <w:rFonts w:cs="Times New Roman"/>
                  <w:szCs w:val="24"/>
                  <w:shd w:val="clear" w:color="auto" w:fill="FFFFFF"/>
                </w:rPr>
                <w:t>Komorowski</w:t>
              </w:r>
              <w:proofErr w:type="spellEnd"/>
              <w:r w:rsidRPr="00950A1D">
                <w:rPr>
                  <w:rFonts w:cs="Times New Roman"/>
                  <w:szCs w:val="24"/>
                  <w:shd w:val="clear" w:color="auto" w:fill="FFFFFF"/>
                </w:rPr>
                <w:t xml:space="preserve">, J., </w:t>
              </w:r>
              <w:proofErr w:type="spellStart"/>
              <w:r w:rsidRPr="00950A1D">
                <w:rPr>
                  <w:rFonts w:cs="Times New Roman"/>
                  <w:szCs w:val="24"/>
                  <w:shd w:val="clear" w:color="auto" w:fill="FFFFFF"/>
                </w:rPr>
                <w:t>Kurzejamski</w:t>
              </w:r>
              <w:proofErr w:type="spellEnd"/>
              <w:r w:rsidRPr="00950A1D">
                <w:rPr>
                  <w:rFonts w:cs="Times New Roman"/>
                  <w:szCs w:val="24"/>
                  <w:shd w:val="clear" w:color="auto" w:fill="FFFFFF"/>
                </w:rPr>
                <w:t xml:space="preserve">, G., &amp; </w:t>
              </w:r>
              <w:proofErr w:type="spellStart"/>
              <w:r w:rsidRPr="00950A1D">
                <w:rPr>
                  <w:rFonts w:cs="Times New Roman"/>
                  <w:szCs w:val="24"/>
                  <w:shd w:val="clear" w:color="auto" w:fill="FFFFFF"/>
                </w:rPr>
                <w:t>Sarwas</w:t>
              </w:r>
              <w:proofErr w:type="spellEnd"/>
              <w:r w:rsidRPr="00950A1D">
                <w:rPr>
                  <w:rFonts w:cs="Times New Roman"/>
                  <w:szCs w:val="24"/>
                  <w:shd w:val="clear" w:color="auto" w:fill="FFFFFF"/>
                </w:rPr>
                <w:t xml:space="preserve">, G. (2019). </w:t>
              </w:r>
              <w:proofErr w:type="spellStart"/>
              <w:r w:rsidRPr="00950A1D">
                <w:rPr>
                  <w:rFonts w:cs="Times New Roman"/>
                  <w:szCs w:val="24"/>
                  <w:shd w:val="clear" w:color="auto" w:fill="FFFFFF"/>
                </w:rPr>
                <w:t>DeepBall</w:t>
              </w:r>
              <w:proofErr w:type="spellEnd"/>
              <w:r w:rsidRPr="00950A1D">
                <w:rPr>
                  <w:rFonts w:cs="Times New Roman"/>
                  <w:szCs w:val="24"/>
                  <w:shd w:val="clear" w:color="auto" w:fill="FFFFFF"/>
                </w:rPr>
                <w:t>: Deep Neural-Network Ball Detector. </w:t>
              </w:r>
              <w:r w:rsidRPr="00950A1D">
                <w:rPr>
                  <w:rFonts w:cs="Times New Roman"/>
                  <w:i/>
                  <w:iCs/>
                  <w:szCs w:val="24"/>
                </w:rPr>
                <w:t>Proceedings of the 14th International Joint Conference on Computer Vision, Imaging and Computer Graphics Theory and Applications</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10.5220/0007348902970304.</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Convolutional Neural Network. (2018). </w:t>
              </w:r>
              <w:r w:rsidRPr="00950A1D">
                <w:rPr>
                  <w:rFonts w:cs="Times New Roman"/>
                  <w:i/>
                  <w:iCs/>
                  <w:szCs w:val="24"/>
                </w:rPr>
                <w:t>Encyclopedia of Social Network Analysis and Mining</w:t>
              </w:r>
              <w:r w:rsidRPr="00950A1D">
                <w:rPr>
                  <w:rFonts w:cs="Times New Roman"/>
                  <w:szCs w:val="24"/>
                  <w:shd w:val="clear" w:color="auto" w:fill="FFFFFF"/>
                </w:rPr>
                <w:t xml:space="preserve">, 418–418.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10.1007/978-1-4939-7131-2_100208.</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proofErr w:type="spellStart"/>
              <w:r w:rsidRPr="00950A1D">
                <w:rPr>
                  <w:rFonts w:cs="Times New Roman"/>
                  <w:szCs w:val="24"/>
                  <w:shd w:val="clear" w:color="auto" w:fill="FFFFFF"/>
                </w:rPr>
                <w:t>Gelenbe</w:t>
              </w:r>
              <w:proofErr w:type="spellEnd"/>
              <w:r w:rsidRPr="00950A1D">
                <w:rPr>
                  <w:rFonts w:cs="Times New Roman"/>
                  <w:szCs w:val="24"/>
                  <w:shd w:val="clear" w:color="auto" w:fill="FFFFFF"/>
                </w:rPr>
                <w:t>, E. (1992). Learning in the Recurrent Random Neural Network. </w:t>
              </w:r>
              <w:r w:rsidRPr="00950A1D">
                <w:rPr>
                  <w:rFonts w:cs="Times New Roman"/>
                  <w:i/>
                  <w:iCs/>
                  <w:szCs w:val="24"/>
                </w:rPr>
                <w:t>Neural Networks</w:t>
              </w:r>
              <w:r w:rsidRPr="00950A1D">
                <w:rPr>
                  <w:rFonts w:cs="Times New Roman"/>
                  <w:szCs w:val="24"/>
                  <w:shd w:val="clear" w:color="auto" w:fill="FFFFFF"/>
                </w:rPr>
                <w:t xml:space="preserve">, 1–12.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10.1016/b978-0-444-89330-7.50004-1.</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Noble, W.S., Kuehn, S., Thurman, R., Yu, M., and </w:t>
              </w:r>
              <w:proofErr w:type="spellStart"/>
              <w:r w:rsidRPr="00950A1D">
                <w:rPr>
                  <w:rFonts w:cs="Times New Roman"/>
                  <w:szCs w:val="24"/>
                </w:rPr>
                <w:t>Stamatoyannopoulos</w:t>
              </w:r>
              <w:proofErr w:type="spellEnd"/>
              <w:r w:rsidRPr="00950A1D">
                <w:rPr>
                  <w:rFonts w:cs="Times New Roman"/>
                  <w:szCs w:val="24"/>
                </w:rPr>
                <w:t>, J. (2005) Predicting the in vivo signature of human gene regulatory sequences. Bioinformatics, 21, i338-343.</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Lee, D., </w:t>
              </w:r>
              <w:proofErr w:type="spellStart"/>
              <w:r w:rsidRPr="00950A1D">
                <w:rPr>
                  <w:rFonts w:cs="Times New Roman"/>
                  <w:szCs w:val="24"/>
                </w:rPr>
                <w:t>Karchin</w:t>
              </w:r>
              <w:proofErr w:type="spellEnd"/>
              <w:r w:rsidRPr="00950A1D">
                <w:rPr>
                  <w:rFonts w:cs="Times New Roman"/>
                  <w:szCs w:val="24"/>
                </w:rPr>
                <w:t>, R. and Beer, M.A. (2011) Discriminative prediction of mammalian enhancers from DNA sequence. Genome research, 21, 2167-2180.</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Gupta, S., Dennis, J., Thurman, R.E., Kingston, R., </w:t>
              </w:r>
              <w:proofErr w:type="spellStart"/>
              <w:r w:rsidRPr="00950A1D">
                <w:rPr>
                  <w:rFonts w:cs="Times New Roman"/>
                  <w:szCs w:val="24"/>
                </w:rPr>
                <w:t>Stamatoyannopoulos</w:t>
              </w:r>
              <w:proofErr w:type="spellEnd"/>
              <w:r w:rsidRPr="00950A1D">
                <w:rPr>
                  <w:rFonts w:cs="Times New Roman"/>
                  <w:szCs w:val="24"/>
                </w:rPr>
                <w:t xml:space="preserve">, J. and Noble, W.S. (2008) Predicting human nucleosome occupancy from primary sequence. </w:t>
              </w:r>
              <w:proofErr w:type="spellStart"/>
              <w:r w:rsidRPr="00950A1D">
                <w:rPr>
                  <w:rFonts w:cs="Times New Roman"/>
                  <w:szCs w:val="24"/>
                </w:rPr>
                <w:t>PLoS</w:t>
              </w:r>
              <w:proofErr w:type="spellEnd"/>
              <w:r w:rsidRPr="00950A1D">
                <w:rPr>
                  <w:rFonts w:cs="Times New Roman"/>
                  <w:szCs w:val="24"/>
                </w:rPr>
                <w:t xml:space="preserve"> computational biology, 4, e1000134.</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Chen, W., Feng, P.M., Lin, H. and Chou, K.C. (2013) </w:t>
              </w:r>
              <w:proofErr w:type="spellStart"/>
              <w:r w:rsidRPr="00950A1D">
                <w:rPr>
                  <w:rFonts w:cs="Times New Roman"/>
                  <w:szCs w:val="24"/>
                </w:rPr>
                <w:t>iRSpot-PseDNC</w:t>
              </w:r>
              <w:proofErr w:type="spellEnd"/>
              <w:r w:rsidRPr="00950A1D">
                <w:rPr>
                  <w:rFonts w:cs="Times New Roman"/>
                  <w:szCs w:val="24"/>
                </w:rPr>
                <w:t xml:space="preserve">: identify recombination spots with pseudo dinucleotide composition. </w:t>
              </w:r>
              <w:r w:rsidRPr="00950A1D">
                <w:rPr>
                  <w:rFonts w:cs="Times New Roman"/>
                  <w:iCs/>
                  <w:szCs w:val="24"/>
                </w:rPr>
                <w:t>Nucleic Acids Res</w:t>
              </w:r>
              <w:r w:rsidRPr="00950A1D">
                <w:rPr>
                  <w:rFonts w:cs="Times New Roman"/>
                  <w:szCs w:val="24"/>
                </w:rPr>
                <w:t xml:space="preserve">, </w:t>
              </w:r>
              <w:r w:rsidRPr="00950A1D">
                <w:rPr>
                  <w:rFonts w:cs="Times New Roman"/>
                  <w:b/>
                  <w:bCs/>
                  <w:szCs w:val="24"/>
                </w:rPr>
                <w:t>41</w:t>
              </w:r>
              <w:r w:rsidRPr="00950A1D">
                <w:rPr>
                  <w:rFonts w:cs="Times New Roman"/>
                  <w:szCs w:val="24"/>
                </w:rPr>
                <w:t>, e68.</w:t>
              </w:r>
            </w:p>
            <w:p w:rsidR="008052B2" w:rsidRPr="00950A1D" w:rsidRDefault="008052B2" w:rsidP="008052B2">
              <w:pPr>
                <w:pStyle w:val="ListParagraph"/>
                <w:numPr>
                  <w:ilvl w:val="0"/>
                  <w:numId w:val="31"/>
                </w:numPr>
                <w:spacing w:line="240" w:lineRule="auto"/>
                <w:rPr>
                  <w:rFonts w:cs="Times New Roman"/>
                  <w:szCs w:val="24"/>
                </w:rPr>
              </w:pPr>
              <w:proofErr w:type="spellStart"/>
              <w:r w:rsidRPr="00950A1D">
                <w:rPr>
                  <w:rFonts w:cs="Times New Roman"/>
                  <w:szCs w:val="24"/>
                </w:rPr>
                <w:t>Guo</w:t>
              </w:r>
              <w:proofErr w:type="spellEnd"/>
              <w:r w:rsidRPr="00950A1D">
                <w:rPr>
                  <w:rFonts w:cs="Times New Roman"/>
                  <w:szCs w:val="24"/>
                </w:rPr>
                <w:t xml:space="preserve">, S.H., Deng, E.Z., Xu, L.Q., Ding, H., Lin, H., Chen, W. and Chou, K.C. (2014) </w:t>
              </w:r>
              <w:proofErr w:type="spellStart"/>
              <w:r w:rsidRPr="00950A1D">
                <w:rPr>
                  <w:rFonts w:cs="Times New Roman"/>
                  <w:szCs w:val="24"/>
                </w:rPr>
                <w:t>iNuc-PseKNC</w:t>
              </w:r>
              <w:proofErr w:type="spellEnd"/>
              <w:r w:rsidRPr="00950A1D">
                <w:rPr>
                  <w:rFonts w:cs="Times New Roman"/>
                  <w:szCs w:val="24"/>
                </w:rPr>
                <w:t xml:space="preserve">: a sequence-based predictor for predicting nucleosome positioning in genomes with pseudo k-tuple nucleotide composition. </w:t>
              </w:r>
              <w:r w:rsidRPr="00950A1D">
                <w:rPr>
                  <w:rFonts w:cs="Times New Roman"/>
                  <w:iCs/>
                  <w:szCs w:val="24"/>
                </w:rPr>
                <w:t>Bioinformatics</w:t>
              </w:r>
              <w:r w:rsidRPr="00950A1D">
                <w:rPr>
                  <w:rFonts w:cs="Times New Roman"/>
                  <w:szCs w:val="24"/>
                </w:rPr>
                <w:t xml:space="preserve">, </w:t>
              </w:r>
              <w:r w:rsidRPr="00950A1D">
                <w:rPr>
                  <w:rFonts w:cs="Times New Roman"/>
                  <w:b/>
                  <w:bCs/>
                  <w:szCs w:val="24"/>
                </w:rPr>
                <w:t>30</w:t>
              </w:r>
              <w:r w:rsidRPr="00950A1D">
                <w:rPr>
                  <w:rFonts w:cs="Times New Roman"/>
                  <w:szCs w:val="24"/>
                </w:rPr>
                <w:t>, 1522-1529.</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Dong, Q., Zhou, S. and Guan, J. (2009) </w:t>
              </w:r>
              <w:proofErr w:type="gramStart"/>
              <w:r w:rsidRPr="00950A1D">
                <w:rPr>
                  <w:rFonts w:cs="Times New Roman"/>
                  <w:szCs w:val="24"/>
                </w:rPr>
                <w:t>A</w:t>
              </w:r>
              <w:proofErr w:type="gramEnd"/>
              <w:r w:rsidRPr="00950A1D">
                <w:rPr>
                  <w:rFonts w:cs="Times New Roman"/>
                  <w:szCs w:val="24"/>
                </w:rPr>
                <w:t xml:space="preserve"> new taxonomy-based protein fold recognition approach based on autocross-covariance transformation. Bioinformatics, 25, 2655-2662.</w:t>
              </w:r>
            </w:p>
            <w:p w:rsidR="008052B2" w:rsidRPr="00950A1D" w:rsidRDefault="008052B2" w:rsidP="008052B2">
              <w:pPr>
                <w:pStyle w:val="ListParagraph"/>
                <w:numPr>
                  <w:ilvl w:val="0"/>
                  <w:numId w:val="31"/>
                </w:numPr>
                <w:autoSpaceDE w:val="0"/>
                <w:autoSpaceDN w:val="0"/>
                <w:spacing w:line="240" w:lineRule="auto"/>
                <w:rPr>
                  <w:rFonts w:cs="Times New Roman"/>
                  <w:szCs w:val="24"/>
                </w:rPr>
              </w:pPr>
              <w:proofErr w:type="spellStart"/>
              <w:r w:rsidRPr="00950A1D">
                <w:rPr>
                  <w:rFonts w:cs="Times New Roman"/>
                  <w:spacing w:val="1"/>
                  <w:szCs w:val="24"/>
                  <w:lang w:val="en-GB"/>
                </w:rPr>
                <w:t>Guo</w:t>
              </w:r>
              <w:proofErr w:type="spellEnd"/>
              <w:r w:rsidRPr="00950A1D">
                <w:rPr>
                  <w:rFonts w:cs="Times New Roman"/>
                  <w:spacing w:val="1"/>
                  <w:szCs w:val="24"/>
                  <w:lang w:val="en-GB"/>
                </w:rPr>
                <w:t xml:space="preserve"> Y., Yu L., Wen Z. and Li, M. (2008) Using support vector machine combined with auto covariance to predict protein-protein interactions from protein sequences. Nucleic Acids Res. 36, 3025-3030.</w:t>
              </w:r>
            </w:p>
            <w:p w:rsidR="008052B2" w:rsidRPr="00950A1D" w:rsidRDefault="008052B2" w:rsidP="008052B2">
              <w:pPr>
                <w:pStyle w:val="ListParagraph"/>
                <w:numPr>
                  <w:ilvl w:val="0"/>
                  <w:numId w:val="31"/>
                </w:numPr>
                <w:spacing w:line="240" w:lineRule="auto"/>
                <w:rPr>
                  <w:rFonts w:cs="Times New Roman"/>
                  <w:szCs w:val="24"/>
                </w:rPr>
              </w:pPr>
              <w:proofErr w:type="spellStart"/>
              <w:r w:rsidRPr="00950A1D">
                <w:rPr>
                  <w:rFonts w:cs="Times New Roman"/>
                  <w:szCs w:val="24"/>
                </w:rPr>
                <w:t>Bhasin</w:t>
              </w:r>
              <w:proofErr w:type="spellEnd"/>
              <w:r w:rsidRPr="00950A1D">
                <w:rPr>
                  <w:rFonts w:cs="Times New Roman"/>
                  <w:szCs w:val="24"/>
                </w:rPr>
                <w:t xml:space="preserve">, M. and </w:t>
              </w:r>
              <w:proofErr w:type="spellStart"/>
              <w:r w:rsidRPr="00950A1D">
                <w:rPr>
                  <w:rFonts w:cs="Times New Roman"/>
                  <w:szCs w:val="24"/>
                </w:rPr>
                <w:t>Raghava</w:t>
              </w:r>
              <w:proofErr w:type="spellEnd"/>
              <w:r w:rsidRPr="00950A1D">
                <w:rPr>
                  <w:rFonts w:cs="Times New Roman"/>
                  <w:szCs w:val="24"/>
                </w:rPr>
                <w:t>, G.P. (2004) Classification of nuclear receptors based on amino acid composition and dipeptide composition. J. Biol. Chem., 279, 23262-23266.</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Chen, K., Jiang Y., Du, L., Kurgan, L. and (2009) Prediction of integral membrane protein type by collocated hydrophobic amino acid pairs. J. </w:t>
              </w:r>
              <w:proofErr w:type="spellStart"/>
              <w:r w:rsidRPr="00950A1D">
                <w:rPr>
                  <w:rFonts w:cs="Times New Roman"/>
                  <w:szCs w:val="24"/>
                </w:rPr>
                <w:t>Comput</w:t>
              </w:r>
              <w:proofErr w:type="spellEnd"/>
              <w:r w:rsidRPr="00950A1D">
                <w:rPr>
                  <w:rFonts w:cs="Times New Roman"/>
                  <w:szCs w:val="24"/>
                </w:rPr>
                <w:t>. Chem., 30, 163-172.</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Chen, K., Kurgan, L. and </w:t>
              </w:r>
              <w:proofErr w:type="spellStart"/>
              <w:r w:rsidRPr="00950A1D">
                <w:rPr>
                  <w:rFonts w:cs="Times New Roman"/>
                  <w:szCs w:val="24"/>
                </w:rPr>
                <w:t>Rahbari</w:t>
              </w:r>
              <w:proofErr w:type="spellEnd"/>
              <w:r w:rsidRPr="00950A1D">
                <w:rPr>
                  <w:rFonts w:cs="Times New Roman"/>
                  <w:szCs w:val="24"/>
                </w:rPr>
                <w:t xml:space="preserve">, M. (2007) Prediction of protein crystallization using collocation of amino acid pairs. </w:t>
              </w:r>
              <w:proofErr w:type="spellStart"/>
              <w:r w:rsidRPr="00950A1D">
                <w:rPr>
                  <w:rFonts w:cs="Times New Roman"/>
                  <w:szCs w:val="24"/>
                </w:rPr>
                <w:t>Biochem</w:t>
              </w:r>
              <w:proofErr w:type="spellEnd"/>
              <w:r w:rsidRPr="00950A1D">
                <w:rPr>
                  <w:rFonts w:cs="Times New Roman"/>
                  <w:szCs w:val="24"/>
                </w:rPr>
                <w:t xml:space="preserve">. </w:t>
              </w:r>
              <w:proofErr w:type="spellStart"/>
              <w:r w:rsidRPr="00950A1D">
                <w:rPr>
                  <w:rFonts w:cs="Times New Roman"/>
                  <w:szCs w:val="24"/>
                </w:rPr>
                <w:t>Biophys</w:t>
              </w:r>
              <w:proofErr w:type="spellEnd"/>
              <w:r w:rsidRPr="00950A1D">
                <w:rPr>
                  <w:rFonts w:cs="Times New Roman"/>
                  <w:szCs w:val="24"/>
                </w:rPr>
                <w:t xml:space="preserve">. Res. </w:t>
              </w:r>
              <w:proofErr w:type="spellStart"/>
              <w:r w:rsidRPr="00950A1D">
                <w:rPr>
                  <w:rFonts w:cs="Times New Roman"/>
                  <w:szCs w:val="24"/>
                </w:rPr>
                <w:t>Commun</w:t>
              </w:r>
              <w:proofErr w:type="spellEnd"/>
              <w:r w:rsidRPr="00950A1D">
                <w:rPr>
                  <w:rFonts w:cs="Times New Roman"/>
                  <w:szCs w:val="24"/>
                </w:rPr>
                <w:t>., 355, 764-769.</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Chen, K., Kurgan, L.A. and </w:t>
              </w:r>
              <w:proofErr w:type="spellStart"/>
              <w:r w:rsidRPr="00950A1D">
                <w:rPr>
                  <w:rFonts w:cs="Times New Roman"/>
                  <w:szCs w:val="24"/>
                </w:rPr>
                <w:t>Ruan</w:t>
              </w:r>
              <w:proofErr w:type="spellEnd"/>
              <w:r w:rsidRPr="00950A1D">
                <w:rPr>
                  <w:rFonts w:cs="Times New Roman"/>
                  <w:szCs w:val="24"/>
                </w:rPr>
                <w:t xml:space="preserve">, J. (2007) Prediction of flexible/rigid regions from protein sequences using k-spaced amino acid pairs. BMC </w:t>
              </w:r>
              <w:proofErr w:type="spellStart"/>
              <w:r w:rsidRPr="00950A1D">
                <w:rPr>
                  <w:rFonts w:cs="Times New Roman"/>
                  <w:szCs w:val="24"/>
                </w:rPr>
                <w:t>Struct</w:t>
              </w:r>
              <w:proofErr w:type="spellEnd"/>
              <w:r w:rsidRPr="00950A1D">
                <w:rPr>
                  <w:rFonts w:cs="Times New Roman"/>
                  <w:szCs w:val="24"/>
                </w:rPr>
                <w:t>. Biol., 7, 25.</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Lee, T.Y., Lin, Z.Q., Hsieh, S.J., </w:t>
              </w:r>
              <w:proofErr w:type="spellStart"/>
              <w:r w:rsidRPr="00950A1D">
                <w:rPr>
                  <w:rFonts w:cs="Times New Roman"/>
                  <w:szCs w:val="24"/>
                </w:rPr>
                <w:t>Bretaña</w:t>
              </w:r>
              <w:proofErr w:type="spellEnd"/>
              <w:r w:rsidRPr="00950A1D">
                <w:rPr>
                  <w:rFonts w:cs="Times New Roman"/>
                  <w:szCs w:val="24"/>
                </w:rPr>
                <w:t>, N.A. and Lu, C.T. (2011) Exploiting maximal dependence decomposition to identify conserved motifs from a group of aligned signal sequences. Bioinformatics, 27, 1780-1787.</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lastRenderedPageBreak/>
                <w:t>Shen, J., Zhang, J., Luo, X., Zhu, W., Yu, K., Chen, K., Li Y. and Jiang, H. (2007) Predicting protein-protein interactions based only on sequences information. Proc. Natl. Acad. Sci. U. S. A., 104, 4337-4341.</w:t>
              </w:r>
            </w:p>
            <w:p w:rsidR="008052B2" w:rsidRPr="00950A1D" w:rsidRDefault="008052B2" w:rsidP="008052B2">
              <w:pPr>
                <w:pStyle w:val="ListParagraph"/>
                <w:numPr>
                  <w:ilvl w:val="0"/>
                  <w:numId w:val="31"/>
                </w:numPr>
                <w:autoSpaceDE w:val="0"/>
                <w:autoSpaceDN w:val="0"/>
                <w:adjustRightInd w:val="0"/>
                <w:spacing w:line="240" w:lineRule="auto"/>
                <w:rPr>
                  <w:rFonts w:cs="Times New Roman"/>
                  <w:szCs w:val="24"/>
                </w:rPr>
              </w:pPr>
              <w:proofErr w:type="spellStart"/>
              <w:r w:rsidRPr="00950A1D">
                <w:rPr>
                  <w:rFonts w:cs="Times New Roman"/>
                  <w:szCs w:val="24"/>
                </w:rPr>
                <w:t>Göktepe</w:t>
              </w:r>
              <w:proofErr w:type="spellEnd"/>
              <w:r w:rsidRPr="00950A1D">
                <w:rPr>
                  <w:rFonts w:cs="Times New Roman"/>
                  <w:szCs w:val="24"/>
                </w:rPr>
                <w:t xml:space="preserve">, Y.E. and </w:t>
              </w:r>
              <w:proofErr w:type="spellStart"/>
              <w:r w:rsidRPr="00950A1D">
                <w:rPr>
                  <w:rFonts w:cs="Times New Roman"/>
                  <w:szCs w:val="24"/>
                </w:rPr>
                <w:t>Kodaz</w:t>
              </w:r>
              <w:proofErr w:type="spellEnd"/>
              <w:r w:rsidRPr="00950A1D">
                <w:rPr>
                  <w:rFonts w:cs="Times New Roman"/>
                  <w:szCs w:val="24"/>
                </w:rPr>
                <w:t xml:space="preserve">, H. (2018) Prediction of protein-protein interactions using an effective sequence based combined method. </w:t>
              </w:r>
              <w:proofErr w:type="spellStart"/>
              <w:r w:rsidRPr="00950A1D">
                <w:rPr>
                  <w:rFonts w:cs="Times New Roman"/>
                  <w:szCs w:val="24"/>
                </w:rPr>
                <w:t>Neurocomputing</w:t>
              </w:r>
              <w:proofErr w:type="spellEnd"/>
              <w:r w:rsidRPr="00950A1D">
                <w:rPr>
                  <w:rFonts w:cs="Times New Roman"/>
                  <w:szCs w:val="24"/>
                </w:rPr>
                <w:t>, 303, 68-74.</w:t>
              </w:r>
            </w:p>
            <w:p w:rsidR="008052B2" w:rsidRPr="00950A1D" w:rsidRDefault="008052B2" w:rsidP="008052B2">
              <w:pPr>
                <w:pStyle w:val="ListParagraph"/>
                <w:numPr>
                  <w:ilvl w:val="0"/>
                  <w:numId w:val="31"/>
                </w:numPr>
                <w:spacing w:line="240" w:lineRule="auto"/>
                <w:rPr>
                  <w:rFonts w:cs="Times New Roman"/>
                  <w:szCs w:val="24"/>
                </w:rPr>
              </w:pPr>
              <w:proofErr w:type="spellStart"/>
              <w:proofErr w:type="gramStart"/>
              <w:r w:rsidRPr="00950A1D">
                <w:rPr>
                  <w:rFonts w:cs="Times New Roman"/>
                  <w:szCs w:val="24"/>
                </w:rPr>
                <w:t>Cai</w:t>
              </w:r>
              <w:proofErr w:type="spellEnd"/>
              <w:proofErr w:type="gramEnd"/>
              <w:r w:rsidRPr="00950A1D">
                <w:rPr>
                  <w:rFonts w:cs="Times New Roman"/>
                  <w:szCs w:val="24"/>
                </w:rPr>
                <w:t>, C.Z., Han, L.Y., Ji, Z.L., Chen, X., and Chen, Y. Z. (2003) SVM-</w:t>
              </w:r>
              <w:proofErr w:type="spellStart"/>
              <w:r w:rsidRPr="00950A1D">
                <w:rPr>
                  <w:rFonts w:cs="Times New Roman"/>
                  <w:szCs w:val="24"/>
                </w:rPr>
                <w:t>Prot</w:t>
              </w:r>
              <w:proofErr w:type="spellEnd"/>
              <w:r w:rsidRPr="00950A1D">
                <w:rPr>
                  <w:rFonts w:cs="Times New Roman"/>
                  <w:szCs w:val="24"/>
                </w:rPr>
                <w:t>: Web-based support vector machine software for functional classification of a protein from its primary sequence. Nucleic Acids Res., 31, 3692-3697.</w:t>
              </w:r>
            </w:p>
            <w:p w:rsidR="008052B2" w:rsidRPr="00950A1D" w:rsidRDefault="008052B2" w:rsidP="008052B2">
              <w:pPr>
                <w:pStyle w:val="ListParagraph"/>
                <w:numPr>
                  <w:ilvl w:val="0"/>
                  <w:numId w:val="31"/>
                </w:numPr>
                <w:spacing w:line="240" w:lineRule="auto"/>
                <w:rPr>
                  <w:rFonts w:cs="Times New Roman"/>
                  <w:szCs w:val="24"/>
                </w:rPr>
              </w:pPr>
              <w:proofErr w:type="spellStart"/>
              <w:proofErr w:type="gramStart"/>
              <w:r w:rsidRPr="00950A1D">
                <w:rPr>
                  <w:rFonts w:cs="Times New Roman"/>
                  <w:szCs w:val="24"/>
                </w:rPr>
                <w:t>Cai</w:t>
              </w:r>
              <w:proofErr w:type="spellEnd"/>
              <w:proofErr w:type="gramEnd"/>
              <w:r w:rsidRPr="00950A1D">
                <w:rPr>
                  <w:rFonts w:cs="Times New Roman"/>
                  <w:szCs w:val="24"/>
                </w:rPr>
                <w:t>, C.Z., Han, L.Y., Ji, Z.L. and Chen, Y.Z. (2004) Enzyme family classification by support vector machines. Proteins, 55, 66-76.</w:t>
              </w:r>
            </w:p>
            <w:p w:rsidR="008052B2" w:rsidRPr="00950A1D" w:rsidRDefault="008052B2" w:rsidP="008052B2">
              <w:pPr>
                <w:pStyle w:val="ListParagraph"/>
                <w:numPr>
                  <w:ilvl w:val="0"/>
                  <w:numId w:val="31"/>
                </w:numPr>
                <w:spacing w:line="240" w:lineRule="auto"/>
                <w:rPr>
                  <w:rFonts w:cs="Times New Roman"/>
                  <w:szCs w:val="24"/>
                </w:rPr>
              </w:pPr>
              <w:proofErr w:type="spellStart"/>
              <w:r w:rsidRPr="00950A1D">
                <w:rPr>
                  <w:rFonts w:cs="Times New Roman"/>
                  <w:szCs w:val="24"/>
                </w:rPr>
                <w:t>Dubchak</w:t>
              </w:r>
              <w:proofErr w:type="spellEnd"/>
              <w:r w:rsidRPr="00950A1D">
                <w:rPr>
                  <w:rFonts w:cs="Times New Roman"/>
                  <w:szCs w:val="24"/>
                </w:rPr>
                <w:t xml:space="preserve">, I., </w:t>
              </w:r>
              <w:proofErr w:type="spellStart"/>
              <w:r w:rsidRPr="00950A1D">
                <w:rPr>
                  <w:rFonts w:cs="Times New Roman"/>
                  <w:szCs w:val="24"/>
                </w:rPr>
                <w:t>Muchnik</w:t>
              </w:r>
              <w:proofErr w:type="spellEnd"/>
              <w:r w:rsidRPr="00950A1D">
                <w:rPr>
                  <w:rFonts w:cs="Times New Roman"/>
                  <w:szCs w:val="24"/>
                </w:rPr>
                <w:t>, I., Holbrook, S.R. and Kim, S.H. (1995) Prediction of protein folding class using global description of amino acid sequence. Proc. Natl. Acad. Sci. U. S. A., 92, 8700-8704.</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Zhang, Z.H., Wang, Z.H., Zhang, Z.R. and Wang, Y. X. (2006) </w:t>
              </w:r>
              <w:proofErr w:type="gramStart"/>
              <w:r w:rsidRPr="00950A1D">
                <w:rPr>
                  <w:rFonts w:cs="Times New Roman"/>
                  <w:szCs w:val="24"/>
                </w:rPr>
                <w:t>A</w:t>
              </w:r>
              <w:proofErr w:type="gramEnd"/>
              <w:r w:rsidRPr="00950A1D">
                <w:rPr>
                  <w:rFonts w:cs="Times New Roman"/>
                  <w:szCs w:val="24"/>
                </w:rPr>
                <w:t xml:space="preserve"> novel method for apoptosis protein subcellular localization prediction combining encoding based on grouped weight and support vector machine. FEBS </w:t>
              </w:r>
              <w:proofErr w:type="gramStart"/>
              <w:r w:rsidRPr="00950A1D">
                <w:rPr>
                  <w:rFonts w:cs="Times New Roman"/>
                  <w:szCs w:val="24"/>
                </w:rPr>
                <w:t>Lett.,</w:t>
              </w:r>
              <w:proofErr w:type="gramEnd"/>
              <w:r w:rsidRPr="00950A1D">
                <w:rPr>
                  <w:rFonts w:cs="Times New Roman"/>
                  <w:szCs w:val="24"/>
                </w:rPr>
                <w:t xml:space="preserve"> 580, 6169-6174.</w:t>
              </w:r>
            </w:p>
            <w:p w:rsidR="008052B2" w:rsidRPr="00950A1D" w:rsidRDefault="008052B2" w:rsidP="008052B2">
              <w:pPr>
                <w:pStyle w:val="ListParagraph"/>
                <w:numPr>
                  <w:ilvl w:val="0"/>
                  <w:numId w:val="31"/>
                </w:numPr>
                <w:autoSpaceDE w:val="0"/>
                <w:autoSpaceDN w:val="0"/>
                <w:spacing w:line="240" w:lineRule="auto"/>
                <w:rPr>
                  <w:rFonts w:cs="Times New Roman"/>
                  <w:spacing w:val="1"/>
                  <w:szCs w:val="24"/>
                  <w:lang w:val="en-GB"/>
                </w:rPr>
              </w:pPr>
              <w:proofErr w:type="spellStart"/>
              <w:r w:rsidRPr="00950A1D">
                <w:rPr>
                  <w:rFonts w:cs="Times New Roman"/>
                  <w:spacing w:val="1"/>
                  <w:szCs w:val="24"/>
                  <w:lang w:val="en-GB"/>
                </w:rPr>
                <w:t>Guo</w:t>
              </w:r>
              <w:proofErr w:type="spellEnd"/>
              <w:r w:rsidRPr="00950A1D">
                <w:rPr>
                  <w:rFonts w:cs="Times New Roman"/>
                  <w:spacing w:val="1"/>
                  <w:szCs w:val="24"/>
                  <w:lang w:val="en-GB"/>
                </w:rPr>
                <w:t xml:space="preserve"> Y., Yu L., Wen Z. and Li, M. (2008) Using support vector machine combined with auto covariance to predict protein-protein interactions from protein sequences. Nucleic Acids Res. 36, 3025-3030.</w:t>
              </w:r>
            </w:p>
            <w:p w:rsidR="008052B2" w:rsidRPr="00950A1D" w:rsidRDefault="008052B2" w:rsidP="008052B2">
              <w:pPr>
                <w:pStyle w:val="ListParagraph"/>
                <w:numPr>
                  <w:ilvl w:val="0"/>
                  <w:numId w:val="31"/>
                </w:numPr>
                <w:autoSpaceDE w:val="0"/>
                <w:autoSpaceDN w:val="0"/>
                <w:spacing w:line="240" w:lineRule="auto"/>
                <w:rPr>
                  <w:rFonts w:cs="Times New Roman"/>
                  <w:szCs w:val="24"/>
                </w:rPr>
              </w:pPr>
              <w:r w:rsidRPr="00950A1D">
                <w:rPr>
                  <w:rFonts w:cs="Times New Roman"/>
                  <w:szCs w:val="24"/>
                </w:rPr>
                <w:t xml:space="preserve">Horne, D.S. (1988) Prediction of protein helix content from an autocorrelation analysis of sequence </w:t>
              </w:r>
              <w:proofErr w:type="spellStart"/>
              <w:r w:rsidRPr="00950A1D">
                <w:rPr>
                  <w:rFonts w:cs="Times New Roman"/>
                  <w:szCs w:val="24"/>
                </w:rPr>
                <w:t>hydrophobicities</w:t>
              </w:r>
              <w:proofErr w:type="spellEnd"/>
              <w:r w:rsidRPr="00950A1D">
                <w:rPr>
                  <w:rFonts w:cs="Times New Roman"/>
                  <w:szCs w:val="24"/>
                </w:rPr>
                <w:t>. Biopolymers, 27, 451-477.</w:t>
              </w:r>
            </w:p>
            <w:p w:rsidR="008052B2" w:rsidRPr="00950A1D" w:rsidRDefault="008052B2" w:rsidP="008052B2">
              <w:pPr>
                <w:pStyle w:val="ListParagraph"/>
                <w:numPr>
                  <w:ilvl w:val="0"/>
                  <w:numId w:val="31"/>
                </w:numPr>
                <w:autoSpaceDE w:val="0"/>
                <w:autoSpaceDN w:val="0"/>
                <w:spacing w:line="240" w:lineRule="auto"/>
                <w:rPr>
                  <w:rFonts w:cs="Times New Roman"/>
                  <w:szCs w:val="24"/>
                </w:rPr>
              </w:pPr>
              <w:proofErr w:type="spellStart"/>
              <w:r w:rsidRPr="00950A1D">
                <w:rPr>
                  <w:rFonts w:cs="Times New Roman"/>
                  <w:szCs w:val="24"/>
                </w:rPr>
                <w:t>Sokal</w:t>
              </w:r>
              <w:proofErr w:type="spellEnd"/>
              <w:r w:rsidRPr="00950A1D">
                <w:rPr>
                  <w:rFonts w:cs="Times New Roman"/>
                  <w:szCs w:val="24"/>
                </w:rPr>
                <w:t xml:space="preserve">, R.R. and Thomson, B.A. (2006) Population structure inferred by local spatial autocorrelation: an example from an Amerindian tribal population. Am. J. Phys. </w:t>
              </w:r>
              <w:proofErr w:type="spellStart"/>
              <w:r w:rsidRPr="00950A1D">
                <w:rPr>
                  <w:rFonts w:cs="Times New Roman"/>
                  <w:szCs w:val="24"/>
                </w:rPr>
                <w:t>Anthropol</w:t>
              </w:r>
              <w:proofErr w:type="spellEnd"/>
              <w:r w:rsidRPr="00950A1D">
                <w:rPr>
                  <w:rFonts w:cs="Times New Roman"/>
                  <w:szCs w:val="24"/>
                </w:rPr>
                <w:t>, 129, 121-131.</w:t>
              </w:r>
            </w:p>
            <w:p w:rsidR="008052B2" w:rsidRPr="00950A1D" w:rsidRDefault="008052B2" w:rsidP="008052B2">
              <w:pPr>
                <w:pStyle w:val="ListParagraph"/>
                <w:numPr>
                  <w:ilvl w:val="0"/>
                  <w:numId w:val="31"/>
                </w:numPr>
                <w:autoSpaceDE w:val="0"/>
                <w:autoSpaceDN w:val="0"/>
                <w:spacing w:line="240" w:lineRule="auto"/>
                <w:rPr>
                  <w:rFonts w:cs="Times New Roman"/>
                  <w:szCs w:val="24"/>
                </w:rPr>
              </w:pPr>
              <w:r w:rsidRPr="00950A1D">
                <w:rPr>
                  <w:rFonts w:cs="Times New Roman"/>
                  <w:szCs w:val="24"/>
                </w:rPr>
                <w:t>Feng, Z.P. and Zhang, C.T. (2000) Prediction of membrane protein types based on the hydrophobic index of amino acids. J. Protein Chem., 19, 269-275.</w:t>
              </w:r>
            </w:p>
            <w:p w:rsidR="008052B2" w:rsidRPr="00950A1D" w:rsidRDefault="008052B2" w:rsidP="008052B2">
              <w:pPr>
                <w:pStyle w:val="ListParagraph"/>
                <w:numPr>
                  <w:ilvl w:val="0"/>
                  <w:numId w:val="31"/>
                </w:numPr>
                <w:autoSpaceDE w:val="0"/>
                <w:autoSpaceDN w:val="0"/>
                <w:spacing w:line="240" w:lineRule="auto"/>
                <w:rPr>
                  <w:rFonts w:cs="Times New Roman"/>
                  <w:szCs w:val="24"/>
                </w:rPr>
              </w:pPr>
              <w:r w:rsidRPr="00950A1D">
                <w:rPr>
                  <w:rFonts w:cs="Times New Roman"/>
                  <w:szCs w:val="24"/>
                </w:rPr>
                <w:t xml:space="preserve">Lin, Z. and Pan, X.M. (2001) </w:t>
              </w:r>
              <w:proofErr w:type="gramStart"/>
              <w:r w:rsidRPr="00950A1D">
                <w:rPr>
                  <w:rFonts w:cs="Times New Roman"/>
                  <w:szCs w:val="24"/>
                </w:rPr>
                <w:t>Accurate</w:t>
              </w:r>
              <w:proofErr w:type="gramEnd"/>
              <w:r w:rsidRPr="00950A1D">
                <w:rPr>
                  <w:rFonts w:cs="Times New Roman"/>
                  <w:szCs w:val="24"/>
                </w:rPr>
                <w:t xml:space="preserve"> prediction of protein secondary structural content. J. Protein Chem., 20, 217-220.</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Du, X., Sun, S., Hu, C., Yao, Y., Yan, Y. and Zhang Y. (2017) </w:t>
              </w:r>
              <w:proofErr w:type="spellStart"/>
              <w:r w:rsidRPr="00950A1D">
                <w:rPr>
                  <w:rFonts w:cs="Times New Roman"/>
                  <w:szCs w:val="24"/>
                </w:rPr>
                <w:t>DeepPPI</w:t>
              </w:r>
              <w:proofErr w:type="spellEnd"/>
              <w:r w:rsidRPr="00950A1D">
                <w:rPr>
                  <w:rFonts w:cs="Times New Roman"/>
                  <w:szCs w:val="24"/>
                </w:rPr>
                <w:t>: boosting prediction of protein-protein interactions with deep neural networks. J. Chem. Inf. Model, 57, 1499-1510.</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Chou K.C. (2001) Prediction of protein cellular attributes using pseudo-amino acid composition. Proteins, 43, 246-255.</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Chou, K.C. (2005) Using amphiphilic pseudo amino acid composition to predict enzyme subfamily classes. Bioinformatics, 21, 10-19.</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Liu, T., </w:t>
              </w:r>
              <w:proofErr w:type="spellStart"/>
              <w:r w:rsidRPr="00950A1D">
                <w:rPr>
                  <w:rFonts w:cs="Times New Roman"/>
                  <w:szCs w:val="24"/>
                </w:rPr>
                <w:t>Geng</w:t>
              </w:r>
              <w:proofErr w:type="spellEnd"/>
              <w:r w:rsidRPr="00950A1D">
                <w:rPr>
                  <w:rFonts w:cs="Times New Roman"/>
                  <w:szCs w:val="24"/>
                </w:rPr>
                <w:t>, X., Zheng, X., Li, R. and Wang, J. (2012) Accurate prediction of protein structural class using auto covariance transformation of PSI-BLAST profiles. Amino acids, 42, 2243-2249.</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Liu, T., Zheng, X. and Wang, J. (2010) Prediction of protein structural class for low-similarity sequences using support vector machine and PSI-BLAST profile, </w:t>
              </w:r>
              <w:proofErr w:type="spellStart"/>
              <w:r w:rsidRPr="00950A1D">
                <w:rPr>
                  <w:rFonts w:cs="Times New Roman"/>
                  <w:szCs w:val="24"/>
                </w:rPr>
                <w:t>Biochimie</w:t>
              </w:r>
              <w:proofErr w:type="spellEnd"/>
              <w:r w:rsidRPr="00950A1D">
                <w:rPr>
                  <w:rFonts w:cs="Times New Roman"/>
                  <w:szCs w:val="24"/>
                </w:rPr>
                <w:t>, 92, 1330-1334.</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Saini, H. </w:t>
              </w:r>
              <w:proofErr w:type="spellStart"/>
              <w:r w:rsidRPr="00950A1D">
                <w:rPr>
                  <w:rFonts w:cs="Times New Roman"/>
                  <w:szCs w:val="24"/>
                </w:rPr>
                <w:t>Raicar</w:t>
              </w:r>
              <w:proofErr w:type="spellEnd"/>
              <w:r w:rsidRPr="00950A1D">
                <w:rPr>
                  <w:rFonts w:cs="Times New Roman"/>
                  <w:szCs w:val="24"/>
                </w:rPr>
                <w:t xml:space="preserve">, G., Lal, S.P. </w:t>
              </w:r>
              <w:proofErr w:type="spellStart"/>
              <w:r w:rsidRPr="00950A1D">
                <w:rPr>
                  <w:rFonts w:cs="Times New Roman"/>
                  <w:szCs w:val="24"/>
                </w:rPr>
                <w:t>Dehzangi</w:t>
              </w:r>
              <w:proofErr w:type="spellEnd"/>
              <w:r w:rsidRPr="00950A1D">
                <w:rPr>
                  <w:rFonts w:cs="Times New Roman"/>
                  <w:szCs w:val="24"/>
                </w:rPr>
                <w:t xml:space="preserve">, A., </w:t>
              </w:r>
              <w:proofErr w:type="spellStart"/>
              <w:r w:rsidRPr="00950A1D">
                <w:rPr>
                  <w:rFonts w:cs="Times New Roman"/>
                  <w:szCs w:val="24"/>
                </w:rPr>
                <w:t>Imoto</w:t>
              </w:r>
              <w:proofErr w:type="spellEnd"/>
              <w:r w:rsidRPr="00950A1D">
                <w:rPr>
                  <w:rFonts w:cs="Times New Roman"/>
                  <w:szCs w:val="24"/>
                </w:rPr>
                <w:t xml:space="preserve">, S. and Sharma, A. (2016) Protein fold recognition using genetic algorithm optimized voting scheme and profile bigram. J </w:t>
              </w:r>
              <w:proofErr w:type="spellStart"/>
              <w:proofErr w:type="gramStart"/>
              <w:r w:rsidRPr="00950A1D">
                <w:rPr>
                  <w:rFonts w:cs="Times New Roman"/>
                  <w:szCs w:val="24"/>
                </w:rPr>
                <w:t>Softw</w:t>
              </w:r>
              <w:proofErr w:type="spellEnd"/>
              <w:r w:rsidRPr="00950A1D">
                <w:rPr>
                  <w:rFonts w:cs="Times New Roman"/>
                  <w:szCs w:val="24"/>
                </w:rPr>
                <w:t>.,</w:t>
              </w:r>
              <w:proofErr w:type="gramEnd"/>
              <w:r w:rsidRPr="00950A1D">
                <w:rPr>
                  <w:rFonts w:cs="Times New Roman"/>
                  <w:szCs w:val="24"/>
                </w:rPr>
                <w:t xml:space="preserve"> 11, 756–767.</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lastRenderedPageBreak/>
                <w:t xml:space="preserve">Dong, Q., Zhou, S. and Guan, J. (2009) </w:t>
              </w:r>
              <w:proofErr w:type="gramStart"/>
              <w:r w:rsidRPr="00950A1D">
                <w:rPr>
                  <w:rFonts w:cs="Times New Roman"/>
                  <w:szCs w:val="24"/>
                </w:rPr>
                <w:t>A</w:t>
              </w:r>
              <w:proofErr w:type="gramEnd"/>
              <w:r w:rsidRPr="00950A1D">
                <w:rPr>
                  <w:rFonts w:cs="Times New Roman"/>
                  <w:szCs w:val="24"/>
                </w:rPr>
                <w:t xml:space="preserve"> new taxonomy-based protein fold recognition approach based on autocross-covariance transformation. Bioinformatics, 25, 2655-2662.</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Shen, H.B., and Chou, K.C. (2007) </w:t>
              </w:r>
              <w:proofErr w:type="spellStart"/>
              <w:r w:rsidRPr="00950A1D">
                <w:rPr>
                  <w:rFonts w:cs="Times New Roman"/>
                  <w:szCs w:val="24"/>
                </w:rPr>
                <w:t>Nuc-PLoc</w:t>
              </w:r>
              <w:proofErr w:type="spellEnd"/>
              <w:r w:rsidRPr="00950A1D">
                <w:rPr>
                  <w:rFonts w:cs="Times New Roman"/>
                  <w:szCs w:val="24"/>
                </w:rPr>
                <w:t xml:space="preserve">: a new web-server for predicting protein </w:t>
              </w:r>
              <w:proofErr w:type="spellStart"/>
              <w:r w:rsidRPr="00950A1D">
                <w:rPr>
                  <w:rFonts w:cs="Times New Roman"/>
                  <w:szCs w:val="24"/>
                </w:rPr>
                <w:t>subnuclear</w:t>
              </w:r>
              <w:proofErr w:type="spellEnd"/>
              <w:r w:rsidRPr="00950A1D">
                <w:rPr>
                  <w:rFonts w:cs="Times New Roman"/>
                  <w:szCs w:val="24"/>
                </w:rPr>
                <w:t xml:space="preserve"> localization by fusing </w:t>
              </w:r>
              <w:proofErr w:type="spellStart"/>
              <w:r w:rsidRPr="00950A1D">
                <w:rPr>
                  <w:rFonts w:cs="Times New Roman"/>
                  <w:szCs w:val="24"/>
                </w:rPr>
                <w:t>PseAA</w:t>
              </w:r>
              <w:proofErr w:type="spellEnd"/>
              <w:r w:rsidRPr="00950A1D">
                <w:rPr>
                  <w:rFonts w:cs="Times New Roman"/>
                  <w:szCs w:val="24"/>
                </w:rPr>
                <w:t xml:space="preserve"> composition and </w:t>
              </w:r>
              <w:proofErr w:type="spellStart"/>
              <w:r w:rsidRPr="00950A1D">
                <w:rPr>
                  <w:rFonts w:cs="Times New Roman"/>
                  <w:szCs w:val="24"/>
                </w:rPr>
                <w:t>PsePSSM</w:t>
              </w:r>
              <w:proofErr w:type="spellEnd"/>
              <w:r w:rsidRPr="00950A1D">
                <w:rPr>
                  <w:rFonts w:cs="Times New Roman"/>
                  <w:szCs w:val="24"/>
                </w:rPr>
                <w:t>. Protein Eng. Des. Sel. 20, 561.</w:t>
              </w:r>
            </w:p>
            <w:p w:rsidR="008052B2" w:rsidRPr="00950A1D" w:rsidRDefault="008052B2" w:rsidP="008052B2">
              <w:pPr>
                <w:pStyle w:val="ListParagraph"/>
                <w:numPr>
                  <w:ilvl w:val="0"/>
                  <w:numId w:val="31"/>
                </w:numPr>
                <w:spacing w:line="240" w:lineRule="auto"/>
                <w:rPr>
                  <w:rFonts w:cs="Times New Roman"/>
                  <w:szCs w:val="24"/>
                </w:rPr>
              </w:pPr>
              <w:proofErr w:type="spellStart"/>
              <w:r w:rsidRPr="00950A1D">
                <w:rPr>
                  <w:rFonts w:cs="Times New Roman"/>
                  <w:szCs w:val="24"/>
                </w:rPr>
                <w:t>Jeong</w:t>
              </w:r>
              <w:proofErr w:type="spellEnd"/>
              <w:r w:rsidRPr="00950A1D">
                <w:rPr>
                  <w:rFonts w:cs="Times New Roman"/>
                  <w:szCs w:val="24"/>
                </w:rPr>
                <w:t xml:space="preserve">, J.C., Lin, X. and Chen, X.W. (2011) </w:t>
              </w:r>
              <w:proofErr w:type="gramStart"/>
              <w:r w:rsidRPr="00950A1D">
                <w:rPr>
                  <w:rFonts w:cs="Times New Roman"/>
                  <w:szCs w:val="24"/>
                </w:rPr>
                <w:t>On</w:t>
              </w:r>
              <w:proofErr w:type="gramEnd"/>
              <w:r w:rsidRPr="00950A1D">
                <w:rPr>
                  <w:rFonts w:cs="Times New Roman"/>
                  <w:szCs w:val="24"/>
                </w:rPr>
                <w:t xml:space="preserve"> position-specific scoring matrix for protein function prediction. IEEE/ACM transactions on computational biology and bioinformatics, 8, 308-315.</w:t>
              </w:r>
            </w:p>
            <w:p w:rsidR="008052B2" w:rsidRPr="00950A1D" w:rsidRDefault="008052B2" w:rsidP="008052B2">
              <w:pPr>
                <w:pStyle w:val="ListParagraph"/>
                <w:numPr>
                  <w:ilvl w:val="0"/>
                  <w:numId w:val="31"/>
                </w:numPr>
                <w:spacing w:line="240" w:lineRule="auto"/>
                <w:rPr>
                  <w:rFonts w:cs="Times New Roman"/>
                  <w:szCs w:val="24"/>
                </w:rPr>
              </w:pPr>
              <w:proofErr w:type="spellStart"/>
              <w:r w:rsidRPr="00950A1D">
                <w:rPr>
                  <w:rFonts w:cs="Times New Roman"/>
                  <w:szCs w:val="24"/>
                </w:rPr>
                <w:t>Rayhan</w:t>
              </w:r>
              <w:proofErr w:type="spellEnd"/>
              <w:r w:rsidRPr="00950A1D">
                <w:rPr>
                  <w:rFonts w:cs="Times New Roman"/>
                  <w:szCs w:val="24"/>
                </w:rPr>
                <w:t xml:space="preserve">, F., Ahmed S., </w:t>
              </w:r>
              <w:proofErr w:type="spellStart"/>
              <w:r w:rsidRPr="00950A1D">
                <w:rPr>
                  <w:rFonts w:cs="Times New Roman"/>
                  <w:szCs w:val="24"/>
                </w:rPr>
                <w:t>Shatabda</w:t>
              </w:r>
              <w:proofErr w:type="spellEnd"/>
              <w:r w:rsidRPr="00950A1D">
                <w:rPr>
                  <w:rFonts w:cs="Times New Roman"/>
                  <w:szCs w:val="24"/>
                </w:rPr>
                <w:t xml:space="preserve"> S., </w:t>
              </w:r>
              <w:proofErr w:type="spellStart"/>
              <w:r w:rsidRPr="00950A1D">
                <w:rPr>
                  <w:rFonts w:cs="Times New Roman"/>
                  <w:szCs w:val="24"/>
                </w:rPr>
                <w:t>Farid</w:t>
              </w:r>
              <w:proofErr w:type="spellEnd"/>
              <w:r w:rsidRPr="00950A1D">
                <w:rPr>
                  <w:rFonts w:cs="Times New Roman"/>
                  <w:szCs w:val="24"/>
                </w:rPr>
                <w:t xml:space="preserve"> D.M., </w:t>
              </w:r>
              <w:proofErr w:type="spellStart"/>
              <w:r w:rsidRPr="00950A1D">
                <w:rPr>
                  <w:rFonts w:cs="Times New Roman"/>
                  <w:szCs w:val="24"/>
                </w:rPr>
                <w:t>Mousavian</w:t>
              </w:r>
              <w:proofErr w:type="spellEnd"/>
              <w:r w:rsidRPr="00950A1D">
                <w:rPr>
                  <w:rFonts w:cs="Times New Roman"/>
                  <w:szCs w:val="24"/>
                </w:rPr>
                <w:t xml:space="preserve"> Z., </w:t>
              </w:r>
              <w:proofErr w:type="spellStart"/>
              <w:r w:rsidRPr="00950A1D">
                <w:rPr>
                  <w:rFonts w:cs="Times New Roman"/>
                  <w:szCs w:val="24"/>
                </w:rPr>
                <w:t>Dehzangi</w:t>
              </w:r>
              <w:proofErr w:type="spellEnd"/>
              <w:r w:rsidRPr="00950A1D">
                <w:rPr>
                  <w:rFonts w:cs="Times New Roman"/>
                  <w:szCs w:val="24"/>
                </w:rPr>
                <w:t xml:space="preserve"> A. and Rahman M.S. (2017) </w:t>
              </w:r>
              <w:proofErr w:type="spellStart"/>
              <w:r w:rsidRPr="00950A1D">
                <w:rPr>
                  <w:rFonts w:cs="Times New Roman"/>
                  <w:szCs w:val="24"/>
                </w:rPr>
                <w:t>iDTI-ESBoost</w:t>
              </w:r>
              <w:proofErr w:type="spellEnd"/>
              <w:r w:rsidRPr="00950A1D">
                <w:rPr>
                  <w:rFonts w:cs="Times New Roman"/>
                  <w:szCs w:val="24"/>
                </w:rPr>
                <w:t>: identification of drug target interaction using evolutionary and structural features with boosting. Sci. Rep., 7, 17731.</w:t>
              </w:r>
            </w:p>
            <w:p w:rsidR="008052B2" w:rsidRPr="00950A1D" w:rsidRDefault="008052B2" w:rsidP="008052B2">
              <w:pPr>
                <w:pStyle w:val="ListParagraph"/>
                <w:numPr>
                  <w:ilvl w:val="0"/>
                  <w:numId w:val="31"/>
                </w:numPr>
                <w:spacing w:line="240" w:lineRule="auto"/>
                <w:rPr>
                  <w:rFonts w:cs="Times New Roman"/>
                  <w:szCs w:val="24"/>
                </w:rPr>
              </w:pPr>
              <w:proofErr w:type="spellStart"/>
              <w:r w:rsidRPr="00950A1D">
                <w:rPr>
                  <w:rFonts w:cs="Times New Roman"/>
                  <w:szCs w:val="24"/>
                  <w:shd w:val="clear" w:color="auto" w:fill="FFFFFF"/>
                </w:rPr>
                <w:t>Libal</w:t>
              </w:r>
              <w:proofErr w:type="spellEnd"/>
              <w:r w:rsidRPr="00950A1D">
                <w:rPr>
                  <w:rFonts w:cs="Times New Roman"/>
                  <w:szCs w:val="24"/>
                  <w:shd w:val="clear" w:color="auto" w:fill="FFFFFF"/>
                </w:rPr>
                <w:t xml:space="preserve">, U. (2011). Feature selection for pattern recognition by LASSO and </w:t>
              </w:r>
              <w:proofErr w:type="spellStart"/>
              <w:r w:rsidRPr="00950A1D">
                <w:rPr>
                  <w:rFonts w:cs="Times New Roman"/>
                  <w:szCs w:val="24"/>
                  <w:shd w:val="clear" w:color="auto" w:fill="FFFFFF"/>
                </w:rPr>
                <w:t>thresholding</w:t>
              </w:r>
              <w:proofErr w:type="spellEnd"/>
              <w:r w:rsidRPr="00950A1D">
                <w:rPr>
                  <w:rFonts w:cs="Times New Roman"/>
                  <w:szCs w:val="24"/>
                  <w:shd w:val="clear" w:color="auto" w:fill="FFFFFF"/>
                </w:rPr>
                <w:t xml:space="preserve"> methods - a comparison. </w:t>
              </w:r>
              <w:r w:rsidRPr="00950A1D">
                <w:rPr>
                  <w:rFonts w:cs="Times New Roman"/>
                  <w:i/>
                  <w:iCs/>
                  <w:szCs w:val="24"/>
                </w:rPr>
                <w:t>2011 16th International Conference on Methods &amp; Models in Automation &amp; Robotics</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10.1109/mmar.2011.6031338.</w:t>
              </w:r>
            </w:p>
            <w:p w:rsidR="008052B2" w:rsidRPr="00950A1D" w:rsidRDefault="008052B2" w:rsidP="008052B2">
              <w:pPr>
                <w:pStyle w:val="ListParagraph"/>
                <w:numPr>
                  <w:ilvl w:val="0"/>
                  <w:numId w:val="31"/>
                </w:numPr>
                <w:spacing w:line="240" w:lineRule="auto"/>
                <w:rPr>
                  <w:rFonts w:cs="Times New Roman"/>
                  <w:szCs w:val="24"/>
                </w:rPr>
              </w:pPr>
              <w:proofErr w:type="spellStart"/>
              <w:r w:rsidRPr="00950A1D">
                <w:rPr>
                  <w:rFonts w:cs="Times New Roman"/>
                  <w:szCs w:val="24"/>
                  <w:shd w:val="clear" w:color="auto" w:fill="FFFFFF"/>
                </w:rPr>
                <w:t>Teisseyre</w:t>
              </w:r>
              <w:proofErr w:type="spellEnd"/>
              <w:r w:rsidRPr="00950A1D">
                <w:rPr>
                  <w:rFonts w:cs="Times New Roman"/>
                  <w:szCs w:val="24"/>
                  <w:shd w:val="clear" w:color="auto" w:fill="FFFFFF"/>
                </w:rPr>
                <w:t xml:space="preserve">, P. (2017). </w:t>
              </w:r>
              <w:proofErr w:type="spellStart"/>
              <w:r w:rsidRPr="00950A1D">
                <w:rPr>
                  <w:rFonts w:cs="Times New Roman"/>
                  <w:szCs w:val="24"/>
                  <w:shd w:val="clear" w:color="auto" w:fill="FFFFFF"/>
                </w:rPr>
                <w:t>CCnet</w:t>
              </w:r>
              <w:proofErr w:type="spellEnd"/>
              <w:r w:rsidRPr="00950A1D">
                <w:rPr>
                  <w:rFonts w:cs="Times New Roman"/>
                  <w:szCs w:val="24"/>
                  <w:shd w:val="clear" w:color="auto" w:fill="FFFFFF"/>
                </w:rPr>
                <w:t>: Joint multi-label classification and feature selection using classifier chains and elastic net regularization. </w:t>
              </w:r>
              <w:proofErr w:type="spellStart"/>
              <w:r w:rsidRPr="00950A1D">
                <w:rPr>
                  <w:rFonts w:cs="Times New Roman"/>
                  <w:i/>
                  <w:iCs/>
                  <w:szCs w:val="24"/>
                </w:rPr>
                <w:t>Neurocomputing</w:t>
              </w:r>
              <w:proofErr w:type="spellEnd"/>
              <w:r w:rsidRPr="00950A1D">
                <w:rPr>
                  <w:rFonts w:cs="Times New Roman"/>
                  <w:szCs w:val="24"/>
                  <w:shd w:val="clear" w:color="auto" w:fill="FFFFFF"/>
                </w:rPr>
                <w:t>, </w:t>
              </w:r>
              <w:r w:rsidRPr="00950A1D">
                <w:rPr>
                  <w:rFonts w:cs="Times New Roman"/>
                  <w:i/>
                  <w:iCs/>
                  <w:szCs w:val="24"/>
                </w:rPr>
                <w:t>235</w:t>
              </w:r>
              <w:r w:rsidRPr="00950A1D">
                <w:rPr>
                  <w:rFonts w:cs="Times New Roman"/>
                  <w:szCs w:val="24"/>
                  <w:shd w:val="clear" w:color="auto" w:fill="FFFFFF"/>
                </w:rPr>
                <w:t xml:space="preserve">, 98–111.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10.1016/j.neucom.2017.01.004.</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 xml:space="preserve">Maldonado, S., Montoya, R., &amp; </w:t>
              </w:r>
              <w:proofErr w:type="spellStart"/>
              <w:r w:rsidRPr="00950A1D">
                <w:rPr>
                  <w:rFonts w:cs="Times New Roman"/>
                  <w:szCs w:val="24"/>
                  <w:shd w:val="clear" w:color="auto" w:fill="FFFFFF"/>
                </w:rPr>
                <w:t>López</w:t>
              </w:r>
              <w:proofErr w:type="spellEnd"/>
              <w:r w:rsidRPr="00950A1D">
                <w:rPr>
                  <w:rFonts w:cs="Times New Roman"/>
                  <w:szCs w:val="24"/>
                  <w:shd w:val="clear" w:color="auto" w:fill="FFFFFF"/>
                </w:rPr>
                <w:t>, J. (2016). Embedded heterogeneous feature selection for conjoint analysis: A SVM approach using L1 penalty. </w:t>
              </w:r>
              <w:r w:rsidRPr="00950A1D">
                <w:rPr>
                  <w:rFonts w:cs="Times New Roman"/>
                  <w:i/>
                  <w:iCs/>
                  <w:szCs w:val="24"/>
                </w:rPr>
                <w:t>Applied Intelligence</w:t>
              </w:r>
              <w:r w:rsidRPr="00950A1D">
                <w:rPr>
                  <w:rFonts w:cs="Times New Roman"/>
                  <w:szCs w:val="24"/>
                  <w:shd w:val="clear" w:color="auto" w:fill="FFFFFF"/>
                </w:rPr>
                <w:t>, </w:t>
              </w:r>
              <w:r w:rsidRPr="00950A1D">
                <w:rPr>
                  <w:rFonts w:cs="Times New Roman"/>
                  <w:i/>
                  <w:iCs/>
                  <w:szCs w:val="24"/>
                </w:rPr>
                <w:t>46</w:t>
              </w:r>
              <w:r w:rsidRPr="00950A1D">
                <w:rPr>
                  <w:rFonts w:cs="Times New Roman"/>
                  <w:szCs w:val="24"/>
                  <w:shd w:val="clear" w:color="auto" w:fill="FFFFFF"/>
                </w:rPr>
                <w:t xml:space="preserve">(4), 775–787.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10.1007/s10489-016-0852-5.</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 xml:space="preserve">Liu, H., &amp; </w:t>
              </w:r>
              <w:proofErr w:type="spellStart"/>
              <w:r w:rsidRPr="00950A1D">
                <w:rPr>
                  <w:rFonts w:cs="Times New Roman"/>
                  <w:szCs w:val="24"/>
                  <w:shd w:val="clear" w:color="auto" w:fill="FFFFFF"/>
                </w:rPr>
                <w:t>Setiono</w:t>
              </w:r>
              <w:proofErr w:type="spellEnd"/>
              <w:r w:rsidRPr="00950A1D">
                <w:rPr>
                  <w:rFonts w:cs="Times New Roman"/>
                  <w:szCs w:val="24"/>
                  <w:shd w:val="clear" w:color="auto" w:fill="FFFFFF"/>
                </w:rPr>
                <w:t>, R. (</w:t>
              </w:r>
              <w:proofErr w:type="spellStart"/>
              <w:r w:rsidRPr="00950A1D">
                <w:rPr>
                  <w:rFonts w:cs="Times New Roman"/>
                  <w:szCs w:val="24"/>
                  <w:shd w:val="clear" w:color="auto" w:fill="FFFFFF"/>
                </w:rPr>
                <w:t>n.d.</w:t>
              </w:r>
              <w:proofErr w:type="spellEnd"/>
              <w:r w:rsidRPr="00950A1D">
                <w:rPr>
                  <w:rFonts w:cs="Times New Roman"/>
                  <w:szCs w:val="24"/>
                  <w:shd w:val="clear" w:color="auto" w:fill="FFFFFF"/>
                </w:rPr>
                <w:t>). Chi2: feature selection and discretization of numeric attributes. </w:t>
              </w:r>
              <w:r w:rsidRPr="00950A1D">
                <w:rPr>
                  <w:rFonts w:cs="Times New Roman"/>
                  <w:i/>
                  <w:iCs/>
                  <w:szCs w:val="24"/>
                </w:rPr>
                <w:t>Proceedings of 7th IEEE International Conference on Tools with Artificial Intelligence</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10.1109/tai.1995.479783.</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Tree-Structured Classifier. (</w:t>
              </w:r>
              <w:proofErr w:type="spellStart"/>
              <w:r w:rsidRPr="00950A1D">
                <w:rPr>
                  <w:rFonts w:cs="Times New Roman"/>
                  <w:szCs w:val="24"/>
                  <w:shd w:val="clear" w:color="auto" w:fill="FFFFFF"/>
                </w:rPr>
                <w:t>n.d.</w:t>
              </w:r>
              <w:proofErr w:type="spellEnd"/>
              <w:r w:rsidRPr="00950A1D">
                <w:rPr>
                  <w:rFonts w:cs="Times New Roman"/>
                  <w:szCs w:val="24"/>
                  <w:shd w:val="clear" w:color="auto" w:fill="FFFFFF"/>
                </w:rPr>
                <w:t>). </w:t>
              </w:r>
              <w:proofErr w:type="spellStart"/>
              <w:r w:rsidRPr="00950A1D">
                <w:rPr>
                  <w:rFonts w:cs="Times New Roman"/>
                  <w:i/>
                  <w:iCs/>
                  <w:szCs w:val="24"/>
                </w:rPr>
                <w:t>SpringerReference</w:t>
              </w:r>
              <w:proofErr w:type="spellEnd"/>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10.1007/springerreference_66000.</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 xml:space="preserve">Li, J. (2018). Analysis of the Rise and </w:t>
              </w:r>
              <w:proofErr w:type="gramStart"/>
              <w:r w:rsidRPr="00950A1D">
                <w:rPr>
                  <w:rFonts w:cs="Times New Roman"/>
                  <w:szCs w:val="24"/>
                  <w:shd w:val="clear" w:color="auto" w:fill="FFFFFF"/>
                </w:rPr>
                <w:t>Fall</w:t>
              </w:r>
              <w:proofErr w:type="gramEnd"/>
              <w:r w:rsidRPr="00950A1D">
                <w:rPr>
                  <w:rFonts w:cs="Times New Roman"/>
                  <w:szCs w:val="24"/>
                  <w:shd w:val="clear" w:color="auto" w:fill="FFFFFF"/>
                </w:rPr>
                <w:t xml:space="preserve"> of International Futures Based on </w:t>
              </w:r>
              <w:proofErr w:type="spellStart"/>
              <w:r w:rsidRPr="00950A1D">
                <w:rPr>
                  <w:rFonts w:cs="Times New Roman"/>
                  <w:szCs w:val="24"/>
                  <w:shd w:val="clear" w:color="auto" w:fill="FFFFFF"/>
                </w:rPr>
                <w:t>Xgboost</w:t>
              </w:r>
              <w:proofErr w:type="spellEnd"/>
              <w:r w:rsidRPr="00950A1D">
                <w:rPr>
                  <w:rFonts w:cs="Times New Roman"/>
                  <w:szCs w:val="24"/>
                  <w:shd w:val="clear" w:color="auto" w:fill="FFFFFF"/>
                </w:rPr>
                <w:t xml:space="preserve"> Algorithm. </w:t>
              </w:r>
              <w:r w:rsidRPr="00950A1D">
                <w:rPr>
                  <w:rFonts w:cs="Times New Roman"/>
                  <w:i/>
                  <w:iCs/>
                  <w:szCs w:val="24"/>
                </w:rPr>
                <w:t>Finance</w:t>
              </w:r>
              <w:r w:rsidRPr="00950A1D">
                <w:rPr>
                  <w:rFonts w:cs="Times New Roman"/>
                  <w:szCs w:val="24"/>
                  <w:shd w:val="clear" w:color="auto" w:fill="FFFFFF"/>
                </w:rPr>
                <w:t>, </w:t>
              </w:r>
              <w:r w:rsidRPr="00950A1D">
                <w:rPr>
                  <w:rFonts w:cs="Times New Roman"/>
                  <w:i/>
                  <w:iCs/>
                  <w:szCs w:val="24"/>
                </w:rPr>
                <w:t>08</w:t>
              </w:r>
              <w:r w:rsidRPr="00950A1D">
                <w:rPr>
                  <w:rFonts w:cs="Times New Roman"/>
                  <w:szCs w:val="24"/>
                  <w:shd w:val="clear" w:color="auto" w:fill="FFFFFF"/>
                </w:rPr>
                <w:t xml:space="preserve">(05), 211–220.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10.12677/fin.2018.85025.</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Introduction to the Logistic Regression Model. (2005). </w:t>
              </w:r>
              <w:r w:rsidRPr="00950A1D">
                <w:rPr>
                  <w:rFonts w:cs="Times New Roman"/>
                  <w:i/>
                  <w:iCs/>
                  <w:szCs w:val="24"/>
                </w:rPr>
                <w:t>Applied Logistic Regression</w:t>
              </w:r>
              <w:r w:rsidRPr="00950A1D">
                <w:rPr>
                  <w:rFonts w:cs="Times New Roman"/>
                  <w:szCs w:val="24"/>
                  <w:shd w:val="clear" w:color="auto" w:fill="FFFFFF"/>
                </w:rPr>
                <w:t xml:space="preserve">, 1–30.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10.1002/0471722146.ch1.</w:t>
              </w:r>
            </w:p>
            <w:p w:rsidR="008052B2" w:rsidRPr="00950A1D" w:rsidRDefault="008052B2" w:rsidP="008052B2">
              <w:pPr>
                <w:pStyle w:val="ListParagraph"/>
                <w:numPr>
                  <w:ilvl w:val="0"/>
                  <w:numId w:val="31"/>
                </w:numPr>
                <w:spacing w:line="240" w:lineRule="auto"/>
                <w:rPr>
                  <w:rFonts w:cs="Times New Roman"/>
                  <w:szCs w:val="24"/>
                </w:rPr>
              </w:pPr>
              <w:proofErr w:type="spellStart"/>
              <w:r w:rsidRPr="00950A1D">
                <w:rPr>
                  <w:rFonts w:cs="Times New Roman"/>
                  <w:szCs w:val="24"/>
                  <w:shd w:val="clear" w:color="auto" w:fill="FFFFFF"/>
                </w:rPr>
                <w:t>Lajevardi</w:t>
              </w:r>
              <w:proofErr w:type="spellEnd"/>
              <w:r w:rsidRPr="00950A1D">
                <w:rPr>
                  <w:rFonts w:cs="Times New Roman"/>
                  <w:szCs w:val="24"/>
                  <w:shd w:val="clear" w:color="auto" w:fill="FFFFFF"/>
                </w:rPr>
                <w:t>, S. M., &amp; Hussain, Z. M. (2009). Feature selection for facial expression recognition based on mutual information. </w:t>
              </w:r>
              <w:r w:rsidRPr="00950A1D">
                <w:rPr>
                  <w:rFonts w:cs="Times New Roman"/>
                  <w:i/>
                  <w:iCs/>
                  <w:szCs w:val="24"/>
                </w:rPr>
                <w:t>Exhibition</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10.1109/ieeegcc.2009.5734265.</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Zhao, X.-M. (2013). Maximum Relevance/Minimum Redundancy (MRMR). </w:t>
              </w:r>
              <w:r w:rsidRPr="00950A1D">
                <w:rPr>
                  <w:rFonts w:cs="Times New Roman"/>
                  <w:i/>
                  <w:iCs/>
                  <w:szCs w:val="24"/>
                </w:rPr>
                <w:t>Encyclopedia of Systems Biology</w:t>
              </w:r>
              <w:r w:rsidRPr="00950A1D">
                <w:rPr>
                  <w:rFonts w:cs="Times New Roman"/>
                  <w:szCs w:val="24"/>
                  <w:shd w:val="clear" w:color="auto" w:fill="FFFFFF"/>
                </w:rPr>
                <w:t xml:space="preserve">, 1191–1192.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10.1007/978-1-4419-9863-7_432.</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 xml:space="preserve">Liu, H., &amp; </w:t>
              </w:r>
              <w:proofErr w:type="spellStart"/>
              <w:r w:rsidRPr="00950A1D">
                <w:rPr>
                  <w:rFonts w:cs="Times New Roman"/>
                  <w:szCs w:val="24"/>
                  <w:shd w:val="clear" w:color="auto" w:fill="FFFFFF"/>
                </w:rPr>
                <w:t>Ditzler</w:t>
              </w:r>
              <w:proofErr w:type="spellEnd"/>
              <w:r w:rsidRPr="00950A1D">
                <w:rPr>
                  <w:rFonts w:cs="Times New Roman"/>
                  <w:szCs w:val="24"/>
                  <w:shd w:val="clear" w:color="auto" w:fill="FFFFFF"/>
                </w:rPr>
                <w:t>, G. (2017). A fast information-theoretic approximation of joint mutual information feature selection. </w:t>
              </w:r>
              <w:r w:rsidRPr="00950A1D">
                <w:rPr>
                  <w:rFonts w:cs="Times New Roman"/>
                  <w:i/>
                  <w:iCs/>
                  <w:szCs w:val="24"/>
                </w:rPr>
                <w:t>2017 International Joint Conference on Neural Networks (IJCNN)</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10.1109/ijcnn.2017.7966441.</w:t>
              </w:r>
            </w:p>
            <w:p w:rsidR="008052B2" w:rsidRPr="00950A1D" w:rsidRDefault="008052B2" w:rsidP="008052B2">
              <w:pPr>
                <w:pStyle w:val="ListParagraph"/>
                <w:numPr>
                  <w:ilvl w:val="0"/>
                  <w:numId w:val="31"/>
                </w:numPr>
                <w:spacing w:line="240" w:lineRule="auto"/>
                <w:rPr>
                  <w:rFonts w:cs="Times New Roman"/>
                  <w:szCs w:val="24"/>
                </w:rPr>
              </w:pPr>
              <w:proofErr w:type="spellStart"/>
              <w:r w:rsidRPr="00950A1D">
                <w:rPr>
                  <w:rFonts w:cs="Times New Roman"/>
                  <w:szCs w:val="24"/>
                  <w:shd w:val="clear" w:color="auto" w:fill="FFFFFF"/>
                </w:rPr>
                <w:t>Shirzad</w:t>
              </w:r>
              <w:proofErr w:type="spellEnd"/>
              <w:r w:rsidRPr="00950A1D">
                <w:rPr>
                  <w:rFonts w:cs="Times New Roman"/>
                  <w:szCs w:val="24"/>
                  <w:shd w:val="clear" w:color="auto" w:fill="FFFFFF"/>
                </w:rPr>
                <w:t xml:space="preserve">, M. B., &amp; </w:t>
              </w:r>
              <w:proofErr w:type="spellStart"/>
              <w:r w:rsidRPr="00950A1D">
                <w:rPr>
                  <w:rFonts w:cs="Times New Roman"/>
                  <w:szCs w:val="24"/>
                  <w:shd w:val="clear" w:color="auto" w:fill="FFFFFF"/>
                </w:rPr>
                <w:t>Keyvanpour</w:t>
              </w:r>
              <w:proofErr w:type="spellEnd"/>
              <w:r w:rsidRPr="00950A1D">
                <w:rPr>
                  <w:rFonts w:cs="Times New Roman"/>
                  <w:szCs w:val="24"/>
                  <w:shd w:val="clear" w:color="auto" w:fill="FFFFFF"/>
                </w:rPr>
                <w:t>, M. R. (2015). A feature selection method based on minimum redundancy maximum relevance for learning to rank. </w:t>
              </w:r>
              <w:r w:rsidRPr="00950A1D">
                <w:rPr>
                  <w:rFonts w:cs="Times New Roman"/>
                  <w:i/>
                  <w:iCs/>
                  <w:szCs w:val="24"/>
                </w:rPr>
                <w:t>2015 AI &amp; Robotics (IRANOPEN)</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10.1109/rios.2015.7270735.</w:t>
              </w:r>
            </w:p>
            <w:p w:rsidR="008052B2" w:rsidRPr="006065B5"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Wang, H., Yan, S., Xu, D., Tang, X., &amp; Huang, T. (2007). Trace Ratio vs. Ratio Trace for Dimensionality Reduction. </w:t>
              </w:r>
              <w:r w:rsidRPr="00950A1D">
                <w:rPr>
                  <w:rFonts w:cs="Times New Roman"/>
                  <w:i/>
                  <w:iCs/>
                  <w:szCs w:val="24"/>
                </w:rPr>
                <w:t>2007 IEEE Conference on Computer Vision and Pattern Recognition</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10.1109/cvpr.2007.382983.</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lastRenderedPageBreak/>
                <w:t xml:space="preserve">Test, E., </w:t>
              </w:r>
              <w:proofErr w:type="spellStart"/>
              <w:r w:rsidRPr="00950A1D">
                <w:rPr>
                  <w:rFonts w:cs="Times New Roman"/>
                  <w:szCs w:val="24"/>
                  <w:shd w:val="clear" w:color="auto" w:fill="FFFFFF"/>
                </w:rPr>
                <w:t>Zigic</w:t>
              </w:r>
              <w:proofErr w:type="spellEnd"/>
              <w:r w:rsidRPr="00950A1D">
                <w:rPr>
                  <w:rFonts w:cs="Times New Roman"/>
                  <w:szCs w:val="24"/>
                  <w:shd w:val="clear" w:color="auto" w:fill="FFFFFF"/>
                </w:rPr>
                <w:t xml:space="preserve">, L., &amp; </w:t>
              </w:r>
              <w:proofErr w:type="spellStart"/>
              <w:r w:rsidRPr="00950A1D">
                <w:rPr>
                  <w:rFonts w:cs="Times New Roman"/>
                  <w:szCs w:val="24"/>
                  <w:shd w:val="clear" w:color="auto" w:fill="FFFFFF"/>
                </w:rPr>
                <w:t>Kecman</w:t>
              </w:r>
              <w:proofErr w:type="spellEnd"/>
              <w:r w:rsidRPr="00950A1D">
                <w:rPr>
                  <w:rFonts w:cs="Times New Roman"/>
                  <w:szCs w:val="24"/>
                  <w:shd w:val="clear" w:color="auto" w:fill="FFFFFF"/>
                </w:rPr>
                <w:t>, V. (2013). Feature ranking using Gini index, scatter ratios, and nonlinear SVM RFE. </w:t>
              </w:r>
              <w:r w:rsidRPr="00950A1D">
                <w:rPr>
                  <w:rFonts w:cs="Times New Roman"/>
                  <w:i/>
                  <w:iCs/>
                  <w:szCs w:val="24"/>
                </w:rPr>
                <w:t xml:space="preserve">2013 Proceedings of IEEE </w:t>
              </w:r>
              <w:proofErr w:type="spellStart"/>
              <w:r w:rsidRPr="00950A1D">
                <w:rPr>
                  <w:rFonts w:cs="Times New Roman"/>
                  <w:i/>
                  <w:iCs/>
                  <w:szCs w:val="24"/>
                </w:rPr>
                <w:t>Southeastcon</w:t>
              </w:r>
              <w:proofErr w:type="spellEnd"/>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10.1109/secon.2013.6567380.</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 xml:space="preserve">Zhao, Z. A., &amp; Liu, H. (2011). Spectral Feature Selection for Data Mining.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10.1201/b11426.</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A Hybrid Feature Selection Method Based On Fisher Score And Genetic Algorithm. (2016). </w:t>
              </w:r>
              <w:r w:rsidRPr="00950A1D">
                <w:rPr>
                  <w:rFonts w:cs="Times New Roman"/>
                  <w:i/>
                  <w:iCs/>
                  <w:szCs w:val="24"/>
                </w:rPr>
                <w:t>Journal of Mathematical Sciences: Advances and Applications</w:t>
              </w:r>
              <w:r w:rsidRPr="00950A1D">
                <w:rPr>
                  <w:rFonts w:cs="Times New Roman"/>
                  <w:szCs w:val="24"/>
                  <w:shd w:val="clear" w:color="auto" w:fill="FFFFFF"/>
                </w:rPr>
                <w:t>, </w:t>
              </w:r>
              <w:r w:rsidRPr="00950A1D">
                <w:rPr>
                  <w:rFonts w:cs="Times New Roman"/>
                  <w:i/>
                  <w:iCs/>
                  <w:szCs w:val="24"/>
                </w:rPr>
                <w:t>37</w:t>
              </w:r>
              <w:r w:rsidRPr="00950A1D">
                <w:rPr>
                  <w:rFonts w:cs="Times New Roman"/>
                  <w:szCs w:val="24"/>
                  <w:shd w:val="clear" w:color="auto" w:fill="FFFFFF"/>
                </w:rPr>
                <w:t xml:space="preserve">(1), 51–78.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10.18642/jmsaa_7100121627.</w:t>
              </w:r>
            </w:p>
            <w:p w:rsidR="006065B5" w:rsidRPr="00950A1D" w:rsidRDefault="006065B5" w:rsidP="006065B5">
              <w:pPr>
                <w:pStyle w:val="ListParagraph"/>
                <w:numPr>
                  <w:ilvl w:val="0"/>
                  <w:numId w:val="31"/>
                </w:numPr>
                <w:spacing w:line="240" w:lineRule="auto"/>
                <w:rPr>
                  <w:rFonts w:cs="Times New Roman"/>
                  <w:szCs w:val="24"/>
                </w:rPr>
              </w:pPr>
              <w:proofErr w:type="spellStart"/>
              <w:r w:rsidRPr="00950A1D">
                <w:rPr>
                  <w:rFonts w:cs="Times New Roman"/>
                  <w:szCs w:val="24"/>
                  <w:shd w:val="clear" w:color="auto" w:fill="FFFFFF"/>
                </w:rPr>
                <w:t>Polat</w:t>
              </w:r>
              <w:proofErr w:type="spellEnd"/>
              <w:r w:rsidRPr="00950A1D">
                <w:rPr>
                  <w:rFonts w:cs="Times New Roman"/>
                  <w:szCs w:val="24"/>
                  <w:shd w:val="clear" w:color="auto" w:fill="FFFFFF"/>
                </w:rPr>
                <w:t xml:space="preserve">, K., &amp; </w:t>
              </w:r>
              <w:proofErr w:type="spellStart"/>
              <w:r w:rsidRPr="00950A1D">
                <w:rPr>
                  <w:rFonts w:cs="Times New Roman"/>
                  <w:szCs w:val="24"/>
                  <w:shd w:val="clear" w:color="auto" w:fill="FFFFFF"/>
                </w:rPr>
                <w:t>Güneş</w:t>
              </w:r>
              <w:proofErr w:type="spellEnd"/>
              <w:r w:rsidRPr="00950A1D">
                <w:rPr>
                  <w:rFonts w:cs="Times New Roman"/>
                  <w:szCs w:val="24"/>
                  <w:shd w:val="clear" w:color="auto" w:fill="FFFFFF"/>
                </w:rPr>
                <w:t>, S. (2009). A new feature selection method on classification of medical datasets: Kernel F-score feature selection. </w:t>
              </w:r>
              <w:r w:rsidRPr="00950A1D">
                <w:rPr>
                  <w:rFonts w:cs="Times New Roman"/>
                  <w:i/>
                  <w:iCs/>
                  <w:szCs w:val="24"/>
                </w:rPr>
                <w:t>Expert Systems with Applications</w:t>
              </w:r>
              <w:r w:rsidRPr="00950A1D">
                <w:rPr>
                  <w:rFonts w:cs="Times New Roman"/>
                  <w:szCs w:val="24"/>
                  <w:shd w:val="clear" w:color="auto" w:fill="FFFFFF"/>
                </w:rPr>
                <w:t>, </w:t>
              </w:r>
              <w:r w:rsidRPr="00950A1D">
                <w:rPr>
                  <w:rFonts w:cs="Times New Roman"/>
                  <w:i/>
                  <w:iCs/>
                  <w:szCs w:val="24"/>
                </w:rPr>
                <w:t>36</w:t>
              </w:r>
              <w:r w:rsidRPr="00950A1D">
                <w:rPr>
                  <w:rFonts w:cs="Times New Roman"/>
                  <w:szCs w:val="24"/>
                  <w:shd w:val="clear" w:color="auto" w:fill="FFFFFF"/>
                </w:rPr>
                <w:t xml:space="preserve">(7), 10367–10373.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10.1016/j.eswa.2009.01.041.</w:t>
              </w:r>
            </w:p>
            <w:p w:rsidR="006065B5" w:rsidRPr="00950A1D" w:rsidRDefault="006065B5" w:rsidP="006065B5">
              <w:pPr>
                <w:pStyle w:val="ListParagraph"/>
                <w:numPr>
                  <w:ilvl w:val="0"/>
                  <w:numId w:val="31"/>
                </w:numPr>
                <w:spacing w:line="240" w:lineRule="auto"/>
                <w:rPr>
                  <w:rFonts w:cs="Times New Roman"/>
                  <w:szCs w:val="24"/>
                </w:rPr>
              </w:pPr>
              <w:proofErr w:type="spellStart"/>
              <w:r w:rsidRPr="00950A1D">
                <w:rPr>
                  <w:rFonts w:cs="Times New Roman"/>
                  <w:szCs w:val="24"/>
                  <w:shd w:val="clear" w:color="auto" w:fill="FFFFFF"/>
                </w:rPr>
                <w:t>Dhir</w:t>
              </w:r>
              <w:proofErr w:type="spellEnd"/>
              <w:r w:rsidRPr="00950A1D">
                <w:rPr>
                  <w:rFonts w:cs="Times New Roman"/>
                  <w:szCs w:val="24"/>
                  <w:shd w:val="clear" w:color="auto" w:fill="FFFFFF"/>
                </w:rPr>
                <w:t>, C. S., Iqbal, N., &amp; Lee, S.-Y. (2007). Efficient feature selection based on information gain criterion for face recognition. </w:t>
              </w:r>
              <w:r w:rsidRPr="00950A1D">
                <w:rPr>
                  <w:rFonts w:cs="Times New Roman"/>
                  <w:i/>
                  <w:iCs/>
                  <w:szCs w:val="24"/>
                </w:rPr>
                <w:t>2007 International Conference on Information Acquisition</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10.1109/icia.2007.4295788.</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Sun, X., &amp; Lu, Y. (2016). Locally Linear Embedding based on Rank-order Distance. </w:t>
              </w:r>
              <w:r w:rsidRPr="00950A1D">
                <w:rPr>
                  <w:rFonts w:cs="Times New Roman"/>
                  <w:i/>
                  <w:iCs/>
                  <w:szCs w:val="24"/>
                </w:rPr>
                <w:t>Proceedings of the 5th International Conference on Pattern Recognition Applications and Methods</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10.5220/0005658601620169.</w:t>
              </w:r>
            </w:p>
            <w:p w:rsidR="006065B5" w:rsidRPr="00950A1D" w:rsidRDefault="006065B5" w:rsidP="006065B5">
              <w:pPr>
                <w:pStyle w:val="ListParagraph"/>
                <w:numPr>
                  <w:ilvl w:val="0"/>
                  <w:numId w:val="31"/>
                </w:numPr>
                <w:spacing w:line="240" w:lineRule="auto"/>
                <w:rPr>
                  <w:rFonts w:cs="Times New Roman"/>
                  <w:szCs w:val="24"/>
                </w:rPr>
              </w:pPr>
              <w:proofErr w:type="spellStart"/>
              <w:r w:rsidRPr="00950A1D">
                <w:rPr>
                  <w:rFonts w:cs="Times New Roman"/>
                  <w:szCs w:val="24"/>
                  <w:shd w:val="clear" w:color="auto" w:fill="FFFFFF"/>
                </w:rPr>
                <w:t>Garnadi</w:t>
              </w:r>
              <w:proofErr w:type="spellEnd"/>
              <w:r w:rsidRPr="00950A1D">
                <w:rPr>
                  <w:rFonts w:cs="Times New Roman"/>
                  <w:szCs w:val="24"/>
                  <w:shd w:val="clear" w:color="auto" w:fill="FFFFFF"/>
                </w:rPr>
                <w:t xml:space="preserve">, A. D. (2017). </w:t>
              </w:r>
              <w:proofErr w:type="spellStart"/>
              <w:r w:rsidRPr="00950A1D">
                <w:rPr>
                  <w:rFonts w:cs="Times New Roman"/>
                  <w:szCs w:val="24"/>
                  <w:shd w:val="clear" w:color="auto" w:fill="FFFFFF"/>
                </w:rPr>
                <w:t>Kompresi</w:t>
              </w:r>
              <w:proofErr w:type="spellEnd"/>
              <w:r w:rsidRPr="00950A1D">
                <w:rPr>
                  <w:rFonts w:cs="Times New Roman"/>
                  <w:szCs w:val="24"/>
                  <w:shd w:val="clear" w:color="auto" w:fill="FFFFFF"/>
                </w:rPr>
                <w:t xml:space="preserve"> Citra </w:t>
              </w:r>
              <w:proofErr w:type="spellStart"/>
              <w:r w:rsidRPr="00950A1D">
                <w:rPr>
                  <w:rFonts w:cs="Times New Roman"/>
                  <w:szCs w:val="24"/>
                  <w:shd w:val="clear" w:color="auto" w:fill="FFFFFF"/>
                </w:rPr>
                <w:t>Menggunakan</w:t>
              </w:r>
              <w:proofErr w:type="spellEnd"/>
              <w:r w:rsidRPr="00950A1D">
                <w:rPr>
                  <w:rFonts w:cs="Times New Roman"/>
                  <w:szCs w:val="24"/>
                  <w:shd w:val="clear" w:color="auto" w:fill="FFFFFF"/>
                </w:rPr>
                <w:t xml:space="preserve"> Truncated Singular Value Decomposition (TSVD), </w:t>
              </w:r>
              <w:proofErr w:type="spellStart"/>
              <w:r w:rsidRPr="00950A1D">
                <w:rPr>
                  <w:rFonts w:cs="Times New Roman"/>
                  <w:szCs w:val="24"/>
                  <w:shd w:val="clear" w:color="auto" w:fill="FFFFFF"/>
                </w:rPr>
                <w:t>Sebuah</w:t>
              </w:r>
              <w:proofErr w:type="spellEnd"/>
              <w:r w:rsidRPr="00950A1D">
                <w:rPr>
                  <w:rFonts w:cs="Times New Roman"/>
                  <w:szCs w:val="24"/>
                  <w:shd w:val="clear" w:color="auto" w:fill="FFFFFF"/>
                </w:rPr>
                <w:t xml:space="preserve"> </w:t>
              </w:r>
              <w:proofErr w:type="spellStart"/>
              <w:r w:rsidRPr="00950A1D">
                <w:rPr>
                  <w:rFonts w:cs="Times New Roman"/>
                  <w:szCs w:val="24"/>
                  <w:shd w:val="clear" w:color="auto" w:fill="FFFFFF"/>
                </w:rPr>
                <w:t>Eksplorasi</w:t>
              </w:r>
              <w:proofErr w:type="spellEnd"/>
              <w:r w:rsidRPr="00950A1D">
                <w:rPr>
                  <w:rFonts w:cs="Times New Roman"/>
                  <w:szCs w:val="24"/>
                  <w:shd w:val="clear" w:color="auto" w:fill="FFFFFF"/>
                </w:rPr>
                <w:t xml:space="preserve"> </w:t>
              </w:r>
              <w:proofErr w:type="spellStart"/>
              <w:r w:rsidRPr="00950A1D">
                <w:rPr>
                  <w:rFonts w:cs="Times New Roman"/>
                  <w:szCs w:val="24"/>
                  <w:shd w:val="clear" w:color="auto" w:fill="FFFFFF"/>
                </w:rPr>
                <w:t>Nume</w:t>
              </w:r>
              <w:r>
                <w:rPr>
                  <w:rFonts w:cs="Times New Roman"/>
                  <w:szCs w:val="24"/>
                  <w:shd w:val="clear" w:color="auto" w:fill="FFFFFF"/>
                </w:rPr>
                <w:t>rik</w:t>
              </w:r>
              <w:proofErr w:type="spellEnd"/>
              <w:r>
                <w:rPr>
                  <w:rFonts w:cs="Times New Roman"/>
                  <w:szCs w:val="24"/>
                  <w:shd w:val="clear" w:color="auto" w:fill="FFFFFF"/>
                </w:rPr>
                <w:t xml:space="preserve">. </w:t>
              </w:r>
              <w:proofErr w:type="spellStart"/>
              <w:proofErr w:type="gramStart"/>
              <w:r>
                <w:rPr>
                  <w:rFonts w:cs="Times New Roman"/>
                  <w:szCs w:val="24"/>
                  <w:shd w:val="clear" w:color="auto" w:fill="FFFFFF"/>
                </w:rPr>
                <w:t>doi</w:t>
              </w:r>
              <w:proofErr w:type="spellEnd"/>
              <w:proofErr w:type="gramEnd"/>
              <w:r>
                <w:rPr>
                  <w:rFonts w:cs="Times New Roman"/>
                  <w:szCs w:val="24"/>
                  <w:shd w:val="clear" w:color="auto" w:fill="FFFFFF"/>
                </w:rPr>
                <w:t>: 10.31227/osf.io/</w:t>
              </w:r>
              <w:proofErr w:type="spellStart"/>
              <w:r>
                <w:rPr>
                  <w:rFonts w:cs="Times New Roman"/>
                  <w:szCs w:val="24"/>
                  <w:shd w:val="clear" w:color="auto" w:fill="FFFFFF"/>
                </w:rPr>
                <w:t>uqrwe</w:t>
              </w:r>
              <w:proofErr w:type="spellEnd"/>
              <w:r>
                <w:rPr>
                  <w:rFonts w:cs="Times New Roman"/>
                  <w:szCs w:val="24"/>
                  <w:shd w:val="clear" w:color="auto" w:fill="FFFFFF"/>
                </w:rPr>
                <w:t>.</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 xml:space="preserve">Larsen, J. S., &amp; </w:t>
              </w:r>
              <w:proofErr w:type="spellStart"/>
              <w:r w:rsidRPr="00950A1D">
                <w:rPr>
                  <w:rFonts w:cs="Times New Roman"/>
                  <w:szCs w:val="24"/>
                  <w:shd w:val="clear" w:color="auto" w:fill="FFFFFF"/>
                </w:rPr>
                <w:t>Clemmensen</w:t>
              </w:r>
              <w:proofErr w:type="spellEnd"/>
              <w:r w:rsidRPr="00950A1D">
                <w:rPr>
                  <w:rFonts w:cs="Times New Roman"/>
                  <w:szCs w:val="24"/>
                  <w:shd w:val="clear" w:color="auto" w:fill="FFFFFF"/>
                </w:rPr>
                <w:t>, L. K. H. (2015). Non-negative Matrix Factorization for Binary Data. </w:t>
              </w:r>
              <w:r w:rsidRPr="00950A1D">
                <w:rPr>
                  <w:rFonts w:cs="Times New Roman"/>
                  <w:i/>
                  <w:iCs/>
                  <w:szCs w:val="24"/>
                </w:rPr>
                <w:t>Proceedings of the 7th International Joint Conference on Knowledge Discovery, Knowledge Engineering and Knowledge Management</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10.5220/0005614805550563.</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Chen, Y. (</w:t>
              </w:r>
              <w:proofErr w:type="spellStart"/>
              <w:r w:rsidRPr="00950A1D">
                <w:rPr>
                  <w:rFonts w:cs="Times New Roman"/>
                  <w:szCs w:val="24"/>
                  <w:shd w:val="clear" w:color="auto" w:fill="FFFFFF"/>
                </w:rPr>
                <w:t>n.d.</w:t>
              </w:r>
              <w:proofErr w:type="spellEnd"/>
              <w:r w:rsidRPr="00950A1D">
                <w:rPr>
                  <w:rFonts w:cs="Times New Roman"/>
                  <w:szCs w:val="24"/>
                  <w:shd w:val="clear" w:color="auto" w:fill="FFFFFF"/>
                </w:rPr>
                <w:t xml:space="preserve">). Multi-dimensional scaling and MODELLER based evolutionary algorithms for protein model refinement.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10.32469/10355/43046.</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R., G. (2012). Introduction: Independent Component Analysis. </w:t>
              </w:r>
              <w:r w:rsidRPr="00950A1D">
                <w:rPr>
                  <w:rFonts w:cs="Times New Roman"/>
                  <w:i/>
                  <w:iCs/>
                  <w:szCs w:val="24"/>
                </w:rPr>
                <w:t xml:space="preserve">Independent Component Analysis for Audio and </w:t>
              </w:r>
              <w:proofErr w:type="spellStart"/>
              <w:r w:rsidRPr="00950A1D">
                <w:rPr>
                  <w:rFonts w:cs="Times New Roman"/>
                  <w:i/>
                  <w:iCs/>
                  <w:szCs w:val="24"/>
                </w:rPr>
                <w:t>Biosignal</w:t>
              </w:r>
              <w:proofErr w:type="spellEnd"/>
              <w:r w:rsidRPr="00950A1D">
                <w:rPr>
                  <w:rFonts w:cs="Times New Roman"/>
                  <w:i/>
                  <w:iCs/>
                  <w:szCs w:val="24"/>
                </w:rPr>
                <w:t xml:space="preserve"> Applications</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10.5772/52324.</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Data Reduction: Factor Analysis and Cluster Analysis. (</w:t>
              </w:r>
              <w:proofErr w:type="spellStart"/>
              <w:r w:rsidRPr="00950A1D">
                <w:rPr>
                  <w:rFonts w:cs="Times New Roman"/>
                  <w:szCs w:val="24"/>
                  <w:shd w:val="clear" w:color="auto" w:fill="FFFFFF"/>
                </w:rPr>
                <w:t>n.d.</w:t>
              </w:r>
              <w:proofErr w:type="spellEnd"/>
              <w:r w:rsidRPr="00950A1D">
                <w:rPr>
                  <w:rFonts w:cs="Times New Roman"/>
                  <w:szCs w:val="24"/>
                  <w:shd w:val="clear" w:color="auto" w:fill="FFFFFF"/>
                </w:rPr>
                <w:t>). </w:t>
              </w:r>
              <w:r w:rsidRPr="00950A1D">
                <w:rPr>
                  <w:rFonts w:cs="Times New Roman"/>
                  <w:i/>
                  <w:iCs/>
                  <w:szCs w:val="24"/>
                </w:rPr>
                <w:t>Statistical Methods for Geography</w:t>
              </w:r>
              <w:r w:rsidRPr="00950A1D">
                <w:rPr>
                  <w:rFonts w:cs="Times New Roman"/>
                  <w:szCs w:val="24"/>
                  <w:shd w:val="clear" w:color="auto" w:fill="FFFFFF"/>
                </w:rPr>
                <w:t xml:space="preserve">, 193–209.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10.4135/9781849209953.n10.</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 xml:space="preserve">Clustering: Practice - Agglomerative Clustering. (2018). </w:t>
              </w:r>
              <w:proofErr w:type="spellStart"/>
              <w:r w:rsidRPr="00950A1D">
                <w:rPr>
                  <w:rFonts w:cs="Times New Roman"/>
                  <w:szCs w:val="24"/>
                  <w:shd w:val="clear" w:color="auto" w:fill="FFFFFF"/>
                </w:rPr>
                <w:t>doi</w:t>
              </w:r>
              <w:proofErr w:type="spellEnd"/>
              <w:r w:rsidRPr="00950A1D">
                <w:rPr>
                  <w:rFonts w:cs="Times New Roman"/>
                  <w:szCs w:val="24"/>
                  <w:shd w:val="clear" w:color="auto" w:fill="FFFFFF"/>
                </w:rPr>
                <w:t>: 10.4135/9781526469205.</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Fong, H., Zhang, Q., &amp; Wei, S. (2007). Image Reconstruction Based on Sub-Gaussian Random Projection. </w:t>
              </w:r>
              <w:r w:rsidRPr="00950A1D">
                <w:rPr>
                  <w:rFonts w:cs="Times New Roman"/>
                  <w:i/>
                  <w:iCs/>
                  <w:szCs w:val="24"/>
                </w:rPr>
                <w:t>Fourth International Conference on Image and Graphics (ICIG 2007)</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10.1109/icig.2007.28.</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 xml:space="preserve">Kim, Y., &amp; </w:t>
              </w:r>
              <w:proofErr w:type="spellStart"/>
              <w:r w:rsidRPr="00950A1D">
                <w:rPr>
                  <w:rFonts w:cs="Times New Roman"/>
                  <w:szCs w:val="24"/>
                  <w:shd w:val="clear" w:color="auto" w:fill="FFFFFF"/>
                </w:rPr>
                <w:t>Toh</w:t>
              </w:r>
              <w:proofErr w:type="spellEnd"/>
              <w:r w:rsidRPr="00950A1D">
                <w:rPr>
                  <w:rFonts w:cs="Times New Roman"/>
                  <w:szCs w:val="24"/>
                  <w:shd w:val="clear" w:color="auto" w:fill="FFFFFF"/>
                </w:rPr>
                <w:t>, K.-A. (2008). Sparse random projection for efficient cancelable face feature extraction. </w:t>
              </w:r>
              <w:r w:rsidRPr="00950A1D">
                <w:rPr>
                  <w:rFonts w:cs="Times New Roman"/>
                  <w:i/>
                  <w:iCs/>
                  <w:szCs w:val="24"/>
                </w:rPr>
                <w:t>2008 3rd IEEE Conference on Industrial Electronics and Applications</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10.1109/iciea.2008.4582897.</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 xml:space="preserve">Yu, J., Huang, Y., &amp; Liu, C. (2017). Classification method for uncertain data based on sparse </w:t>
              </w:r>
              <w:proofErr w:type="spellStart"/>
              <w:r w:rsidRPr="00950A1D">
                <w:rPr>
                  <w:rFonts w:cs="Times New Roman"/>
                  <w:szCs w:val="24"/>
                  <w:shd w:val="clear" w:color="auto" w:fill="FFFFFF"/>
                </w:rPr>
                <w:t>denoising</w:t>
              </w:r>
              <w:proofErr w:type="spellEnd"/>
              <w:r w:rsidRPr="00950A1D">
                <w:rPr>
                  <w:rFonts w:cs="Times New Roman"/>
                  <w:szCs w:val="24"/>
                  <w:shd w:val="clear" w:color="auto" w:fill="FFFFFF"/>
                </w:rPr>
                <w:t xml:space="preserve"> </w:t>
              </w:r>
              <w:proofErr w:type="spellStart"/>
              <w:r w:rsidRPr="00950A1D">
                <w:rPr>
                  <w:rFonts w:cs="Times New Roman"/>
                  <w:szCs w:val="24"/>
                  <w:shd w:val="clear" w:color="auto" w:fill="FFFFFF"/>
                </w:rPr>
                <w:t>autoencoder</w:t>
              </w:r>
              <w:proofErr w:type="spellEnd"/>
              <w:r w:rsidRPr="00950A1D">
                <w:rPr>
                  <w:rFonts w:cs="Times New Roman"/>
                  <w:szCs w:val="24"/>
                  <w:shd w:val="clear" w:color="auto" w:fill="FFFFFF"/>
                </w:rPr>
                <w:t xml:space="preserve"> neural network. </w:t>
              </w:r>
              <w:r w:rsidRPr="00950A1D">
                <w:rPr>
                  <w:rFonts w:cs="Times New Roman"/>
                  <w:i/>
                  <w:iCs/>
                  <w:szCs w:val="24"/>
                </w:rPr>
                <w:t>Advances in Modelling and Analysis B</w:t>
              </w:r>
              <w:r w:rsidRPr="00950A1D">
                <w:rPr>
                  <w:rFonts w:cs="Times New Roman"/>
                  <w:szCs w:val="24"/>
                  <w:shd w:val="clear" w:color="auto" w:fill="FFFFFF"/>
                </w:rPr>
                <w:t>, </w:t>
              </w:r>
              <w:r w:rsidRPr="00950A1D">
                <w:rPr>
                  <w:rFonts w:cs="Times New Roman"/>
                  <w:i/>
                  <w:iCs/>
                  <w:szCs w:val="24"/>
                </w:rPr>
                <w:t>60</w:t>
              </w:r>
              <w:r w:rsidRPr="00950A1D">
                <w:rPr>
                  <w:rFonts w:cs="Times New Roman"/>
                  <w:szCs w:val="24"/>
                  <w:shd w:val="clear" w:color="auto" w:fill="FFFFFF"/>
                </w:rPr>
                <w:t xml:space="preserve">(1), 210–223.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10.18280/ama_b.600113.</w:t>
              </w:r>
            </w:p>
            <w:p w:rsidR="006065B5" w:rsidRPr="00950A1D" w:rsidRDefault="006065B5" w:rsidP="006065B5">
              <w:pPr>
                <w:pStyle w:val="ListParagraph"/>
                <w:numPr>
                  <w:ilvl w:val="0"/>
                  <w:numId w:val="31"/>
                </w:numPr>
                <w:spacing w:line="240" w:lineRule="auto"/>
                <w:rPr>
                  <w:rFonts w:cs="Times New Roman"/>
                  <w:szCs w:val="24"/>
                </w:rPr>
              </w:pPr>
              <w:proofErr w:type="spellStart"/>
              <w:r w:rsidRPr="00950A1D">
                <w:rPr>
                  <w:rFonts w:cs="Times New Roman"/>
                  <w:szCs w:val="24"/>
                  <w:shd w:val="clear" w:color="auto" w:fill="FFFFFF"/>
                </w:rPr>
                <w:t>Gualtierotti</w:t>
              </w:r>
              <w:proofErr w:type="spellEnd"/>
              <w:r w:rsidRPr="00950A1D">
                <w:rPr>
                  <w:rFonts w:cs="Times New Roman"/>
                  <w:szCs w:val="24"/>
                  <w:shd w:val="clear" w:color="auto" w:fill="FFFFFF"/>
                </w:rPr>
                <w:t xml:space="preserve">, A. F. (2015). Likelihoods for Signal </w:t>
              </w:r>
              <w:proofErr w:type="gramStart"/>
              <w:r w:rsidRPr="00950A1D">
                <w:rPr>
                  <w:rFonts w:cs="Times New Roman"/>
                  <w:szCs w:val="24"/>
                  <w:shd w:val="clear" w:color="auto" w:fill="FFFFFF"/>
                </w:rPr>
                <w:t>Plus</w:t>
              </w:r>
              <w:proofErr w:type="gramEnd"/>
              <w:r w:rsidRPr="00950A1D">
                <w:rPr>
                  <w:rFonts w:cs="Times New Roman"/>
                  <w:szCs w:val="24"/>
                  <w:shd w:val="clear" w:color="auto" w:fill="FFFFFF"/>
                </w:rPr>
                <w:t xml:space="preserve"> Gaussian Noise Versus Gaussian Noise. </w:t>
              </w:r>
              <w:r w:rsidRPr="00950A1D">
                <w:rPr>
                  <w:rFonts w:cs="Times New Roman"/>
                  <w:i/>
                  <w:iCs/>
                  <w:szCs w:val="24"/>
                </w:rPr>
                <w:t>Detection of Random Signals in Dependent Gaussian Noise</w:t>
              </w:r>
              <w:r w:rsidRPr="00950A1D">
                <w:rPr>
                  <w:rFonts w:cs="Times New Roman"/>
                  <w:szCs w:val="24"/>
                  <w:shd w:val="clear" w:color="auto" w:fill="FFFFFF"/>
                </w:rPr>
                <w:t xml:space="preserve">, 1087–1160.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10.1007/978-3-319-22315-5_17.</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 xml:space="preserve">Hsu, W.-N., &amp; Glass, J. (2018). Scalable Factorized Hierarchical </w:t>
              </w:r>
              <w:proofErr w:type="spellStart"/>
              <w:r w:rsidRPr="00950A1D">
                <w:rPr>
                  <w:rFonts w:cs="Times New Roman"/>
                  <w:szCs w:val="24"/>
                  <w:shd w:val="clear" w:color="auto" w:fill="FFFFFF"/>
                </w:rPr>
                <w:t>Variational</w:t>
              </w:r>
              <w:proofErr w:type="spellEnd"/>
              <w:r w:rsidRPr="00950A1D">
                <w:rPr>
                  <w:rFonts w:cs="Times New Roman"/>
                  <w:szCs w:val="24"/>
                  <w:shd w:val="clear" w:color="auto" w:fill="FFFFFF"/>
                </w:rPr>
                <w:t xml:space="preserve"> </w:t>
              </w:r>
              <w:proofErr w:type="spellStart"/>
              <w:r w:rsidRPr="00950A1D">
                <w:rPr>
                  <w:rFonts w:cs="Times New Roman"/>
                  <w:szCs w:val="24"/>
                  <w:shd w:val="clear" w:color="auto" w:fill="FFFFFF"/>
                </w:rPr>
                <w:t>Autoencoder</w:t>
              </w:r>
              <w:proofErr w:type="spellEnd"/>
              <w:r w:rsidRPr="00950A1D">
                <w:rPr>
                  <w:rFonts w:cs="Times New Roman"/>
                  <w:szCs w:val="24"/>
                  <w:shd w:val="clear" w:color="auto" w:fill="FFFFFF"/>
                </w:rPr>
                <w:t xml:space="preserve"> Training. </w:t>
              </w:r>
              <w:proofErr w:type="spellStart"/>
              <w:r w:rsidRPr="00950A1D">
                <w:rPr>
                  <w:rFonts w:cs="Times New Roman"/>
                  <w:i/>
                  <w:iCs/>
                  <w:szCs w:val="24"/>
                </w:rPr>
                <w:t>Interspeech</w:t>
              </w:r>
              <w:proofErr w:type="spellEnd"/>
              <w:r w:rsidRPr="00950A1D">
                <w:rPr>
                  <w:rFonts w:cs="Times New Roman"/>
                  <w:i/>
                  <w:iCs/>
                  <w:szCs w:val="24"/>
                </w:rPr>
                <w:t xml:space="preserve"> 2018</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10.21437/interspeech.2018-1034.</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lastRenderedPageBreak/>
                <w:t>Al-</w:t>
              </w:r>
              <w:proofErr w:type="spellStart"/>
              <w:r w:rsidRPr="00950A1D">
                <w:rPr>
                  <w:rFonts w:cs="Times New Roman"/>
                  <w:szCs w:val="24"/>
                  <w:shd w:val="clear" w:color="auto" w:fill="FFFFFF"/>
                </w:rPr>
                <w:t>Timemy</w:t>
              </w:r>
              <w:proofErr w:type="spellEnd"/>
              <w:r w:rsidRPr="00950A1D">
                <w:rPr>
                  <w:rFonts w:cs="Times New Roman"/>
                  <w:szCs w:val="24"/>
                  <w:shd w:val="clear" w:color="auto" w:fill="FFFFFF"/>
                </w:rPr>
                <w:t xml:space="preserve">, A. H. (2017). Boosting-based decision tree for improved screening of </w:t>
              </w:r>
              <w:proofErr w:type="spellStart"/>
              <w:r w:rsidRPr="00950A1D">
                <w:rPr>
                  <w:rFonts w:cs="Times New Roman"/>
                  <w:szCs w:val="24"/>
                  <w:shd w:val="clear" w:color="auto" w:fill="FFFFFF"/>
                </w:rPr>
                <w:t>vibroarthrographic</w:t>
              </w:r>
              <w:proofErr w:type="spellEnd"/>
              <w:r w:rsidRPr="00950A1D">
                <w:rPr>
                  <w:rFonts w:cs="Times New Roman"/>
                  <w:szCs w:val="24"/>
                  <w:shd w:val="clear" w:color="auto" w:fill="FFFFFF"/>
                </w:rPr>
                <w:t xml:space="preserve"> signals. </w:t>
              </w:r>
              <w:r w:rsidRPr="00950A1D">
                <w:rPr>
                  <w:rFonts w:cs="Times New Roman"/>
                  <w:i/>
                  <w:iCs/>
                  <w:szCs w:val="24"/>
                </w:rPr>
                <w:t>2017 Fourth International Conference on Advances in Biomedical Engineering (ICABME)</w:t>
              </w:r>
              <w:r w:rsidRPr="00950A1D">
                <w:rPr>
                  <w:rFonts w:cs="Times New Roman"/>
                  <w:szCs w:val="24"/>
                  <w:shd w:val="clear" w:color="auto" w:fill="FFFFFF"/>
                </w:rPr>
                <w:t xml:space="preserve">. </w:t>
              </w:r>
              <w:proofErr w:type="spellStart"/>
              <w:proofErr w:type="gramStart"/>
              <w:r w:rsidRPr="00950A1D">
                <w:rPr>
                  <w:rFonts w:cs="Times New Roman"/>
                  <w:szCs w:val="24"/>
                  <w:shd w:val="clear" w:color="auto" w:fill="FFFFFF"/>
                </w:rPr>
                <w:t>doi</w:t>
              </w:r>
              <w:proofErr w:type="spellEnd"/>
              <w:proofErr w:type="gramEnd"/>
              <w:r w:rsidRPr="00950A1D">
                <w:rPr>
                  <w:rFonts w:cs="Times New Roman"/>
                  <w:szCs w:val="24"/>
                  <w:shd w:val="clear" w:color="auto" w:fill="FFFFFF"/>
                </w:rPr>
                <w:t>: 10.1109/icabme.2017.8167551.</w:t>
              </w:r>
            </w:p>
            <w:p w:rsidR="006065B5" w:rsidRPr="00950A1D" w:rsidRDefault="00733FD9" w:rsidP="006065B5">
              <w:pPr>
                <w:pStyle w:val="ListParagraph"/>
                <w:numPr>
                  <w:ilvl w:val="0"/>
                  <w:numId w:val="31"/>
                </w:numPr>
                <w:spacing w:line="240" w:lineRule="auto"/>
                <w:rPr>
                  <w:rFonts w:cs="Times New Roman"/>
                  <w:szCs w:val="24"/>
                </w:rPr>
              </w:pPr>
              <w:r>
                <w:rPr>
                  <w:rFonts w:cs="Times New Roman"/>
                  <w:szCs w:val="24"/>
                  <w:shd w:val="clear" w:color="auto" w:fill="FFFFFF"/>
                </w:rPr>
                <w:t>Grossmann, E. (2004</w:t>
              </w:r>
              <w:r w:rsidR="006065B5" w:rsidRPr="00950A1D">
                <w:rPr>
                  <w:rFonts w:cs="Times New Roman"/>
                  <w:szCs w:val="24"/>
                  <w:shd w:val="clear" w:color="auto" w:fill="FFFFFF"/>
                </w:rPr>
                <w:t xml:space="preserve">). </w:t>
              </w:r>
              <w:proofErr w:type="spellStart"/>
              <w:r w:rsidR="006065B5" w:rsidRPr="00950A1D">
                <w:rPr>
                  <w:rFonts w:cs="Times New Roman"/>
                  <w:szCs w:val="24"/>
                  <w:shd w:val="clear" w:color="auto" w:fill="FFFFFF"/>
                </w:rPr>
                <w:t>AdaTree</w:t>
              </w:r>
              <w:proofErr w:type="spellEnd"/>
              <w:r w:rsidR="006065B5" w:rsidRPr="00950A1D">
                <w:rPr>
                  <w:rFonts w:cs="Times New Roman"/>
                  <w:szCs w:val="24"/>
                  <w:shd w:val="clear" w:color="auto" w:fill="FFFFFF"/>
                </w:rPr>
                <w:t>: Boosting a Weak Classifier into a Decision Tree. </w:t>
              </w:r>
              <w:r w:rsidR="006065B5" w:rsidRPr="00950A1D">
                <w:rPr>
                  <w:rFonts w:cs="Times New Roman"/>
                  <w:i/>
                  <w:iCs/>
                  <w:szCs w:val="24"/>
                </w:rPr>
                <w:t>2004 Conference on Computer Vision and Pattern Recognition Workshop</w:t>
              </w:r>
              <w:r w:rsidR="006065B5" w:rsidRPr="00950A1D">
                <w:rPr>
                  <w:rFonts w:cs="Times New Roman"/>
                  <w:szCs w:val="24"/>
                  <w:shd w:val="clear" w:color="auto" w:fill="FFFFFF"/>
                </w:rPr>
                <w:t xml:space="preserve">. </w:t>
              </w:r>
              <w:proofErr w:type="spellStart"/>
              <w:proofErr w:type="gramStart"/>
              <w:r w:rsidR="006065B5" w:rsidRPr="00950A1D">
                <w:rPr>
                  <w:rFonts w:cs="Times New Roman"/>
                  <w:szCs w:val="24"/>
                  <w:shd w:val="clear" w:color="auto" w:fill="FFFFFF"/>
                </w:rPr>
                <w:t>doi</w:t>
              </w:r>
              <w:proofErr w:type="spellEnd"/>
              <w:proofErr w:type="gramEnd"/>
              <w:r w:rsidR="006065B5" w:rsidRPr="00950A1D">
                <w:rPr>
                  <w:rFonts w:cs="Times New Roman"/>
                  <w:szCs w:val="24"/>
                  <w:shd w:val="clear" w:color="auto" w:fill="FFFFFF"/>
                </w:rPr>
                <w:t>: 10.1109/cvpr.2004.296.</w:t>
              </w:r>
            </w:p>
            <w:p w:rsidR="006065B5" w:rsidRPr="00950A1D" w:rsidRDefault="00733FD9" w:rsidP="006065B5">
              <w:pPr>
                <w:pStyle w:val="ListParagraph"/>
                <w:numPr>
                  <w:ilvl w:val="0"/>
                  <w:numId w:val="31"/>
                </w:numPr>
                <w:spacing w:line="240" w:lineRule="auto"/>
                <w:rPr>
                  <w:rFonts w:cs="Times New Roman"/>
                  <w:szCs w:val="24"/>
                </w:rPr>
              </w:pPr>
              <w:proofErr w:type="spellStart"/>
              <w:r>
                <w:rPr>
                  <w:rFonts w:cs="Times New Roman"/>
                  <w:szCs w:val="24"/>
                  <w:shd w:val="clear" w:color="auto" w:fill="FFFFFF"/>
                </w:rPr>
                <w:t>Padmanaban</w:t>
              </w:r>
              <w:proofErr w:type="spellEnd"/>
              <w:r>
                <w:rPr>
                  <w:rFonts w:cs="Times New Roman"/>
                  <w:szCs w:val="24"/>
                  <w:shd w:val="clear" w:color="auto" w:fill="FFFFFF"/>
                </w:rPr>
                <w:t>, H. (2016</w:t>
              </w:r>
              <w:r w:rsidR="006065B5" w:rsidRPr="00950A1D">
                <w:rPr>
                  <w:rFonts w:cs="Times New Roman"/>
                  <w:szCs w:val="24"/>
                  <w:shd w:val="clear" w:color="auto" w:fill="FFFFFF"/>
                </w:rPr>
                <w:t xml:space="preserve">). Comparative Analysis of Naive Bayes and Tree Augmented Naive Bayes Models. </w:t>
              </w:r>
              <w:proofErr w:type="spellStart"/>
              <w:proofErr w:type="gramStart"/>
              <w:r w:rsidR="006065B5" w:rsidRPr="00950A1D">
                <w:rPr>
                  <w:rFonts w:cs="Times New Roman"/>
                  <w:szCs w:val="24"/>
                  <w:shd w:val="clear" w:color="auto" w:fill="FFFFFF"/>
                </w:rPr>
                <w:t>doi</w:t>
              </w:r>
              <w:proofErr w:type="spellEnd"/>
              <w:proofErr w:type="gramEnd"/>
              <w:r w:rsidR="006065B5" w:rsidRPr="00950A1D">
                <w:rPr>
                  <w:rFonts w:cs="Times New Roman"/>
                  <w:szCs w:val="24"/>
                  <w:shd w:val="clear" w:color="auto" w:fill="FFFFFF"/>
                </w:rPr>
                <w:t>: 10.31979/etd.n7jg-e3uh.</w:t>
              </w:r>
            </w:p>
            <w:p w:rsidR="005979E6" w:rsidRPr="005979E6" w:rsidRDefault="006065B5" w:rsidP="005979E6">
              <w:pPr>
                <w:pStyle w:val="ListParagraph"/>
                <w:numPr>
                  <w:ilvl w:val="0"/>
                  <w:numId w:val="31"/>
                </w:numPr>
                <w:spacing w:line="240" w:lineRule="auto"/>
                <w:rPr>
                  <w:rFonts w:cs="Times New Roman"/>
                  <w:szCs w:val="24"/>
                </w:rPr>
              </w:pPr>
              <w:proofErr w:type="spellStart"/>
              <w:r>
                <w:rPr>
                  <w:color w:val="333333"/>
                  <w:shd w:val="clear" w:color="auto" w:fill="FFFFFF"/>
                </w:rPr>
                <w:t>Gruskin</w:t>
              </w:r>
              <w:proofErr w:type="spellEnd"/>
              <w:r>
                <w:rPr>
                  <w:color w:val="333333"/>
                  <w:shd w:val="clear" w:color="auto" w:fill="FFFFFF"/>
                </w:rPr>
                <w:t xml:space="preserve">, E. A., &amp; Rich, A. (1993). B-DNA to Z-DNA structural transitions in the SV40 enhancer: Stabilization of Z-DNA in negatively supercoiled DNA </w:t>
              </w:r>
              <w:proofErr w:type="spellStart"/>
              <w:r>
                <w:rPr>
                  <w:color w:val="333333"/>
                  <w:shd w:val="clear" w:color="auto" w:fill="FFFFFF"/>
                </w:rPr>
                <w:t>minicircles</w:t>
              </w:r>
              <w:proofErr w:type="spellEnd"/>
              <w:r>
                <w:rPr>
                  <w:color w:val="333333"/>
                  <w:shd w:val="clear" w:color="auto" w:fill="FFFFFF"/>
                </w:rPr>
                <w:t>. </w:t>
              </w:r>
              <w:r>
                <w:rPr>
                  <w:i/>
                  <w:iCs/>
                  <w:color w:val="333333"/>
                </w:rPr>
                <w:t>Biochemistry</w:t>
              </w:r>
              <w:r>
                <w:rPr>
                  <w:color w:val="333333"/>
                  <w:shd w:val="clear" w:color="auto" w:fill="FFFFFF"/>
                </w:rPr>
                <w:t>, </w:t>
              </w:r>
              <w:r>
                <w:rPr>
                  <w:i/>
                  <w:iCs/>
                  <w:color w:val="333333"/>
                </w:rPr>
                <w:t>32</w:t>
              </w:r>
              <w:r>
                <w:rPr>
                  <w:color w:val="333333"/>
                  <w:shd w:val="clear" w:color="auto" w:fill="FFFFFF"/>
                </w:rPr>
                <w:t xml:space="preserve">(9), 2167–2176. </w:t>
              </w:r>
              <w:proofErr w:type="spellStart"/>
              <w:proofErr w:type="gramStart"/>
              <w:r>
                <w:rPr>
                  <w:color w:val="333333"/>
                  <w:shd w:val="clear" w:color="auto" w:fill="FFFFFF"/>
                </w:rPr>
                <w:t>doi</w:t>
              </w:r>
              <w:proofErr w:type="spellEnd"/>
              <w:proofErr w:type="gramEnd"/>
              <w:r>
                <w:rPr>
                  <w:color w:val="333333"/>
                  <w:shd w:val="clear" w:color="auto" w:fill="FFFFFF"/>
                </w:rPr>
                <w:t>: 10.1021/bi00060a007</w:t>
              </w:r>
              <w:r w:rsidR="005979E6">
                <w:rPr>
                  <w:color w:val="333333"/>
                  <w:shd w:val="clear" w:color="auto" w:fill="FFFFFF"/>
                </w:rPr>
                <w:t>.</w:t>
              </w:r>
            </w:p>
            <w:p w:rsidR="005979E6" w:rsidRPr="00733FD9" w:rsidRDefault="00733FD9" w:rsidP="005979E6">
              <w:pPr>
                <w:pStyle w:val="ListParagraph"/>
                <w:numPr>
                  <w:ilvl w:val="0"/>
                  <w:numId w:val="31"/>
                </w:numPr>
                <w:spacing w:line="240" w:lineRule="auto"/>
                <w:rPr>
                  <w:rFonts w:cs="Times New Roman"/>
                  <w:szCs w:val="24"/>
                </w:rPr>
              </w:pPr>
              <w:r>
                <w:rPr>
                  <w:color w:val="333333"/>
                  <w:shd w:val="clear" w:color="auto" w:fill="FFFFFF"/>
                </w:rPr>
                <w:t>Coresh, J. (2007). Prevalence of Chronic Kidney Disease and Associated Risk Factors—United States, 1999-2004. </w:t>
              </w:r>
              <w:proofErr w:type="spellStart"/>
              <w:r>
                <w:rPr>
                  <w:i/>
                  <w:iCs/>
                  <w:color w:val="333333"/>
                </w:rPr>
                <w:t>Jama</w:t>
              </w:r>
              <w:proofErr w:type="spellEnd"/>
              <w:r>
                <w:rPr>
                  <w:color w:val="333333"/>
                  <w:shd w:val="clear" w:color="auto" w:fill="FFFFFF"/>
                </w:rPr>
                <w:t>, </w:t>
              </w:r>
              <w:r>
                <w:rPr>
                  <w:i/>
                  <w:iCs/>
                  <w:color w:val="333333"/>
                </w:rPr>
                <w:t>297</w:t>
              </w:r>
              <w:r>
                <w:rPr>
                  <w:color w:val="333333"/>
                  <w:shd w:val="clear" w:color="auto" w:fill="FFFFFF"/>
                </w:rPr>
                <w:t xml:space="preserve">(16), 1767. </w:t>
              </w:r>
              <w:proofErr w:type="spellStart"/>
              <w:proofErr w:type="gramStart"/>
              <w:r>
                <w:rPr>
                  <w:color w:val="333333"/>
                  <w:shd w:val="clear" w:color="auto" w:fill="FFFFFF"/>
                </w:rPr>
                <w:t>doi</w:t>
              </w:r>
              <w:proofErr w:type="spellEnd"/>
              <w:proofErr w:type="gramEnd"/>
              <w:r>
                <w:rPr>
                  <w:color w:val="333333"/>
                  <w:shd w:val="clear" w:color="auto" w:fill="FFFFFF"/>
                </w:rPr>
                <w:t>: 10.1001/jama.297.16.1767.</w:t>
              </w:r>
            </w:p>
            <w:p w:rsidR="00733FD9" w:rsidRPr="00733FD9" w:rsidRDefault="00733FD9" w:rsidP="005979E6">
              <w:pPr>
                <w:pStyle w:val="ListParagraph"/>
                <w:numPr>
                  <w:ilvl w:val="0"/>
                  <w:numId w:val="31"/>
                </w:numPr>
                <w:spacing w:line="240" w:lineRule="auto"/>
                <w:rPr>
                  <w:rFonts w:cs="Times New Roman"/>
                  <w:szCs w:val="24"/>
                </w:rPr>
              </w:pPr>
              <w:r>
                <w:rPr>
                  <w:color w:val="333333"/>
                  <w:shd w:val="clear" w:color="auto" w:fill="FFFFFF"/>
                </w:rPr>
                <w:t xml:space="preserve">Webster, A. C., </w:t>
              </w:r>
              <w:proofErr w:type="spellStart"/>
              <w:r>
                <w:rPr>
                  <w:color w:val="333333"/>
                  <w:shd w:val="clear" w:color="auto" w:fill="FFFFFF"/>
                </w:rPr>
                <w:t>Nagler</w:t>
              </w:r>
              <w:proofErr w:type="spellEnd"/>
              <w:r>
                <w:rPr>
                  <w:color w:val="333333"/>
                  <w:shd w:val="clear" w:color="auto" w:fill="FFFFFF"/>
                </w:rPr>
                <w:t>, E. V., Morton, R. L., &amp; Masson, P. (2017). Chronic Kidney Disease. </w:t>
              </w:r>
              <w:r>
                <w:rPr>
                  <w:i/>
                  <w:iCs/>
                  <w:color w:val="333333"/>
                </w:rPr>
                <w:t>The Lancet</w:t>
              </w:r>
              <w:r>
                <w:rPr>
                  <w:color w:val="333333"/>
                  <w:shd w:val="clear" w:color="auto" w:fill="FFFFFF"/>
                </w:rPr>
                <w:t>, </w:t>
              </w:r>
              <w:r>
                <w:rPr>
                  <w:i/>
                  <w:iCs/>
                  <w:color w:val="333333"/>
                </w:rPr>
                <w:t>389</w:t>
              </w:r>
              <w:r>
                <w:rPr>
                  <w:color w:val="333333"/>
                  <w:shd w:val="clear" w:color="auto" w:fill="FFFFFF"/>
                </w:rPr>
                <w:t xml:space="preserve">(10075), 1238–1252. </w:t>
              </w:r>
              <w:proofErr w:type="spellStart"/>
              <w:proofErr w:type="gramStart"/>
              <w:r>
                <w:rPr>
                  <w:color w:val="333333"/>
                  <w:shd w:val="clear" w:color="auto" w:fill="FFFFFF"/>
                </w:rPr>
                <w:t>doi</w:t>
              </w:r>
              <w:proofErr w:type="spellEnd"/>
              <w:proofErr w:type="gramEnd"/>
              <w:r>
                <w:rPr>
                  <w:color w:val="333333"/>
                  <w:shd w:val="clear" w:color="auto" w:fill="FFFFFF"/>
                </w:rPr>
                <w:t>: 10.1016/s0140-6736(16)32064-5.</w:t>
              </w:r>
            </w:p>
            <w:p w:rsidR="00733FD9" w:rsidRPr="00EF2402" w:rsidRDefault="00EF2402" w:rsidP="005979E6">
              <w:pPr>
                <w:pStyle w:val="ListParagraph"/>
                <w:numPr>
                  <w:ilvl w:val="0"/>
                  <w:numId w:val="31"/>
                </w:numPr>
                <w:spacing w:line="240" w:lineRule="auto"/>
                <w:rPr>
                  <w:rFonts w:cs="Times New Roman"/>
                  <w:szCs w:val="24"/>
                </w:rPr>
              </w:pPr>
              <w:r>
                <w:rPr>
                  <w:color w:val="333333"/>
                  <w:shd w:val="clear" w:color="auto" w:fill="FFFFFF"/>
                </w:rPr>
                <w:t>US Renal Data System 2016 Annual Data Report: Epidemiology of Kidney Disease in the United States. (2017). </w:t>
              </w:r>
              <w:r>
                <w:rPr>
                  <w:i/>
                  <w:iCs/>
                  <w:color w:val="333333"/>
                </w:rPr>
                <w:t>American Journal of Kidney Diseases</w:t>
              </w:r>
              <w:r>
                <w:rPr>
                  <w:color w:val="333333"/>
                  <w:shd w:val="clear" w:color="auto" w:fill="FFFFFF"/>
                </w:rPr>
                <w:t>, </w:t>
              </w:r>
              <w:r>
                <w:rPr>
                  <w:i/>
                  <w:iCs/>
                  <w:color w:val="333333"/>
                </w:rPr>
                <w:t>69</w:t>
              </w:r>
              <w:r>
                <w:rPr>
                  <w:color w:val="333333"/>
                  <w:shd w:val="clear" w:color="auto" w:fill="FFFFFF"/>
                </w:rPr>
                <w:t xml:space="preserve">(3). </w:t>
              </w:r>
              <w:proofErr w:type="spellStart"/>
              <w:proofErr w:type="gramStart"/>
              <w:r>
                <w:rPr>
                  <w:color w:val="333333"/>
                  <w:shd w:val="clear" w:color="auto" w:fill="FFFFFF"/>
                </w:rPr>
                <w:t>doi</w:t>
              </w:r>
              <w:proofErr w:type="spellEnd"/>
              <w:proofErr w:type="gramEnd"/>
              <w:r>
                <w:rPr>
                  <w:color w:val="333333"/>
                  <w:shd w:val="clear" w:color="auto" w:fill="FFFFFF"/>
                </w:rPr>
                <w:t>: 10.1053/j.ajkd.2017.01.036.</w:t>
              </w:r>
            </w:p>
            <w:p w:rsidR="00EF2402" w:rsidRPr="00EF2402" w:rsidRDefault="00EF2402" w:rsidP="005979E6">
              <w:pPr>
                <w:pStyle w:val="ListParagraph"/>
                <w:numPr>
                  <w:ilvl w:val="0"/>
                  <w:numId w:val="31"/>
                </w:numPr>
                <w:spacing w:line="240" w:lineRule="auto"/>
                <w:rPr>
                  <w:rFonts w:cs="Times New Roman"/>
                  <w:szCs w:val="24"/>
                </w:rPr>
              </w:pPr>
              <w:proofErr w:type="spellStart"/>
              <w:r>
                <w:rPr>
                  <w:color w:val="333333"/>
                  <w:shd w:val="clear" w:color="auto" w:fill="FFFFFF"/>
                </w:rPr>
                <w:t>Tangri</w:t>
              </w:r>
              <w:proofErr w:type="spellEnd"/>
              <w:r>
                <w:rPr>
                  <w:color w:val="333333"/>
                  <w:shd w:val="clear" w:color="auto" w:fill="FFFFFF"/>
                </w:rPr>
                <w:t>, N. (2011). A Predictive Model for Progression of Chronic Kidney Disease to Kidney Failure. </w:t>
              </w:r>
              <w:proofErr w:type="spellStart"/>
              <w:r>
                <w:rPr>
                  <w:i/>
                  <w:iCs/>
                  <w:color w:val="333333"/>
                </w:rPr>
                <w:t>Jama</w:t>
              </w:r>
              <w:proofErr w:type="spellEnd"/>
              <w:r>
                <w:rPr>
                  <w:color w:val="333333"/>
                  <w:shd w:val="clear" w:color="auto" w:fill="FFFFFF"/>
                </w:rPr>
                <w:t>, </w:t>
              </w:r>
              <w:r>
                <w:rPr>
                  <w:i/>
                  <w:iCs/>
                  <w:color w:val="333333"/>
                </w:rPr>
                <w:t>305</w:t>
              </w:r>
              <w:r>
                <w:rPr>
                  <w:color w:val="333333"/>
                  <w:shd w:val="clear" w:color="auto" w:fill="FFFFFF"/>
                </w:rPr>
                <w:t xml:space="preserve">(15), 1553. </w:t>
              </w:r>
              <w:proofErr w:type="spellStart"/>
              <w:proofErr w:type="gramStart"/>
              <w:r>
                <w:rPr>
                  <w:color w:val="333333"/>
                  <w:shd w:val="clear" w:color="auto" w:fill="FFFFFF"/>
                </w:rPr>
                <w:t>doi</w:t>
              </w:r>
              <w:proofErr w:type="spellEnd"/>
              <w:proofErr w:type="gramEnd"/>
              <w:r>
                <w:rPr>
                  <w:color w:val="333333"/>
                  <w:shd w:val="clear" w:color="auto" w:fill="FFFFFF"/>
                </w:rPr>
                <w:t>: 10.1001/jama.2011.451.</w:t>
              </w:r>
            </w:p>
            <w:p w:rsidR="00EF2402" w:rsidRPr="00733FD9" w:rsidRDefault="00D52589" w:rsidP="005979E6">
              <w:pPr>
                <w:pStyle w:val="ListParagraph"/>
                <w:numPr>
                  <w:ilvl w:val="0"/>
                  <w:numId w:val="31"/>
                </w:numPr>
                <w:spacing w:line="240" w:lineRule="auto"/>
                <w:rPr>
                  <w:rFonts w:cs="Times New Roman"/>
                  <w:szCs w:val="24"/>
                </w:rPr>
              </w:pPr>
              <w:r>
                <w:rPr>
                  <w:color w:val="333333"/>
                  <w:shd w:val="clear" w:color="auto" w:fill="FFFFFF"/>
                </w:rPr>
                <w:t xml:space="preserve">Locatelli, F., </w:t>
              </w:r>
              <w:proofErr w:type="spellStart"/>
              <w:r>
                <w:rPr>
                  <w:color w:val="333333"/>
                  <w:shd w:val="clear" w:color="auto" w:fill="FFFFFF"/>
                </w:rPr>
                <w:t>Vecchio</w:t>
              </w:r>
              <w:proofErr w:type="spellEnd"/>
              <w:r>
                <w:rPr>
                  <w:color w:val="333333"/>
                  <w:shd w:val="clear" w:color="auto" w:fill="FFFFFF"/>
                </w:rPr>
                <w:t xml:space="preserve">, L. D., &amp; </w:t>
              </w:r>
              <w:proofErr w:type="spellStart"/>
              <w:r>
                <w:rPr>
                  <w:color w:val="333333"/>
                  <w:shd w:val="clear" w:color="auto" w:fill="FFFFFF"/>
                </w:rPr>
                <w:t>Pozzoni</w:t>
              </w:r>
              <w:proofErr w:type="spellEnd"/>
              <w:r>
                <w:rPr>
                  <w:color w:val="333333"/>
                  <w:shd w:val="clear" w:color="auto" w:fill="FFFFFF"/>
                </w:rPr>
                <w:t>, P. (2002). The importance of early detection of chronic kidney disease. </w:t>
              </w:r>
              <w:r>
                <w:rPr>
                  <w:i/>
                  <w:iCs/>
                  <w:color w:val="333333"/>
                </w:rPr>
                <w:t>Nephrology Dialysis Transplantation</w:t>
              </w:r>
              <w:r>
                <w:rPr>
                  <w:color w:val="333333"/>
                  <w:shd w:val="clear" w:color="auto" w:fill="FFFFFF"/>
                </w:rPr>
                <w:t>, </w:t>
              </w:r>
              <w:r>
                <w:rPr>
                  <w:i/>
                  <w:iCs/>
                  <w:color w:val="333333"/>
                </w:rPr>
                <w:t>17</w:t>
              </w:r>
              <w:r>
                <w:rPr>
                  <w:color w:val="333333"/>
                  <w:shd w:val="clear" w:color="auto" w:fill="FFFFFF"/>
                </w:rPr>
                <w:t>(</w:t>
              </w:r>
              <w:proofErr w:type="spellStart"/>
              <w:r>
                <w:rPr>
                  <w:color w:val="333333"/>
                  <w:shd w:val="clear" w:color="auto" w:fill="FFFFFF"/>
                </w:rPr>
                <w:t>suppl</w:t>
              </w:r>
              <w:proofErr w:type="spellEnd"/>
              <w:r>
                <w:rPr>
                  <w:color w:val="333333"/>
                  <w:shd w:val="clear" w:color="auto" w:fill="FFFFFF"/>
                </w:rPr>
                <w:t xml:space="preserve"> 11), 2–7. </w:t>
              </w:r>
              <w:proofErr w:type="spellStart"/>
              <w:proofErr w:type="gramStart"/>
              <w:r>
                <w:rPr>
                  <w:color w:val="333333"/>
                  <w:shd w:val="clear" w:color="auto" w:fill="FFFFFF"/>
                </w:rPr>
                <w:t>doi</w:t>
              </w:r>
              <w:proofErr w:type="spellEnd"/>
              <w:proofErr w:type="gramEnd"/>
              <w:r>
                <w:rPr>
                  <w:color w:val="333333"/>
                  <w:shd w:val="clear" w:color="auto" w:fill="FFFFFF"/>
                </w:rPr>
                <w:t>: 10.1093/</w:t>
              </w:r>
              <w:proofErr w:type="spellStart"/>
              <w:r>
                <w:rPr>
                  <w:color w:val="333333"/>
                  <w:shd w:val="clear" w:color="auto" w:fill="FFFFFF"/>
                </w:rPr>
                <w:t>ndt</w:t>
              </w:r>
              <w:proofErr w:type="spellEnd"/>
              <w:r>
                <w:rPr>
                  <w:color w:val="333333"/>
                  <w:shd w:val="clear" w:color="auto" w:fill="FFFFFF"/>
                </w:rPr>
                <w:t>/17.suppl_11.2.</w:t>
              </w:r>
            </w:p>
            <w:p w:rsidR="00733FD9" w:rsidRPr="00834329" w:rsidRDefault="00834329" w:rsidP="005979E6">
              <w:pPr>
                <w:pStyle w:val="ListParagraph"/>
                <w:numPr>
                  <w:ilvl w:val="0"/>
                  <w:numId w:val="31"/>
                </w:numPr>
                <w:spacing w:line="240" w:lineRule="auto"/>
                <w:rPr>
                  <w:rFonts w:cs="Times New Roman"/>
                  <w:szCs w:val="24"/>
                </w:rPr>
              </w:pPr>
              <w:proofErr w:type="spellStart"/>
              <w:r>
                <w:rPr>
                  <w:color w:val="333333"/>
                  <w:shd w:val="clear" w:color="auto" w:fill="FFFFFF"/>
                </w:rPr>
                <w:t>Norouzi</w:t>
              </w:r>
              <w:proofErr w:type="spellEnd"/>
              <w:r>
                <w:rPr>
                  <w:color w:val="333333"/>
                  <w:shd w:val="clear" w:color="auto" w:fill="FFFFFF"/>
                </w:rPr>
                <w:t xml:space="preserve">, J., </w:t>
              </w:r>
              <w:proofErr w:type="spellStart"/>
              <w:r>
                <w:rPr>
                  <w:color w:val="333333"/>
                  <w:shd w:val="clear" w:color="auto" w:fill="FFFFFF"/>
                </w:rPr>
                <w:t>Yadollahpour</w:t>
              </w:r>
              <w:proofErr w:type="spellEnd"/>
              <w:r>
                <w:rPr>
                  <w:color w:val="333333"/>
                  <w:shd w:val="clear" w:color="auto" w:fill="FFFFFF"/>
                </w:rPr>
                <w:t xml:space="preserve">, A., </w:t>
              </w:r>
              <w:proofErr w:type="spellStart"/>
              <w:r>
                <w:rPr>
                  <w:color w:val="333333"/>
                  <w:shd w:val="clear" w:color="auto" w:fill="FFFFFF"/>
                </w:rPr>
                <w:t>Mirbagheri</w:t>
              </w:r>
              <w:proofErr w:type="spellEnd"/>
              <w:r>
                <w:rPr>
                  <w:color w:val="333333"/>
                  <w:shd w:val="clear" w:color="auto" w:fill="FFFFFF"/>
                </w:rPr>
                <w:t xml:space="preserve">, S. A., </w:t>
              </w:r>
              <w:proofErr w:type="spellStart"/>
              <w:r>
                <w:rPr>
                  <w:color w:val="333333"/>
                  <w:shd w:val="clear" w:color="auto" w:fill="FFFFFF"/>
                </w:rPr>
                <w:t>Mazdeh</w:t>
              </w:r>
              <w:proofErr w:type="spellEnd"/>
              <w:r>
                <w:rPr>
                  <w:color w:val="333333"/>
                  <w:shd w:val="clear" w:color="auto" w:fill="FFFFFF"/>
                </w:rPr>
                <w:t>, M. M., &amp; Hosseini, S. A. (2016). Predicting Renal Failure Progression in Chronic Kidney Disease Using Integrated Intelligent Fuzzy Expert System. </w:t>
              </w:r>
              <w:r>
                <w:rPr>
                  <w:i/>
                  <w:iCs/>
                  <w:color w:val="333333"/>
                </w:rPr>
                <w:t>Computational and Mathematical Methods in Medicine</w:t>
              </w:r>
              <w:r>
                <w:rPr>
                  <w:color w:val="333333"/>
                  <w:shd w:val="clear" w:color="auto" w:fill="FFFFFF"/>
                </w:rPr>
                <w:t>, </w:t>
              </w:r>
              <w:r>
                <w:rPr>
                  <w:i/>
                  <w:iCs/>
                  <w:color w:val="333333"/>
                </w:rPr>
                <w:t>2016</w:t>
              </w:r>
              <w:r>
                <w:rPr>
                  <w:color w:val="333333"/>
                  <w:shd w:val="clear" w:color="auto" w:fill="FFFFFF"/>
                </w:rPr>
                <w:t xml:space="preserve">, 1–9. </w:t>
              </w:r>
              <w:proofErr w:type="spellStart"/>
              <w:proofErr w:type="gramStart"/>
              <w:r>
                <w:rPr>
                  <w:color w:val="333333"/>
                  <w:shd w:val="clear" w:color="auto" w:fill="FFFFFF"/>
                </w:rPr>
                <w:t>doi</w:t>
              </w:r>
              <w:proofErr w:type="spellEnd"/>
              <w:proofErr w:type="gramEnd"/>
              <w:r>
                <w:rPr>
                  <w:color w:val="333333"/>
                  <w:shd w:val="clear" w:color="auto" w:fill="FFFFFF"/>
                </w:rPr>
                <w:t>: 10.1155/2016/6080814.</w:t>
              </w:r>
            </w:p>
            <w:p w:rsidR="00834329" w:rsidRPr="00834329" w:rsidRDefault="00834329" w:rsidP="005979E6">
              <w:pPr>
                <w:pStyle w:val="ListParagraph"/>
                <w:numPr>
                  <w:ilvl w:val="0"/>
                  <w:numId w:val="31"/>
                </w:numPr>
                <w:spacing w:line="240" w:lineRule="auto"/>
                <w:rPr>
                  <w:rFonts w:cs="Times New Roman"/>
                  <w:szCs w:val="24"/>
                </w:rPr>
              </w:pPr>
              <w:proofErr w:type="spellStart"/>
              <w:r>
                <w:rPr>
                  <w:color w:val="333333"/>
                  <w:shd w:val="clear" w:color="auto" w:fill="FFFFFF"/>
                </w:rPr>
                <w:t>Taal</w:t>
              </w:r>
              <w:proofErr w:type="spellEnd"/>
              <w:r>
                <w:rPr>
                  <w:color w:val="333333"/>
                  <w:shd w:val="clear" w:color="auto" w:fill="FFFFFF"/>
                </w:rPr>
                <w:t>, M., &amp; Brenner, B. (2006). Predicting initiation and progression of chronic kidney disease: Developing renal risk scores. </w:t>
              </w:r>
              <w:r>
                <w:rPr>
                  <w:i/>
                  <w:iCs/>
                  <w:color w:val="333333"/>
                </w:rPr>
                <w:t>Kidney International</w:t>
              </w:r>
              <w:r>
                <w:rPr>
                  <w:color w:val="333333"/>
                  <w:shd w:val="clear" w:color="auto" w:fill="FFFFFF"/>
                </w:rPr>
                <w:t>, </w:t>
              </w:r>
              <w:r>
                <w:rPr>
                  <w:i/>
                  <w:iCs/>
                  <w:color w:val="333333"/>
                </w:rPr>
                <w:t>70</w:t>
              </w:r>
              <w:r>
                <w:rPr>
                  <w:color w:val="333333"/>
                  <w:shd w:val="clear" w:color="auto" w:fill="FFFFFF"/>
                </w:rPr>
                <w:t xml:space="preserve">(10), 1694–1705. </w:t>
              </w:r>
              <w:proofErr w:type="spellStart"/>
              <w:proofErr w:type="gramStart"/>
              <w:r>
                <w:rPr>
                  <w:color w:val="333333"/>
                  <w:shd w:val="clear" w:color="auto" w:fill="FFFFFF"/>
                </w:rPr>
                <w:t>doi</w:t>
              </w:r>
              <w:proofErr w:type="spellEnd"/>
              <w:proofErr w:type="gramEnd"/>
              <w:r>
                <w:rPr>
                  <w:color w:val="333333"/>
                  <w:shd w:val="clear" w:color="auto" w:fill="FFFFFF"/>
                </w:rPr>
                <w:t>: 10.1038/sj.ki.5001794.</w:t>
              </w:r>
            </w:p>
            <w:p w:rsidR="00834329" w:rsidRPr="00834329" w:rsidRDefault="00834329" w:rsidP="005979E6">
              <w:pPr>
                <w:pStyle w:val="ListParagraph"/>
                <w:numPr>
                  <w:ilvl w:val="0"/>
                  <w:numId w:val="31"/>
                </w:numPr>
                <w:spacing w:line="240" w:lineRule="auto"/>
                <w:rPr>
                  <w:rFonts w:cs="Times New Roman"/>
                  <w:szCs w:val="24"/>
                </w:rPr>
              </w:pPr>
              <w:proofErr w:type="spellStart"/>
              <w:r>
                <w:rPr>
                  <w:color w:val="333333"/>
                  <w:shd w:val="clear" w:color="auto" w:fill="FFFFFF"/>
                </w:rPr>
                <w:t>Cerqueira</w:t>
              </w:r>
              <w:proofErr w:type="spellEnd"/>
              <w:r>
                <w:rPr>
                  <w:color w:val="333333"/>
                  <w:shd w:val="clear" w:color="auto" w:fill="FFFFFF"/>
                </w:rPr>
                <w:t xml:space="preserve">, D. C., </w:t>
              </w:r>
              <w:proofErr w:type="spellStart"/>
              <w:r>
                <w:rPr>
                  <w:color w:val="333333"/>
                  <w:shd w:val="clear" w:color="auto" w:fill="FFFFFF"/>
                </w:rPr>
                <w:t>Soares</w:t>
              </w:r>
              <w:proofErr w:type="spellEnd"/>
              <w:r>
                <w:rPr>
                  <w:color w:val="333333"/>
                  <w:shd w:val="clear" w:color="auto" w:fill="FFFFFF"/>
                </w:rPr>
                <w:t xml:space="preserve">, C. M., Silva, V. R., </w:t>
              </w:r>
              <w:proofErr w:type="spellStart"/>
              <w:r>
                <w:rPr>
                  <w:color w:val="333333"/>
                  <w:shd w:val="clear" w:color="auto" w:fill="FFFFFF"/>
                </w:rPr>
                <w:t>Magalhães</w:t>
              </w:r>
              <w:proofErr w:type="spellEnd"/>
              <w:r>
                <w:rPr>
                  <w:color w:val="333333"/>
                  <w:shd w:val="clear" w:color="auto" w:fill="FFFFFF"/>
                </w:rPr>
                <w:t xml:space="preserve">, J. O., </w:t>
              </w:r>
              <w:proofErr w:type="spellStart"/>
              <w:r>
                <w:rPr>
                  <w:color w:val="333333"/>
                  <w:shd w:val="clear" w:color="auto" w:fill="FFFFFF"/>
                </w:rPr>
                <w:t>Barcelos</w:t>
              </w:r>
              <w:proofErr w:type="spellEnd"/>
              <w:r>
                <w:rPr>
                  <w:color w:val="333333"/>
                  <w:shd w:val="clear" w:color="auto" w:fill="FFFFFF"/>
                </w:rPr>
                <w:t xml:space="preserve">, I. P., Duarte, M. G., … Oliveira, E. A. (2014). A Predictive Model of Progression of CKD to ESRD in a </w:t>
              </w:r>
              <w:proofErr w:type="spellStart"/>
              <w:r>
                <w:rPr>
                  <w:color w:val="333333"/>
                  <w:shd w:val="clear" w:color="auto" w:fill="FFFFFF"/>
                </w:rPr>
                <w:t>Predialysis</w:t>
              </w:r>
              <w:proofErr w:type="spellEnd"/>
              <w:r>
                <w:rPr>
                  <w:color w:val="333333"/>
                  <w:shd w:val="clear" w:color="auto" w:fill="FFFFFF"/>
                </w:rPr>
                <w:t xml:space="preserve"> Pediatric Interdisciplinary Program. </w:t>
              </w:r>
              <w:r>
                <w:rPr>
                  <w:i/>
                  <w:iCs/>
                  <w:color w:val="333333"/>
                </w:rPr>
                <w:t>Clinical Journal of the American Society of Nephrology</w:t>
              </w:r>
              <w:r>
                <w:rPr>
                  <w:color w:val="333333"/>
                  <w:shd w:val="clear" w:color="auto" w:fill="FFFFFF"/>
                </w:rPr>
                <w:t>, </w:t>
              </w:r>
              <w:r>
                <w:rPr>
                  <w:i/>
                  <w:iCs/>
                  <w:color w:val="333333"/>
                </w:rPr>
                <w:t>9</w:t>
              </w:r>
              <w:r>
                <w:rPr>
                  <w:color w:val="333333"/>
                  <w:shd w:val="clear" w:color="auto" w:fill="FFFFFF"/>
                </w:rPr>
                <w:t xml:space="preserve">(4), 728–735. </w:t>
              </w:r>
              <w:proofErr w:type="spellStart"/>
              <w:proofErr w:type="gramStart"/>
              <w:r>
                <w:rPr>
                  <w:color w:val="333333"/>
                  <w:shd w:val="clear" w:color="auto" w:fill="FFFFFF"/>
                </w:rPr>
                <w:t>doi</w:t>
              </w:r>
              <w:proofErr w:type="spellEnd"/>
              <w:proofErr w:type="gramEnd"/>
              <w:r>
                <w:rPr>
                  <w:color w:val="333333"/>
                  <w:shd w:val="clear" w:color="auto" w:fill="FFFFFF"/>
                </w:rPr>
                <w:t>: 10.2215/cjn.06630613.</w:t>
              </w:r>
            </w:p>
            <w:p w:rsidR="00834329" w:rsidRPr="008F2154" w:rsidRDefault="008F2154" w:rsidP="005979E6">
              <w:pPr>
                <w:pStyle w:val="ListParagraph"/>
                <w:numPr>
                  <w:ilvl w:val="0"/>
                  <w:numId w:val="31"/>
                </w:numPr>
                <w:spacing w:line="240" w:lineRule="auto"/>
                <w:rPr>
                  <w:rFonts w:cs="Times New Roman"/>
                  <w:szCs w:val="24"/>
                </w:rPr>
              </w:pPr>
              <w:r>
                <w:rPr>
                  <w:color w:val="333333"/>
                  <w:shd w:val="clear" w:color="auto" w:fill="FFFFFF"/>
                </w:rPr>
                <w:t xml:space="preserve">Winter, W. D., </w:t>
              </w:r>
              <w:proofErr w:type="spellStart"/>
              <w:r>
                <w:rPr>
                  <w:color w:val="333333"/>
                  <w:shd w:val="clear" w:color="auto" w:fill="FFFFFF"/>
                </w:rPr>
                <w:t>Dejongh</w:t>
              </w:r>
              <w:proofErr w:type="spellEnd"/>
              <w:r>
                <w:rPr>
                  <w:color w:val="333333"/>
                  <w:shd w:val="clear" w:color="auto" w:fill="FFFFFF"/>
                </w:rPr>
                <w:t xml:space="preserve">, J., Post, T., </w:t>
              </w:r>
              <w:proofErr w:type="spellStart"/>
              <w:r>
                <w:rPr>
                  <w:color w:val="333333"/>
                  <w:shd w:val="clear" w:color="auto" w:fill="FFFFFF"/>
                </w:rPr>
                <w:t>Ploeger</w:t>
              </w:r>
              <w:proofErr w:type="spellEnd"/>
              <w:r>
                <w:rPr>
                  <w:color w:val="333333"/>
                  <w:shd w:val="clear" w:color="auto" w:fill="FFFFFF"/>
                </w:rPr>
                <w:t xml:space="preserve">, B., Urquhart, R., </w:t>
              </w:r>
              <w:proofErr w:type="spellStart"/>
              <w:r>
                <w:rPr>
                  <w:color w:val="333333"/>
                  <w:shd w:val="clear" w:color="auto" w:fill="FFFFFF"/>
                </w:rPr>
                <w:t>Moules</w:t>
              </w:r>
              <w:proofErr w:type="spellEnd"/>
              <w:r>
                <w:rPr>
                  <w:color w:val="333333"/>
                  <w:shd w:val="clear" w:color="auto" w:fill="FFFFFF"/>
                </w:rPr>
                <w:t>, I</w:t>
              </w:r>
              <w:proofErr w:type="gramStart"/>
              <w:r>
                <w:rPr>
                  <w:color w:val="333333"/>
                  <w:shd w:val="clear" w:color="auto" w:fill="FFFFFF"/>
                </w:rPr>
                <w:t>., …</w:t>
              </w:r>
              <w:proofErr w:type="gramEnd"/>
              <w:r>
                <w:rPr>
                  <w:color w:val="333333"/>
                  <w:shd w:val="clear" w:color="auto" w:fill="FFFFFF"/>
                </w:rPr>
                <w:t xml:space="preserve"> </w:t>
              </w:r>
              <w:proofErr w:type="spellStart"/>
              <w:r>
                <w:rPr>
                  <w:color w:val="333333"/>
                  <w:shd w:val="clear" w:color="auto" w:fill="FFFFFF"/>
                </w:rPr>
                <w:t>Danhof</w:t>
              </w:r>
              <w:proofErr w:type="spellEnd"/>
              <w:r>
                <w:rPr>
                  <w:color w:val="333333"/>
                  <w:shd w:val="clear" w:color="auto" w:fill="FFFFFF"/>
                </w:rPr>
                <w:t xml:space="preserve">, M. (2006). A Mechanism-based Disease Progression Model for Comparison of Long-term Effects of Pioglitazone, Metformin and </w:t>
              </w:r>
              <w:proofErr w:type="spellStart"/>
              <w:r>
                <w:rPr>
                  <w:color w:val="333333"/>
                  <w:shd w:val="clear" w:color="auto" w:fill="FFFFFF"/>
                </w:rPr>
                <w:t>Gliclazide</w:t>
              </w:r>
              <w:proofErr w:type="spellEnd"/>
              <w:r>
                <w:rPr>
                  <w:color w:val="333333"/>
                  <w:shd w:val="clear" w:color="auto" w:fill="FFFFFF"/>
                </w:rPr>
                <w:t xml:space="preserve"> on Disease Processes Underlying Type 2 Diabetes Mellitus. </w:t>
              </w:r>
              <w:r>
                <w:rPr>
                  <w:i/>
                  <w:iCs/>
                  <w:color w:val="333333"/>
                </w:rPr>
                <w:t>Journal of Pharmacokinetics and Pharmacodynamics</w:t>
              </w:r>
              <w:r>
                <w:rPr>
                  <w:color w:val="333333"/>
                  <w:shd w:val="clear" w:color="auto" w:fill="FFFFFF"/>
                </w:rPr>
                <w:t>, </w:t>
              </w:r>
              <w:r>
                <w:rPr>
                  <w:i/>
                  <w:iCs/>
                  <w:color w:val="333333"/>
                </w:rPr>
                <w:t>33</w:t>
              </w:r>
              <w:r>
                <w:rPr>
                  <w:color w:val="333333"/>
                  <w:shd w:val="clear" w:color="auto" w:fill="FFFFFF"/>
                </w:rPr>
                <w:t xml:space="preserve">(3), 313–343. </w:t>
              </w:r>
              <w:proofErr w:type="spellStart"/>
              <w:proofErr w:type="gramStart"/>
              <w:r>
                <w:rPr>
                  <w:color w:val="333333"/>
                  <w:shd w:val="clear" w:color="auto" w:fill="FFFFFF"/>
                </w:rPr>
                <w:t>doi</w:t>
              </w:r>
              <w:proofErr w:type="spellEnd"/>
              <w:proofErr w:type="gramEnd"/>
              <w:r>
                <w:rPr>
                  <w:color w:val="333333"/>
                  <w:shd w:val="clear" w:color="auto" w:fill="FFFFFF"/>
                </w:rPr>
                <w:t>: 10.1007/s10928-006-9008-2.</w:t>
              </w:r>
            </w:p>
            <w:p w:rsidR="008F2154" w:rsidRPr="008F2154" w:rsidRDefault="008F2154" w:rsidP="005979E6">
              <w:pPr>
                <w:pStyle w:val="ListParagraph"/>
                <w:numPr>
                  <w:ilvl w:val="0"/>
                  <w:numId w:val="31"/>
                </w:numPr>
                <w:spacing w:line="240" w:lineRule="auto"/>
                <w:rPr>
                  <w:rFonts w:cs="Times New Roman"/>
                  <w:szCs w:val="24"/>
                </w:rPr>
              </w:pPr>
              <w:r>
                <w:rPr>
                  <w:color w:val="333333"/>
                  <w:shd w:val="clear" w:color="auto" w:fill="FFFFFF"/>
                </w:rPr>
                <w:t xml:space="preserve">Ito, K., </w:t>
              </w:r>
              <w:proofErr w:type="spellStart"/>
              <w:r>
                <w:rPr>
                  <w:color w:val="333333"/>
                  <w:shd w:val="clear" w:color="auto" w:fill="FFFFFF"/>
                </w:rPr>
                <w:t>Ahadieh</w:t>
              </w:r>
              <w:proofErr w:type="spellEnd"/>
              <w:r>
                <w:rPr>
                  <w:color w:val="333333"/>
                  <w:shd w:val="clear" w:color="auto" w:fill="FFFFFF"/>
                </w:rPr>
                <w:t xml:space="preserve">, S., Corrigan, B., French, J., Fullerton, T., &amp; </w:t>
              </w:r>
              <w:proofErr w:type="spellStart"/>
              <w:r>
                <w:rPr>
                  <w:color w:val="333333"/>
                  <w:shd w:val="clear" w:color="auto" w:fill="FFFFFF"/>
                </w:rPr>
                <w:t>Tensfeldt</w:t>
              </w:r>
              <w:proofErr w:type="spellEnd"/>
              <w:r>
                <w:rPr>
                  <w:color w:val="333333"/>
                  <w:shd w:val="clear" w:color="auto" w:fill="FFFFFF"/>
                </w:rPr>
                <w:t xml:space="preserve">, T. (2010). Disease progression meta-analysis model in </w:t>
              </w:r>
              <w:proofErr w:type="spellStart"/>
              <w:r>
                <w:rPr>
                  <w:color w:val="333333"/>
                  <w:shd w:val="clear" w:color="auto" w:fill="FFFFFF"/>
                </w:rPr>
                <w:t>Alzheimers</w:t>
              </w:r>
              <w:proofErr w:type="spellEnd"/>
              <w:r>
                <w:rPr>
                  <w:color w:val="333333"/>
                  <w:shd w:val="clear" w:color="auto" w:fill="FFFFFF"/>
                </w:rPr>
                <w:t xml:space="preserve"> disease. </w:t>
              </w:r>
              <w:proofErr w:type="spellStart"/>
              <w:r>
                <w:rPr>
                  <w:i/>
                  <w:iCs/>
                  <w:color w:val="333333"/>
                </w:rPr>
                <w:t>Alzheimers</w:t>
              </w:r>
              <w:proofErr w:type="spellEnd"/>
              <w:r>
                <w:rPr>
                  <w:i/>
                  <w:iCs/>
                  <w:color w:val="333333"/>
                </w:rPr>
                <w:t xml:space="preserve"> &amp; Dementia</w:t>
              </w:r>
              <w:r>
                <w:rPr>
                  <w:color w:val="333333"/>
                  <w:shd w:val="clear" w:color="auto" w:fill="FFFFFF"/>
                </w:rPr>
                <w:t>, </w:t>
              </w:r>
              <w:r>
                <w:rPr>
                  <w:i/>
                  <w:iCs/>
                  <w:color w:val="333333"/>
                </w:rPr>
                <w:t>6</w:t>
              </w:r>
              <w:r>
                <w:rPr>
                  <w:color w:val="333333"/>
                  <w:shd w:val="clear" w:color="auto" w:fill="FFFFFF"/>
                </w:rPr>
                <w:t xml:space="preserve">(1), 39–53. </w:t>
              </w:r>
              <w:proofErr w:type="spellStart"/>
              <w:proofErr w:type="gramStart"/>
              <w:r>
                <w:rPr>
                  <w:color w:val="333333"/>
                  <w:shd w:val="clear" w:color="auto" w:fill="FFFFFF"/>
                </w:rPr>
                <w:t>doi</w:t>
              </w:r>
              <w:proofErr w:type="spellEnd"/>
              <w:proofErr w:type="gramEnd"/>
              <w:r>
                <w:rPr>
                  <w:color w:val="333333"/>
                  <w:shd w:val="clear" w:color="auto" w:fill="FFFFFF"/>
                </w:rPr>
                <w:t>: 10.1016/j.jalz.2009.05.665.</w:t>
              </w:r>
            </w:p>
            <w:p w:rsidR="008F2154" w:rsidRPr="00506CCE" w:rsidRDefault="00506CCE" w:rsidP="005979E6">
              <w:pPr>
                <w:pStyle w:val="ListParagraph"/>
                <w:numPr>
                  <w:ilvl w:val="0"/>
                  <w:numId w:val="31"/>
                </w:numPr>
                <w:spacing w:line="240" w:lineRule="auto"/>
                <w:rPr>
                  <w:rFonts w:cs="Times New Roman"/>
                  <w:szCs w:val="24"/>
                </w:rPr>
              </w:pPr>
              <w:r>
                <w:rPr>
                  <w:color w:val="333333"/>
                  <w:shd w:val="clear" w:color="auto" w:fill="FFFFFF"/>
                </w:rPr>
                <w:t xml:space="preserve">Liu, Y.-Y., Ishikawa, H., Chen, M., </w:t>
              </w:r>
              <w:proofErr w:type="spellStart"/>
              <w:r>
                <w:rPr>
                  <w:color w:val="333333"/>
                  <w:shd w:val="clear" w:color="auto" w:fill="FFFFFF"/>
                </w:rPr>
                <w:t>Wollstein</w:t>
              </w:r>
              <w:proofErr w:type="spellEnd"/>
              <w:r>
                <w:rPr>
                  <w:color w:val="333333"/>
                  <w:shd w:val="clear" w:color="auto" w:fill="FFFFFF"/>
                </w:rPr>
                <w:t xml:space="preserve">, G., Schuman, J. S., &amp; </w:t>
              </w:r>
              <w:proofErr w:type="spellStart"/>
              <w:r>
                <w:rPr>
                  <w:color w:val="333333"/>
                  <w:shd w:val="clear" w:color="auto" w:fill="FFFFFF"/>
                </w:rPr>
                <w:t>Rehg</w:t>
              </w:r>
              <w:proofErr w:type="spellEnd"/>
              <w:r>
                <w:rPr>
                  <w:color w:val="333333"/>
                  <w:shd w:val="clear" w:color="auto" w:fill="FFFFFF"/>
                </w:rPr>
                <w:t xml:space="preserve">, J. M. (2013). Longitudinal Modeling of Glaucoma Progression Using 2-Dimensional </w:t>
              </w:r>
              <w:r>
                <w:rPr>
                  <w:color w:val="333333"/>
                  <w:shd w:val="clear" w:color="auto" w:fill="FFFFFF"/>
                </w:rPr>
                <w:lastRenderedPageBreak/>
                <w:t>Continuous-Time Hidden Markov Model. </w:t>
              </w:r>
              <w:r>
                <w:rPr>
                  <w:i/>
                  <w:iCs/>
                  <w:color w:val="333333"/>
                </w:rPr>
                <w:t>Advanced Information Systems Engineering Lecture Notes in Computer Science</w:t>
              </w:r>
              <w:r>
                <w:rPr>
                  <w:color w:val="333333"/>
                  <w:shd w:val="clear" w:color="auto" w:fill="FFFFFF"/>
                </w:rPr>
                <w:t xml:space="preserve">, 444–451. </w:t>
              </w:r>
              <w:proofErr w:type="spellStart"/>
              <w:proofErr w:type="gramStart"/>
              <w:r>
                <w:rPr>
                  <w:color w:val="333333"/>
                  <w:shd w:val="clear" w:color="auto" w:fill="FFFFFF"/>
                </w:rPr>
                <w:t>doi</w:t>
              </w:r>
              <w:proofErr w:type="spellEnd"/>
              <w:proofErr w:type="gramEnd"/>
              <w:r>
                <w:rPr>
                  <w:color w:val="333333"/>
                  <w:shd w:val="clear" w:color="auto" w:fill="FFFFFF"/>
                </w:rPr>
                <w:t>: 10.1007/978-3-642-40763-5_55.</w:t>
              </w:r>
            </w:p>
            <w:p w:rsidR="00506CCE" w:rsidRPr="00587B7D" w:rsidRDefault="00506CCE" w:rsidP="005979E6">
              <w:pPr>
                <w:pStyle w:val="ListParagraph"/>
                <w:numPr>
                  <w:ilvl w:val="0"/>
                  <w:numId w:val="31"/>
                </w:numPr>
                <w:spacing w:line="240" w:lineRule="auto"/>
                <w:rPr>
                  <w:rFonts w:cs="Times New Roman"/>
                  <w:szCs w:val="24"/>
                </w:rPr>
              </w:pPr>
              <w:r>
                <w:rPr>
                  <w:color w:val="333333"/>
                  <w:shd w:val="clear" w:color="auto" w:fill="FFFFFF"/>
                </w:rPr>
                <w:t xml:space="preserve">Jackson, C. H., </w:t>
              </w:r>
              <w:proofErr w:type="spellStart"/>
              <w:r>
                <w:rPr>
                  <w:color w:val="333333"/>
                  <w:shd w:val="clear" w:color="auto" w:fill="FFFFFF"/>
                </w:rPr>
                <w:t>Sharples</w:t>
              </w:r>
              <w:proofErr w:type="spellEnd"/>
              <w:r>
                <w:rPr>
                  <w:color w:val="333333"/>
                  <w:shd w:val="clear" w:color="auto" w:fill="FFFFFF"/>
                </w:rPr>
                <w:t xml:space="preserve">, L. D., Thompson, S. G., Duffy, S. W., &amp; </w:t>
              </w:r>
              <w:proofErr w:type="spellStart"/>
              <w:r>
                <w:rPr>
                  <w:color w:val="333333"/>
                  <w:shd w:val="clear" w:color="auto" w:fill="FFFFFF"/>
                </w:rPr>
                <w:t>Couto</w:t>
              </w:r>
              <w:proofErr w:type="spellEnd"/>
              <w:r>
                <w:rPr>
                  <w:color w:val="333333"/>
                  <w:shd w:val="clear" w:color="auto" w:fill="FFFFFF"/>
                </w:rPr>
                <w:t>, E. (2003). Multistate Markov models for disease progression with classification error. </w:t>
              </w:r>
              <w:r>
                <w:rPr>
                  <w:i/>
                  <w:iCs/>
                  <w:color w:val="333333"/>
                </w:rPr>
                <w:t>Journal of the Royal Statistical Society: Series D (The Statistician)</w:t>
              </w:r>
              <w:r>
                <w:rPr>
                  <w:color w:val="333333"/>
                  <w:shd w:val="clear" w:color="auto" w:fill="FFFFFF"/>
                </w:rPr>
                <w:t>, </w:t>
              </w:r>
              <w:r>
                <w:rPr>
                  <w:i/>
                  <w:iCs/>
                  <w:color w:val="333333"/>
                </w:rPr>
                <w:t>52</w:t>
              </w:r>
              <w:r>
                <w:rPr>
                  <w:color w:val="333333"/>
                  <w:shd w:val="clear" w:color="auto" w:fill="FFFFFF"/>
                </w:rPr>
                <w:t xml:space="preserve">(2), 193–209. </w:t>
              </w:r>
              <w:proofErr w:type="spellStart"/>
              <w:proofErr w:type="gramStart"/>
              <w:r>
                <w:rPr>
                  <w:color w:val="333333"/>
                  <w:shd w:val="clear" w:color="auto" w:fill="FFFFFF"/>
                </w:rPr>
                <w:t>doi</w:t>
              </w:r>
              <w:proofErr w:type="spellEnd"/>
              <w:proofErr w:type="gramEnd"/>
              <w:r>
                <w:rPr>
                  <w:color w:val="333333"/>
                  <w:shd w:val="clear" w:color="auto" w:fill="FFFFFF"/>
                </w:rPr>
                <w:t>: 10.1111/1467-9884.00351.</w:t>
              </w:r>
            </w:p>
            <w:p w:rsidR="00587B7D" w:rsidRPr="00506CCE" w:rsidRDefault="00587B7D" w:rsidP="005979E6">
              <w:pPr>
                <w:pStyle w:val="ListParagraph"/>
                <w:numPr>
                  <w:ilvl w:val="0"/>
                  <w:numId w:val="31"/>
                </w:numPr>
                <w:spacing w:line="240" w:lineRule="auto"/>
                <w:rPr>
                  <w:rFonts w:cs="Times New Roman"/>
                  <w:szCs w:val="24"/>
                </w:rPr>
              </w:pPr>
              <w:r>
                <w:rPr>
                  <w:color w:val="333333"/>
                  <w:shd w:val="clear" w:color="auto" w:fill="FFFFFF"/>
                </w:rPr>
                <w:t>Zhou, J., Liu, J., Narayan, V. A., &amp; Ye, J. (2012). Modeling disease progression via fused sparse group lasso. </w:t>
              </w:r>
              <w:r>
                <w:rPr>
                  <w:i/>
                  <w:iCs/>
                  <w:color w:val="333333"/>
                </w:rPr>
                <w:t>Proceedings of the 18th ACM SIGKDD International Conference on Knowledge Discovery and Data Mining - KDD 12</w:t>
              </w:r>
              <w:r>
                <w:rPr>
                  <w:color w:val="333333"/>
                  <w:shd w:val="clear" w:color="auto" w:fill="FFFFFF"/>
                </w:rPr>
                <w:t xml:space="preserve">. </w:t>
              </w:r>
              <w:proofErr w:type="spellStart"/>
              <w:proofErr w:type="gramStart"/>
              <w:r>
                <w:rPr>
                  <w:color w:val="333333"/>
                  <w:shd w:val="clear" w:color="auto" w:fill="FFFFFF"/>
                </w:rPr>
                <w:t>doi</w:t>
              </w:r>
              <w:proofErr w:type="spellEnd"/>
              <w:proofErr w:type="gramEnd"/>
              <w:r>
                <w:rPr>
                  <w:color w:val="333333"/>
                  <w:shd w:val="clear" w:color="auto" w:fill="FFFFFF"/>
                </w:rPr>
                <w:t>: 10.1145/2339530.2339702.</w:t>
              </w:r>
            </w:p>
            <w:p w:rsidR="00506CCE" w:rsidRPr="00587B7D" w:rsidRDefault="00587B7D" w:rsidP="005979E6">
              <w:pPr>
                <w:pStyle w:val="ListParagraph"/>
                <w:numPr>
                  <w:ilvl w:val="0"/>
                  <w:numId w:val="31"/>
                </w:numPr>
                <w:spacing w:line="240" w:lineRule="auto"/>
                <w:rPr>
                  <w:rFonts w:cs="Times New Roman"/>
                  <w:szCs w:val="24"/>
                </w:rPr>
              </w:pPr>
              <w:r>
                <w:rPr>
                  <w:color w:val="333333"/>
                  <w:shd w:val="clear" w:color="auto" w:fill="FFFFFF"/>
                </w:rPr>
                <w:t>Wang, X., Sontag, D., &amp; Wang, F. (2014). Unsupervised learning of disease progression models. </w:t>
              </w:r>
              <w:r>
                <w:rPr>
                  <w:i/>
                  <w:iCs/>
                  <w:color w:val="333333"/>
                </w:rPr>
                <w:t>Proceedings of the 20th ACM SIGKDD International Conference on Knowledge Discovery and Data Mining - KDD 14</w:t>
              </w:r>
              <w:r>
                <w:rPr>
                  <w:color w:val="333333"/>
                  <w:shd w:val="clear" w:color="auto" w:fill="FFFFFF"/>
                </w:rPr>
                <w:t xml:space="preserve">. </w:t>
              </w:r>
              <w:proofErr w:type="spellStart"/>
              <w:proofErr w:type="gramStart"/>
              <w:r>
                <w:rPr>
                  <w:color w:val="333333"/>
                  <w:shd w:val="clear" w:color="auto" w:fill="FFFFFF"/>
                </w:rPr>
                <w:t>doi</w:t>
              </w:r>
              <w:proofErr w:type="spellEnd"/>
              <w:proofErr w:type="gramEnd"/>
              <w:r>
                <w:rPr>
                  <w:color w:val="333333"/>
                  <w:shd w:val="clear" w:color="auto" w:fill="FFFFFF"/>
                </w:rPr>
                <w:t>: 10.1145/2623330.2623754.</w:t>
              </w:r>
            </w:p>
            <w:p w:rsidR="00587B7D" w:rsidRPr="00587B7D" w:rsidRDefault="00587B7D" w:rsidP="005979E6">
              <w:pPr>
                <w:pStyle w:val="ListParagraph"/>
                <w:numPr>
                  <w:ilvl w:val="0"/>
                  <w:numId w:val="31"/>
                </w:numPr>
                <w:spacing w:line="240" w:lineRule="auto"/>
                <w:rPr>
                  <w:rFonts w:cs="Times New Roman"/>
                  <w:szCs w:val="24"/>
                </w:rPr>
              </w:pPr>
              <w:r>
                <w:rPr>
                  <w:color w:val="333333"/>
                  <w:shd w:val="clear" w:color="auto" w:fill="FFFFFF"/>
                </w:rPr>
                <w:t>Choi, E., Du, N., Chen, R., Song, L., &amp; Sun, J. (2015). Constructing Disease Network and Temporal Progression Model via Context-Sensitive Hawkes Process. </w:t>
              </w:r>
              <w:r>
                <w:rPr>
                  <w:i/>
                  <w:iCs/>
                  <w:color w:val="333333"/>
                </w:rPr>
                <w:t>2015 IEEE International Conference on Data Mining</w:t>
              </w:r>
              <w:r>
                <w:rPr>
                  <w:color w:val="333333"/>
                  <w:shd w:val="clear" w:color="auto" w:fill="FFFFFF"/>
                </w:rPr>
                <w:t xml:space="preserve">. </w:t>
              </w:r>
              <w:proofErr w:type="spellStart"/>
              <w:proofErr w:type="gramStart"/>
              <w:r>
                <w:rPr>
                  <w:color w:val="333333"/>
                  <w:shd w:val="clear" w:color="auto" w:fill="FFFFFF"/>
                </w:rPr>
                <w:t>doi</w:t>
              </w:r>
              <w:proofErr w:type="spellEnd"/>
              <w:proofErr w:type="gramEnd"/>
              <w:r>
                <w:rPr>
                  <w:color w:val="333333"/>
                  <w:shd w:val="clear" w:color="auto" w:fill="FFFFFF"/>
                </w:rPr>
                <w:t>: 10.1109/icdm.2015.144.</w:t>
              </w:r>
            </w:p>
            <w:p w:rsidR="00587B7D" w:rsidRPr="006A25D9" w:rsidRDefault="006A25D9" w:rsidP="005979E6">
              <w:pPr>
                <w:pStyle w:val="ListParagraph"/>
                <w:numPr>
                  <w:ilvl w:val="0"/>
                  <w:numId w:val="31"/>
                </w:numPr>
                <w:spacing w:line="240" w:lineRule="auto"/>
                <w:rPr>
                  <w:rFonts w:cs="Times New Roman"/>
                  <w:szCs w:val="24"/>
                </w:rPr>
              </w:pPr>
              <w:proofErr w:type="spellStart"/>
              <w:r>
                <w:rPr>
                  <w:color w:val="333333"/>
                  <w:shd w:val="clear" w:color="auto" w:fill="FFFFFF"/>
                </w:rPr>
                <w:t>Obrador</w:t>
              </w:r>
              <w:proofErr w:type="spellEnd"/>
              <w:r>
                <w:rPr>
                  <w:color w:val="333333"/>
                  <w:shd w:val="clear" w:color="auto" w:fill="FFFFFF"/>
                </w:rPr>
                <w:t xml:space="preserve">, G. T., </w:t>
              </w:r>
              <w:proofErr w:type="spellStart"/>
              <w:r>
                <w:rPr>
                  <w:color w:val="333333"/>
                  <w:shd w:val="clear" w:color="auto" w:fill="FFFFFF"/>
                </w:rPr>
                <w:t>Mahdavi-Mazdeh</w:t>
              </w:r>
              <w:proofErr w:type="spellEnd"/>
              <w:r>
                <w:rPr>
                  <w:color w:val="333333"/>
                  <w:shd w:val="clear" w:color="auto" w:fill="FFFFFF"/>
                </w:rPr>
                <w:t xml:space="preserve">, M., &amp; Collins, A. J. (2011). Establishing the Global Kidney Disease Prevention Network (KDPN): A Position Statement </w:t>
              </w:r>
              <w:proofErr w:type="gramStart"/>
              <w:r>
                <w:rPr>
                  <w:color w:val="333333"/>
                  <w:shd w:val="clear" w:color="auto" w:fill="FFFFFF"/>
                </w:rPr>
                <w:t>From</w:t>
              </w:r>
              <w:proofErr w:type="gramEnd"/>
              <w:r>
                <w:rPr>
                  <w:color w:val="333333"/>
                  <w:shd w:val="clear" w:color="auto" w:fill="FFFFFF"/>
                </w:rPr>
                <w:t xml:space="preserve"> the National Kidney Foundation. </w:t>
              </w:r>
              <w:r>
                <w:rPr>
                  <w:i/>
                  <w:iCs/>
                  <w:color w:val="333333"/>
                </w:rPr>
                <w:t>American Journal of Kidney Diseases</w:t>
              </w:r>
              <w:r>
                <w:rPr>
                  <w:color w:val="333333"/>
                  <w:shd w:val="clear" w:color="auto" w:fill="FFFFFF"/>
                </w:rPr>
                <w:t>, </w:t>
              </w:r>
              <w:r>
                <w:rPr>
                  <w:i/>
                  <w:iCs/>
                  <w:color w:val="333333"/>
                </w:rPr>
                <w:t>57</w:t>
              </w:r>
              <w:r>
                <w:rPr>
                  <w:color w:val="333333"/>
                  <w:shd w:val="clear" w:color="auto" w:fill="FFFFFF"/>
                </w:rPr>
                <w:t xml:space="preserve">(3), 361–370. </w:t>
              </w:r>
              <w:proofErr w:type="spellStart"/>
              <w:proofErr w:type="gramStart"/>
              <w:r>
                <w:rPr>
                  <w:color w:val="333333"/>
                  <w:shd w:val="clear" w:color="auto" w:fill="FFFFFF"/>
                </w:rPr>
                <w:t>doi</w:t>
              </w:r>
              <w:proofErr w:type="spellEnd"/>
              <w:proofErr w:type="gramEnd"/>
              <w:r>
                <w:rPr>
                  <w:color w:val="333333"/>
                  <w:shd w:val="clear" w:color="auto" w:fill="FFFFFF"/>
                </w:rPr>
                <w:t>: 10.1053/j.ajkd.2010.12.006.</w:t>
              </w:r>
            </w:p>
            <w:p w:rsidR="006A25D9" w:rsidRPr="006A25D9" w:rsidRDefault="006A25D9" w:rsidP="005979E6">
              <w:pPr>
                <w:pStyle w:val="ListParagraph"/>
                <w:numPr>
                  <w:ilvl w:val="0"/>
                  <w:numId w:val="31"/>
                </w:numPr>
                <w:spacing w:line="240" w:lineRule="auto"/>
                <w:rPr>
                  <w:rFonts w:cs="Times New Roman"/>
                  <w:szCs w:val="24"/>
                </w:rPr>
              </w:pPr>
              <w:proofErr w:type="spellStart"/>
              <w:r>
                <w:rPr>
                  <w:color w:val="333333"/>
                  <w:shd w:val="clear" w:color="auto" w:fill="FFFFFF"/>
                </w:rPr>
                <w:t>Rucci</w:t>
              </w:r>
              <w:proofErr w:type="spellEnd"/>
              <w:r>
                <w:rPr>
                  <w:color w:val="333333"/>
                  <w:shd w:val="clear" w:color="auto" w:fill="FFFFFF"/>
                </w:rPr>
                <w:t xml:space="preserve">, P., </w:t>
              </w:r>
              <w:proofErr w:type="spellStart"/>
              <w:r>
                <w:rPr>
                  <w:color w:val="333333"/>
                  <w:shd w:val="clear" w:color="auto" w:fill="FFFFFF"/>
                </w:rPr>
                <w:t>Mandreoli</w:t>
              </w:r>
              <w:proofErr w:type="spellEnd"/>
              <w:r>
                <w:rPr>
                  <w:color w:val="333333"/>
                  <w:shd w:val="clear" w:color="auto" w:fill="FFFFFF"/>
                </w:rPr>
                <w:t xml:space="preserve">, M., </w:t>
              </w:r>
              <w:proofErr w:type="spellStart"/>
              <w:r>
                <w:rPr>
                  <w:color w:val="333333"/>
                  <w:shd w:val="clear" w:color="auto" w:fill="FFFFFF"/>
                </w:rPr>
                <w:t>Gibertoni</w:t>
              </w:r>
              <w:proofErr w:type="spellEnd"/>
              <w:r>
                <w:rPr>
                  <w:color w:val="333333"/>
                  <w:shd w:val="clear" w:color="auto" w:fill="FFFFFF"/>
                </w:rPr>
                <w:t xml:space="preserve">, D., </w:t>
              </w:r>
              <w:proofErr w:type="spellStart"/>
              <w:r>
                <w:rPr>
                  <w:color w:val="333333"/>
                  <w:shd w:val="clear" w:color="auto" w:fill="FFFFFF"/>
                </w:rPr>
                <w:t>Zuccala</w:t>
              </w:r>
              <w:proofErr w:type="spellEnd"/>
              <w:r>
                <w:rPr>
                  <w:color w:val="333333"/>
                  <w:shd w:val="clear" w:color="auto" w:fill="FFFFFF"/>
                </w:rPr>
                <w:t xml:space="preserve">, A., </w:t>
              </w:r>
              <w:proofErr w:type="spellStart"/>
              <w:r>
                <w:rPr>
                  <w:color w:val="333333"/>
                  <w:shd w:val="clear" w:color="auto" w:fill="FFFFFF"/>
                </w:rPr>
                <w:t>Fantini</w:t>
              </w:r>
              <w:proofErr w:type="spellEnd"/>
              <w:r>
                <w:rPr>
                  <w:color w:val="333333"/>
                  <w:shd w:val="clear" w:color="auto" w:fill="FFFFFF"/>
                </w:rPr>
                <w:t xml:space="preserve">, M. P., </w:t>
              </w:r>
              <w:proofErr w:type="spellStart"/>
              <w:r>
                <w:rPr>
                  <w:color w:val="333333"/>
                  <w:shd w:val="clear" w:color="auto" w:fill="FFFFFF"/>
                </w:rPr>
                <w:t>Lenzi</w:t>
              </w:r>
              <w:proofErr w:type="spellEnd"/>
              <w:r>
                <w:rPr>
                  <w:color w:val="333333"/>
                  <w:shd w:val="clear" w:color="auto" w:fill="FFFFFF"/>
                </w:rPr>
                <w:t>, J</w:t>
              </w:r>
              <w:proofErr w:type="gramStart"/>
              <w:r>
                <w:rPr>
                  <w:color w:val="333333"/>
                  <w:shd w:val="clear" w:color="auto" w:fill="FFFFFF"/>
                </w:rPr>
                <w:t>., …</w:t>
              </w:r>
              <w:proofErr w:type="gramEnd"/>
              <w:r>
                <w:rPr>
                  <w:color w:val="333333"/>
                  <w:shd w:val="clear" w:color="auto" w:fill="FFFFFF"/>
                </w:rPr>
                <w:t xml:space="preserve"> </w:t>
              </w:r>
              <w:proofErr w:type="spellStart"/>
              <w:r>
                <w:rPr>
                  <w:color w:val="333333"/>
                  <w:shd w:val="clear" w:color="auto" w:fill="FFFFFF"/>
                </w:rPr>
                <w:t>Flachi</w:t>
              </w:r>
              <w:proofErr w:type="spellEnd"/>
              <w:r>
                <w:rPr>
                  <w:color w:val="333333"/>
                  <w:shd w:val="clear" w:color="auto" w:fill="FFFFFF"/>
                </w:rPr>
                <w:t>, M. (2013). A clinical stratification tool for chronic kidney disease progression rate based on classification tree analysis. </w:t>
              </w:r>
              <w:r>
                <w:rPr>
                  <w:i/>
                  <w:iCs/>
                  <w:color w:val="333333"/>
                </w:rPr>
                <w:t>Nephrology Dialysis Transplantation</w:t>
              </w:r>
              <w:r>
                <w:rPr>
                  <w:color w:val="333333"/>
                  <w:shd w:val="clear" w:color="auto" w:fill="FFFFFF"/>
                </w:rPr>
                <w:t>, </w:t>
              </w:r>
              <w:r>
                <w:rPr>
                  <w:i/>
                  <w:iCs/>
                  <w:color w:val="333333"/>
                </w:rPr>
                <w:t>29</w:t>
              </w:r>
              <w:r>
                <w:rPr>
                  <w:color w:val="333333"/>
                  <w:shd w:val="clear" w:color="auto" w:fill="FFFFFF"/>
                </w:rPr>
                <w:t xml:space="preserve">(3), 603–610. </w:t>
              </w:r>
              <w:proofErr w:type="spellStart"/>
              <w:proofErr w:type="gramStart"/>
              <w:r>
                <w:rPr>
                  <w:color w:val="333333"/>
                  <w:shd w:val="clear" w:color="auto" w:fill="FFFFFF"/>
                </w:rPr>
                <w:t>doi</w:t>
              </w:r>
              <w:proofErr w:type="spellEnd"/>
              <w:proofErr w:type="gramEnd"/>
              <w:r>
                <w:rPr>
                  <w:color w:val="333333"/>
                  <w:shd w:val="clear" w:color="auto" w:fill="FFFFFF"/>
                </w:rPr>
                <w:t>: 10.1093/</w:t>
              </w:r>
              <w:proofErr w:type="spellStart"/>
              <w:r>
                <w:rPr>
                  <w:color w:val="333333"/>
                  <w:shd w:val="clear" w:color="auto" w:fill="FFFFFF"/>
                </w:rPr>
                <w:t>ndt</w:t>
              </w:r>
              <w:proofErr w:type="spellEnd"/>
              <w:r>
                <w:rPr>
                  <w:color w:val="333333"/>
                  <w:shd w:val="clear" w:color="auto" w:fill="FFFFFF"/>
                </w:rPr>
                <w:t>/gft444.</w:t>
              </w:r>
            </w:p>
            <w:p w:rsidR="006A25D9" w:rsidRPr="005860B7" w:rsidRDefault="005860B7" w:rsidP="005979E6">
              <w:pPr>
                <w:pStyle w:val="ListParagraph"/>
                <w:numPr>
                  <w:ilvl w:val="0"/>
                  <w:numId w:val="31"/>
                </w:numPr>
                <w:spacing w:line="240" w:lineRule="auto"/>
                <w:rPr>
                  <w:rFonts w:cs="Times New Roman"/>
                  <w:szCs w:val="24"/>
                </w:rPr>
              </w:pPr>
              <w:r>
                <w:rPr>
                  <w:color w:val="333333"/>
                  <w:shd w:val="clear" w:color="auto" w:fill="FFFFFF"/>
                </w:rPr>
                <w:t>Levin, A., &amp; Stevens, P. E. (2011). Early detection of CKD: the benefits, limitations and effects on prognosis. </w:t>
              </w:r>
              <w:r>
                <w:rPr>
                  <w:i/>
                  <w:iCs/>
                  <w:color w:val="333333"/>
                </w:rPr>
                <w:t>Nature Reviews Nephrology</w:t>
              </w:r>
              <w:r>
                <w:rPr>
                  <w:color w:val="333333"/>
                  <w:shd w:val="clear" w:color="auto" w:fill="FFFFFF"/>
                </w:rPr>
                <w:t>, </w:t>
              </w:r>
              <w:r>
                <w:rPr>
                  <w:i/>
                  <w:iCs/>
                  <w:color w:val="333333"/>
                </w:rPr>
                <w:t>7</w:t>
              </w:r>
              <w:r>
                <w:rPr>
                  <w:color w:val="333333"/>
                  <w:shd w:val="clear" w:color="auto" w:fill="FFFFFF"/>
                </w:rPr>
                <w:t xml:space="preserve">(8), 446–457. </w:t>
              </w:r>
              <w:proofErr w:type="spellStart"/>
              <w:proofErr w:type="gramStart"/>
              <w:r>
                <w:rPr>
                  <w:color w:val="333333"/>
                  <w:shd w:val="clear" w:color="auto" w:fill="FFFFFF"/>
                </w:rPr>
                <w:t>doi</w:t>
              </w:r>
              <w:proofErr w:type="spellEnd"/>
              <w:proofErr w:type="gramEnd"/>
              <w:r>
                <w:rPr>
                  <w:color w:val="333333"/>
                  <w:shd w:val="clear" w:color="auto" w:fill="FFFFFF"/>
                </w:rPr>
                <w:t>: 10.1038/nrneph.2011.86.</w:t>
              </w:r>
            </w:p>
            <w:p w:rsidR="005860B7" w:rsidRPr="005860B7" w:rsidRDefault="005860B7" w:rsidP="005979E6">
              <w:pPr>
                <w:pStyle w:val="ListParagraph"/>
                <w:numPr>
                  <w:ilvl w:val="0"/>
                  <w:numId w:val="31"/>
                </w:numPr>
                <w:spacing w:line="240" w:lineRule="auto"/>
                <w:rPr>
                  <w:rFonts w:cs="Times New Roman"/>
                  <w:szCs w:val="24"/>
                </w:rPr>
              </w:pPr>
              <w:r>
                <w:rPr>
                  <w:color w:val="333333"/>
                  <w:shd w:val="clear" w:color="auto" w:fill="FFFFFF"/>
                </w:rPr>
                <w:t>Levey, A. S., Becker, C., &amp; Inker, L. A. (2015). Glomerular Filtration Rate and Albuminuria for Detection and Staging of Acute and Chronic Kidney Disease in Adults. </w:t>
              </w:r>
              <w:proofErr w:type="spellStart"/>
              <w:r>
                <w:rPr>
                  <w:i/>
                  <w:iCs/>
                  <w:color w:val="333333"/>
                </w:rPr>
                <w:t>Jama</w:t>
              </w:r>
              <w:proofErr w:type="spellEnd"/>
              <w:r>
                <w:rPr>
                  <w:color w:val="333333"/>
                  <w:shd w:val="clear" w:color="auto" w:fill="FFFFFF"/>
                </w:rPr>
                <w:t>, </w:t>
              </w:r>
              <w:r>
                <w:rPr>
                  <w:i/>
                  <w:iCs/>
                  <w:color w:val="333333"/>
                </w:rPr>
                <w:t>313</w:t>
              </w:r>
              <w:r>
                <w:rPr>
                  <w:color w:val="333333"/>
                  <w:shd w:val="clear" w:color="auto" w:fill="FFFFFF"/>
                </w:rPr>
                <w:t xml:space="preserve">(8), 837. </w:t>
              </w:r>
              <w:proofErr w:type="spellStart"/>
              <w:proofErr w:type="gramStart"/>
              <w:r>
                <w:rPr>
                  <w:color w:val="333333"/>
                  <w:shd w:val="clear" w:color="auto" w:fill="FFFFFF"/>
                </w:rPr>
                <w:t>doi</w:t>
              </w:r>
              <w:proofErr w:type="spellEnd"/>
              <w:proofErr w:type="gramEnd"/>
              <w:r>
                <w:rPr>
                  <w:color w:val="333333"/>
                  <w:shd w:val="clear" w:color="auto" w:fill="FFFFFF"/>
                </w:rPr>
                <w:t>: 10.1001/jama.2015.0602.</w:t>
              </w:r>
            </w:p>
            <w:p w:rsidR="005860B7" w:rsidRPr="005860B7" w:rsidRDefault="005860B7" w:rsidP="005979E6">
              <w:pPr>
                <w:pStyle w:val="ListParagraph"/>
                <w:numPr>
                  <w:ilvl w:val="0"/>
                  <w:numId w:val="31"/>
                </w:numPr>
                <w:spacing w:line="240" w:lineRule="auto"/>
                <w:rPr>
                  <w:rFonts w:cs="Times New Roman"/>
                  <w:szCs w:val="24"/>
                </w:rPr>
              </w:pPr>
              <w:r>
                <w:rPr>
                  <w:color w:val="333333"/>
                  <w:shd w:val="clear" w:color="auto" w:fill="FFFFFF"/>
                </w:rPr>
                <w:t xml:space="preserve">Abraham, A. G., Schwartz, G. J., Furth, S., </w:t>
              </w:r>
              <w:proofErr w:type="spellStart"/>
              <w:r>
                <w:rPr>
                  <w:color w:val="333333"/>
                  <w:shd w:val="clear" w:color="auto" w:fill="FFFFFF"/>
                </w:rPr>
                <w:t>Warady</w:t>
              </w:r>
              <w:proofErr w:type="spellEnd"/>
              <w:r>
                <w:rPr>
                  <w:color w:val="333333"/>
                  <w:shd w:val="clear" w:color="auto" w:fill="FFFFFF"/>
                </w:rPr>
                <w:t>, B. A., &amp; Muñoz, A. (2009). Longitudinal Formulas to Estimate GFR in Children with CKD. </w:t>
              </w:r>
              <w:r>
                <w:rPr>
                  <w:i/>
                  <w:iCs/>
                  <w:color w:val="333333"/>
                </w:rPr>
                <w:t>Clinical Journal of the American Society of Nephrology</w:t>
              </w:r>
              <w:r>
                <w:rPr>
                  <w:color w:val="333333"/>
                  <w:shd w:val="clear" w:color="auto" w:fill="FFFFFF"/>
                </w:rPr>
                <w:t>, </w:t>
              </w:r>
              <w:r>
                <w:rPr>
                  <w:i/>
                  <w:iCs/>
                  <w:color w:val="333333"/>
                </w:rPr>
                <w:t>4</w:t>
              </w:r>
              <w:r>
                <w:rPr>
                  <w:color w:val="333333"/>
                  <w:shd w:val="clear" w:color="auto" w:fill="FFFFFF"/>
                </w:rPr>
                <w:t xml:space="preserve">(11), 1724–1730. </w:t>
              </w:r>
              <w:proofErr w:type="spellStart"/>
              <w:proofErr w:type="gramStart"/>
              <w:r>
                <w:rPr>
                  <w:color w:val="333333"/>
                  <w:shd w:val="clear" w:color="auto" w:fill="FFFFFF"/>
                </w:rPr>
                <w:t>doi</w:t>
              </w:r>
              <w:proofErr w:type="spellEnd"/>
              <w:proofErr w:type="gramEnd"/>
              <w:r>
                <w:rPr>
                  <w:color w:val="333333"/>
                  <w:shd w:val="clear" w:color="auto" w:fill="FFFFFF"/>
                </w:rPr>
                <w:t>: 10.2215/cjn.01860309.</w:t>
              </w:r>
            </w:p>
            <w:p w:rsidR="005860B7" w:rsidRPr="00B87304" w:rsidRDefault="00B87304" w:rsidP="005979E6">
              <w:pPr>
                <w:pStyle w:val="ListParagraph"/>
                <w:numPr>
                  <w:ilvl w:val="0"/>
                  <w:numId w:val="31"/>
                </w:numPr>
                <w:spacing w:line="240" w:lineRule="auto"/>
                <w:rPr>
                  <w:rFonts w:cs="Times New Roman"/>
                  <w:szCs w:val="24"/>
                </w:rPr>
              </w:pPr>
              <w:r>
                <w:rPr>
                  <w:color w:val="333333"/>
                  <w:shd w:val="clear" w:color="auto" w:fill="FFFFFF"/>
                </w:rPr>
                <w:t>Coresh, J., Turin, T. C., Matsushita, K., Sang, Y., Ballew, S. H., Appel, L. J., … Levey, A. S. (2014). Decline in Estimated Glomerular Filtration Rate and Subsequent Risk of End-Stage Renal Disease and Mortality. </w:t>
              </w:r>
              <w:proofErr w:type="spellStart"/>
              <w:r>
                <w:rPr>
                  <w:i/>
                  <w:iCs/>
                  <w:color w:val="333333"/>
                </w:rPr>
                <w:t>Jama</w:t>
              </w:r>
              <w:proofErr w:type="spellEnd"/>
              <w:r>
                <w:rPr>
                  <w:color w:val="333333"/>
                  <w:shd w:val="clear" w:color="auto" w:fill="FFFFFF"/>
                </w:rPr>
                <w:t>, </w:t>
              </w:r>
              <w:r>
                <w:rPr>
                  <w:i/>
                  <w:iCs/>
                  <w:color w:val="333333"/>
                </w:rPr>
                <w:t>311</w:t>
              </w:r>
              <w:r>
                <w:rPr>
                  <w:color w:val="333333"/>
                  <w:shd w:val="clear" w:color="auto" w:fill="FFFFFF"/>
                </w:rPr>
                <w:t xml:space="preserve">(24), 2518. </w:t>
              </w:r>
              <w:proofErr w:type="spellStart"/>
              <w:proofErr w:type="gramStart"/>
              <w:r>
                <w:rPr>
                  <w:color w:val="333333"/>
                  <w:shd w:val="clear" w:color="auto" w:fill="FFFFFF"/>
                </w:rPr>
                <w:t>doi</w:t>
              </w:r>
              <w:proofErr w:type="spellEnd"/>
              <w:proofErr w:type="gramEnd"/>
              <w:r>
                <w:rPr>
                  <w:color w:val="333333"/>
                  <w:shd w:val="clear" w:color="auto" w:fill="FFFFFF"/>
                </w:rPr>
                <w:t>: 10.1001/jama.2014.6634.</w:t>
              </w:r>
            </w:p>
            <w:p w:rsidR="00B87304" w:rsidRPr="00B87304" w:rsidRDefault="00B87304" w:rsidP="005979E6">
              <w:pPr>
                <w:pStyle w:val="ListParagraph"/>
                <w:numPr>
                  <w:ilvl w:val="0"/>
                  <w:numId w:val="31"/>
                </w:numPr>
                <w:spacing w:line="240" w:lineRule="auto"/>
                <w:rPr>
                  <w:rFonts w:cs="Times New Roman"/>
                  <w:szCs w:val="24"/>
                </w:rPr>
              </w:pPr>
              <w:r>
                <w:rPr>
                  <w:color w:val="333333"/>
                  <w:shd w:val="clear" w:color="auto" w:fill="FFFFFF"/>
                </w:rPr>
                <w:t>Klein, M. (2012). GFR Decline and Mortality Risk among Patients with Chronic Kidney Disease. </w:t>
              </w:r>
              <w:r>
                <w:rPr>
                  <w:i/>
                  <w:iCs/>
                  <w:color w:val="333333"/>
                </w:rPr>
                <w:t>Yearbook of Medicine</w:t>
              </w:r>
              <w:r>
                <w:rPr>
                  <w:color w:val="333333"/>
                  <w:shd w:val="clear" w:color="auto" w:fill="FFFFFF"/>
                </w:rPr>
                <w:t>, </w:t>
              </w:r>
              <w:r>
                <w:rPr>
                  <w:i/>
                  <w:iCs/>
                  <w:color w:val="333333"/>
                </w:rPr>
                <w:t>2012</w:t>
              </w:r>
              <w:r>
                <w:rPr>
                  <w:color w:val="333333"/>
                  <w:shd w:val="clear" w:color="auto" w:fill="FFFFFF"/>
                </w:rPr>
                <w:t xml:space="preserve">, 161–162. </w:t>
              </w:r>
              <w:proofErr w:type="spellStart"/>
              <w:proofErr w:type="gramStart"/>
              <w:r>
                <w:rPr>
                  <w:color w:val="333333"/>
                  <w:shd w:val="clear" w:color="auto" w:fill="FFFFFF"/>
                </w:rPr>
                <w:t>doi</w:t>
              </w:r>
              <w:proofErr w:type="spellEnd"/>
              <w:proofErr w:type="gramEnd"/>
              <w:r>
                <w:rPr>
                  <w:color w:val="333333"/>
                  <w:shd w:val="clear" w:color="auto" w:fill="FFFFFF"/>
                </w:rPr>
                <w:t>: 10.1016/j.ymed.2012.08.020.</w:t>
              </w:r>
            </w:p>
            <w:p w:rsidR="00B87304" w:rsidRPr="004A7910" w:rsidRDefault="004A7910" w:rsidP="005979E6">
              <w:pPr>
                <w:pStyle w:val="ListParagraph"/>
                <w:numPr>
                  <w:ilvl w:val="0"/>
                  <w:numId w:val="31"/>
                </w:numPr>
                <w:spacing w:line="240" w:lineRule="auto"/>
                <w:rPr>
                  <w:rFonts w:cs="Times New Roman"/>
                  <w:szCs w:val="24"/>
                </w:rPr>
              </w:pPr>
              <w:proofErr w:type="spellStart"/>
              <w:r>
                <w:rPr>
                  <w:color w:val="333333"/>
                  <w:shd w:val="clear" w:color="auto" w:fill="FFFFFF"/>
                </w:rPr>
                <w:t>Hallan</w:t>
              </w:r>
              <w:proofErr w:type="spellEnd"/>
              <w:r>
                <w:rPr>
                  <w:color w:val="333333"/>
                  <w:shd w:val="clear" w:color="auto" w:fill="FFFFFF"/>
                </w:rPr>
                <w:t xml:space="preserve">, S. I., Matsushita, K., Sang, Y., </w:t>
              </w:r>
              <w:proofErr w:type="spellStart"/>
              <w:r>
                <w:rPr>
                  <w:color w:val="333333"/>
                  <w:shd w:val="clear" w:color="auto" w:fill="FFFFFF"/>
                </w:rPr>
                <w:t>Mahmoodi</w:t>
              </w:r>
              <w:proofErr w:type="spellEnd"/>
              <w:r>
                <w:rPr>
                  <w:color w:val="333333"/>
                  <w:shd w:val="clear" w:color="auto" w:fill="FFFFFF"/>
                </w:rPr>
                <w:t xml:space="preserve">, B. K., Black, C., </w:t>
              </w:r>
              <w:proofErr w:type="spellStart"/>
              <w:r>
                <w:rPr>
                  <w:color w:val="333333"/>
                  <w:shd w:val="clear" w:color="auto" w:fill="FFFFFF"/>
                </w:rPr>
                <w:t>Ishani</w:t>
              </w:r>
              <w:proofErr w:type="spellEnd"/>
              <w:r>
                <w:rPr>
                  <w:color w:val="333333"/>
                  <w:shd w:val="clear" w:color="auto" w:fill="FFFFFF"/>
                </w:rPr>
                <w:t>, A</w:t>
              </w:r>
              <w:proofErr w:type="gramStart"/>
              <w:r>
                <w:rPr>
                  <w:color w:val="333333"/>
                  <w:shd w:val="clear" w:color="auto" w:fill="FFFFFF"/>
                </w:rPr>
                <w:t>., …</w:t>
              </w:r>
              <w:proofErr w:type="gramEnd"/>
              <w:r>
                <w:rPr>
                  <w:color w:val="333333"/>
                  <w:shd w:val="clear" w:color="auto" w:fill="FFFFFF"/>
                </w:rPr>
                <w:t xml:space="preserve"> For The Chronic Kidney Disease Prognosis Consortium. (2012). Age and Association </w:t>
              </w:r>
              <w:r>
                <w:rPr>
                  <w:color w:val="333333"/>
                  <w:shd w:val="clear" w:color="auto" w:fill="FFFFFF"/>
                </w:rPr>
                <w:lastRenderedPageBreak/>
                <w:t xml:space="preserve">of Kidney Measures </w:t>
              </w:r>
              <w:proofErr w:type="gramStart"/>
              <w:r>
                <w:rPr>
                  <w:color w:val="333333"/>
                  <w:shd w:val="clear" w:color="auto" w:fill="FFFFFF"/>
                </w:rPr>
                <w:t>With</w:t>
              </w:r>
              <w:proofErr w:type="gramEnd"/>
              <w:r>
                <w:rPr>
                  <w:color w:val="333333"/>
                  <w:shd w:val="clear" w:color="auto" w:fill="FFFFFF"/>
                </w:rPr>
                <w:t xml:space="preserve"> Mortality and End-stage Renal Disease. </w:t>
              </w:r>
              <w:proofErr w:type="spellStart"/>
              <w:r>
                <w:rPr>
                  <w:i/>
                  <w:iCs/>
                  <w:color w:val="333333"/>
                </w:rPr>
                <w:t>Jama</w:t>
              </w:r>
              <w:proofErr w:type="spellEnd"/>
              <w:r>
                <w:rPr>
                  <w:color w:val="333333"/>
                  <w:shd w:val="clear" w:color="auto" w:fill="FFFFFF"/>
                </w:rPr>
                <w:t>, </w:t>
              </w:r>
              <w:r>
                <w:rPr>
                  <w:i/>
                  <w:iCs/>
                  <w:color w:val="333333"/>
                </w:rPr>
                <w:t>308</w:t>
              </w:r>
              <w:r>
                <w:rPr>
                  <w:color w:val="333333"/>
                  <w:shd w:val="clear" w:color="auto" w:fill="FFFFFF"/>
                </w:rPr>
                <w:t xml:space="preserve">(22), 2349. </w:t>
              </w:r>
              <w:proofErr w:type="spellStart"/>
              <w:proofErr w:type="gramStart"/>
              <w:r>
                <w:rPr>
                  <w:color w:val="333333"/>
                  <w:shd w:val="clear" w:color="auto" w:fill="FFFFFF"/>
                </w:rPr>
                <w:t>doi</w:t>
              </w:r>
              <w:proofErr w:type="spellEnd"/>
              <w:proofErr w:type="gramEnd"/>
              <w:r>
                <w:rPr>
                  <w:color w:val="333333"/>
                  <w:shd w:val="clear" w:color="auto" w:fill="FFFFFF"/>
                </w:rPr>
                <w:t>: 10.1001/jama.2012.16817.</w:t>
              </w:r>
            </w:p>
            <w:p w:rsidR="004A7910" w:rsidRPr="00DB25E6" w:rsidRDefault="00DB25E6" w:rsidP="005979E6">
              <w:pPr>
                <w:pStyle w:val="ListParagraph"/>
                <w:numPr>
                  <w:ilvl w:val="0"/>
                  <w:numId w:val="31"/>
                </w:numPr>
                <w:spacing w:line="240" w:lineRule="auto"/>
                <w:rPr>
                  <w:rFonts w:cs="Times New Roman"/>
                  <w:szCs w:val="24"/>
                </w:rPr>
              </w:pPr>
              <w:proofErr w:type="spellStart"/>
              <w:r>
                <w:rPr>
                  <w:color w:val="333333"/>
                  <w:shd w:val="clear" w:color="auto" w:fill="FFFFFF"/>
                </w:rPr>
                <w:t>Nitsch</w:t>
              </w:r>
              <w:proofErr w:type="spellEnd"/>
              <w:r>
                <w:rPr>
                  <w:color w:val="333333"/>
                  <w:shd w:val="clear" w:color="auto" w:fill="FFFFFF"/>
                </w:rPr>
                <w:t xml:space="preserve">, D., Grams, M., Sang, Y., Black, C., </w:t>
              </w:r>
              <w:proofErr w:type="spellStart"/>
              <w:r>
                <w:rPr>
                  <w:color w:val="333333"/>
                  <w:shd w:val="clear" w:color="auto" w:fill="FFFFFF"/>
                </w:rPr>
                <w:t>Cirillo</w:t>
              </w:r>
              <w:proofErr w:type="spellEnd"/>
              <w:r>
                <w:rPr>
                  <w:color w:val="333333"/>
                  <w:shd w:val="clear" w:color="auto" w:fill="FFFFFF"/>
                </w:rPr>
                <w:t xml:space="preserve">, M., </w:t>
              </w:r>
              <w:proofErr w:type="spellStart"/>
              <w:r>
                <w:rPr>
                  <w:color w:val="333333"/>
                  <w:shd w:val="clear" w:color="auto" w:fill="FFFFFF"/>
                </w:rPr>
                <w:t>Djurdjev</w:t>
              </w:r>
              <w:proofErr w:type="spellEnd"/>
              <w:r>
                <w:rPr>
                  <w:color w:val="333333"/>
                  <w:shd w:val="clear" w:color="auto" w:fill="FFFFFF"/>
                </w:rPr>
                <w:t>, O</w:t>
              </w:r>
              <w:proofErr w:type="gramStart"/>
              <w:r>
                <w:rPr>
                  <w:color w:val="333333"/>
                  <w:shd w:val="clear" w:color="auto" w:fill="FFFFFF"/>
                </w:rPr>
                <w:t>., …</w:t>
              </w:r>
              <w:proofErr w:type="gramEnd"/>
              <w:r>
                <w:rPr>
                  <w:color w:val="333333"/>
                  <w:shd w:val="clear" w:color="auto" w:fill="FFFFFF"/>
                </w:rPr>
                <w:t xml:space="preserve"> </w:t>
              </w:r>
              <w:proofErr w:type="spellStart"/>
              <w:r>
                <w:rPr>
                  <w:color w:val="333333"/>
                  <w:shd w:val="clear" w:color="auto" w:fill="FFFFFF"/>
                </w:rPr>
                <w:t>Hemmelgarn</w:t>
              </w:r>
              <w:proofErr w:type="spellEnd"/>
              <w:r>
                <w:rPr>
                  <w:color w:val="333333"/>
                  <w:shd w:val="clear" w:color="auto" w:fill="FFFFFF"/>
                </w:rPr>
                <w:t>, B. R. (2013). Associations of estimated glomerular filtration rate and albuminuria with mortality and renal failure by sex: a meta-analysis. </w:t>
              </w:r>
              <w:proofErr w:type="spellStart"/>
              <w:r>
                <w:rPr>
                  <w:i/>
                  <w:iCs/>
                  <w:color w:val="333333"/>
                </w:rPr>
                <w:t>Bmj</w:t>
              </w:r>
              <w:proofErr w:type="spellEnd"/>
              <w:r>
                <w:rPr>
                  <w:color w:val="333333"/>
                  <w:shd w:val="clear" w:color="auto" w:fill="FFFFFF"/>
                </w:rPr>
                <w:t>, </w:t>
              </w:r>
              <w:r>
                <w:rPr>
                  <w:i/>
                  <w:iCs/>
                  <w:color w:val="333333"/>
                </w:rPr>
                <w:t>346</w:t>
              </w:r>
              <w:r>
                <w:rPr>
                  <w:color w:val="333333"/>
                  <w:shd w:val="clear" w:color="auto" w:fill="FFFFFF"/>
                </w:rPr>
                <w:t xml:space="preserve">(jan29 1). </w:t>
              </w:r>
              <w:proofErr w:type="spellStart"/>
              <w:proofErr w:type="gramStart"/>
              <w:r>
                <w:rPr>
                  <w:color w:val="333333"/>
                  <w:shd w:val="clear" w:color="auto" w:fill="FFFFFF"/>
                </w:rPr>
                <w:t>doi</w:t>
              </w:r>
              <w:proofErr w:type="spellEnd"/>
              <w:proofErr w:type="gramEnd"/>
              <w:r>
                <w:rPr>
                  <w:color w:val="333333"/>
                  <w:shd w:val="clear" w:color="auto" w:fill="FFFFFF"/>
                </w:rPr>
                <w:t>: 10.1136/bmj.f324.</w:t>
              </w:r>
            </w:p>
            <w:p w:rsidR="00DB25E6" w:rsidRPr="00DB25E6" w:rsidRDefault="00DB25E6" w:rsidP="005979E6">
              <w:pPr>
                <w:pStyle w:val="ListParagraph"/>
                <w:numPr>
                  <w:ilvl w:val="0"/>
                  <w:numId w:val="31"/>
                </w:numPr>
                <w:spacing w:line="240" w:lineRule="auto"/>
                <w:rPr>
                  <w:rFonts w:cs="Times New Roman"/>
                  <w:szCs w:val="24"/>
                </w:rPr>
              </w:pPr>
              <w:proofErr w:type="spellStart"/>
              <w:r>
                <w:rPr>
                  <w:color w:val="333333"/>
                  <w:shd w:val="clear" w:color="auto" w:fill="FFFFFF"/>
                </w:rPr>
                <w:t>Heerspink</w:t>
              </w:r>
              <w:proofErr w:type="spellEnd"/>
              <w:r>
                <w:rPr>
                  <w:color w:val="333333"/>
                  <w:shd w:val="clear" w:color="auto" w:fill="FFFFFF"/>
                </w:rPr>
                <w:t xml:space="preserve">, H. J. L., </w:t>
              </w:r>
              <w:proofErr w:type="spellStart"/>
              <w:r>
                <w:rPr>
                  <w:color w:val="333333"/>
                  <w:shd w:val="clear" w:color="auto" w:fill="FFFFFF"/>
                </w:rPr>
                <w:t>Weldegiorgis</w:t>
              </w:r>
              <w:proofErr w:type="spellEnd"/>
              <w:r>
                <w:rPr>
                  <w:color w:val="333333"/>
                  <w:shd w:val="clear" w:color="auto" w:fill="FFFFFF"/>
                </w:rPr>
                <w:t xml:space="preserve">, M., Inker, L. A., Gansevoort, R., </w:t>
              </w:r>
              <w:proofErr w:type="spellStart"/>
              <w:r>
                <w:rPr>
                  <w:color w:val="333333"/>
                  <w:shd w:val="clear" w:color="auto" w:fill="FFFFFF"/>
                </w:rPr>
                <w:t>Parving</w:t>
              </w:r>
              <w:proofErr w:type="spellEnd"/>
              <w:r>
                <w:rPr>
                  <w:color w:val="333333"/>
                  <w:shd w:val="clear" w:color="auto" w:fill="FFFFFF"/>
                </w:rPr>
                <w:t>, H.-H., Dwyer, J. P</w:t>
              </w:r>
              <w:proofErr w:type="gramStart"/>
              <w:r>
                <w:rPr>
                  <w:color w:val="333333"/>
                  <w:shd w:val="clear" w:color="auto" w:fill="FFFFFF"/>
                </w:rPr>
                <w:t>., …</w:t>
              </w:r>
              <w:proofErr w:type="gramEnd"/>
              <w:r>
                <w:rPr>
                  <w:color w:val="333333"/>
                  <w:shd w:val="clear" w:color="auto" w:fill="FFFFFF"/>
                </w:rPr>
                <w:t xml:space="preserve"> </w:t>
              </w:r>
              <w:proofErr w:type="spellStart"/>
              <w:r>
                <w:rPr>
                  <w:color w:val="333333"/>
                  <w:shd w:val="clear" w:color="auto" w:fill="FFFFFF"/>
                </w:rPr>
                <w:t>Zeeuw</w:t>
              </w:r>
              <w:proofErr w:type="spellEnd"/>
              <w:r>
                <w:rPr>
                  <w:color w:val="333333"/>
                  <w:shd w:val="clear" w:color="auto" w:fill="FFFFFF"/>
                </w:rPr>
                <w:t xml:space="preserve">, D. D. (2014). Estimated GFR Decline as a Surrogate End Point for Kidney Failure: A Post Hoc Analysis From the Reduction of End Points in Non–Insulin-Dependent Diabetes With the Angiotensin II Antagonist Losartan (RENAAL) Study and </w:t>
              </w:r>
              <w:proofErr w:type="spellStart"/>
              <w:r>
                <w:rPr>
                  <w:color w:val="333333"/>
                  <w:shd w:val="clear" w:color="auto" w:fill="FFFFFF"/>
                </w:rPr>
                <w:t>Irbesartan</w:t>
              </w:r>
              <w:proofErr w:type="spellEnd"/>
              <w:r>
                <w:rPr>
                  <w:color w:val="333333"/>
                  <w:shd w:val="clear" w:color="auto" w:fill="FFFFFF"/>
                </w:rPr>
                <w:t xml:space="preserve"> Diabetic Nephropathy Trial (IDNT). </w:t>
              </w:r>
              <w:r>
                <w:rPr>
                  <w:i/>
                  <w:iCs/>
                  <w:color w:val="333333"/>
                </w:rPr>
                <w:t>American Journal of Kidney Diseases</w:t>
              </w:r>
              <w:r>
                <w:rPr>
                  <w:color w:val="333333"/>
                  <w:shd w:val="clear" w:color="auto" w:fill="FFFFFF"/>
                </w:rPr>
                <w:t>, </w:t>
              </w:r>
              <w:r>
                <w:rPr>
                  <w:i/>
                  <w:iCs/>
                  <w:color w:val="333333"/>
                </w:rPr>
                <w:t>63</w:t>
              </w:r>
              <w:r>
                <w:rPr>
                  <w:color w:val="333333"/>
                  <w:shd w:val="clear" w:color="auto" w:fill="FFFFFF"/>
                </w:rPr>
                <w:t xml:space="preserve">(2), 244–250. </w:t>
              </w:r>
              <w:proofErr w:type="spellStart"/>
              <w:proofErr w:type="gramStart"/>
              <w:r>
                <w:rPr>
                  <w:color w:val="333333"/>
                  <w:shd w:val="clear" w:color="auto" w:fill="FFFFFF"/>
                </w:rPr>
                <w:t>doi</w:t>
              </w:r>
              <w:proofErr w:type="spellEnd"/>
              <w:proofErr w:type="gramEnd"/>
              <w:r>
                <w:rPr>
                  <w:color w:val="333333"/>
                  <w:shd w:val="clear" w:color="auto" w:fill="FFFFFF"/>
                </w:rPr>
                <w:t>: 10.1053/j.ajkd.2013.09.016.</w:t>
              </w:r>
            </w:p>
            <w:p w:rsidR="00DB25E6" w:rsidRPr="00B62BAB" w:rsidRDefault="00B62BAB" w:rsidP="005979E6">
              <w:pPr>
                <w:pStyle w:val="ListParagraph"/>
                <w:numPr>
                  <w:ilvl w:val="0"/>
                  <w:numId w:val="31"/>
                </w:numPr>
                <w:spacing w:line="240" w:lineRule="auto"/>
                <w:rPr>
                  <w:rFonts w:cs="Times New Roman"/>
                  <w:szCs w:val="24"/>
                </w:rPr>
              </w:pPr>
              <w:r>
                <w:rPr>
                  <w:color w:val="333333"/>
                  <w:shd w:val="clear" w:color="auto" w:fill="FFFFFF"/>
                </w:rPr>
                <w:t xml:space="preserve">Inker, L. A., </w:t>
              </w:r>
              <w:proofErr w:type="spellStart"/>
              <w:r>
                <w:rPr>
                  <w:color w:val="333333"/>
                  <w:shd w:val="clear" w:color="auto" w:fill="FFFFFF"/>
                </w:rPr>
                <w:t>Heerspink</w:t>
              </w:r>
              <w:proofErr w:type="spellEnd"/>
              <w:r>
                <w:rPr>
                  <w:color w:val="333333"/>
                  <w:shd w:val="clear" w:color="auto" w:fill="FFFFFF"/>
                </w:rPr>
                <w:t xml:space="preserve">, H. J. L., </w:t>
              </w:r>
              <w:proofErr w:type="spellStart"/>
              <w:r>
                <w:rPr>
                  <w:color w:val="333333"/>
                  <w:shd w:val="clear" w:color="auto" w:fill="FFFFFF"/>
                </w:rPr>
                <w:t>Mondal</w:t>
              </w:r>
              <w:proofErr w:type="spellEnd"/>
              <w:r>
                <w:rPr>
                  <w:color w:val="333333"/>
                  <w:shd w:val="clear" w:color="auto" w:fill="FFFFFF"/>
                </w:rPr>
                <w:t xml:space="preserve">, H., </w:t>
              </w:r>
              <w:proofErr w:type="spellStart"/>
              <w:r>
                <w:rPr>
                  <w:color w:val="333333"/>
                  <w:shd w:val="clear" w:color="auto" w:fill="FFFFFF"/>
                </w:rPr>
                <w:t>Schmid</w:t>
              </w:r>
              <w:proofErr w:type="spellEnd"/>
              <w:r>
                <w:rPr>
                  <w:color w:val="333333"/>
                  <w:shd w:val="clear" w:color="auto" w:fill="FFFFFF"/>
                </w:rPr>
                <w:t xml:space="preserve">, C. H., </w:t>
              </w:r>
              <w:proofErr w:type="spellStart"/>
              <w:r>
                <w:rPr>
                  <w:color w:val="333333"/>
                  <w:shd w:val="clear" w:color="auto" w:fill="FFFFFF"/>
                </w:rPr>
                <w:t>Tighiouart</w:t>
              </w:r>
              <w:proofErr w:type="spellEnd"/>
              <w:r>
                <w:rPr>
                  <w:color w:val="333333"/>
                  <w:shd w:val="clear" w:color="auto" w:fill="FFFFFF"/>
                </w:rPr>
                <w:t xml:space="preserve">, H., </w:t>
              </w:r>
              <w:proofErr w:type="spellStart"/>
              <w:r>
                <w:rPr>
                  <w:color w:val="333333"/>
                  <w:shd w:val="clear" w:color="auto" w:fill="FFFFFF"/>
                </w:rPr>
                <w:t>Noubary</w:t>
              </w:r>
              <w:proofErr w:type="spellEnd"/>
              <w:r>
                <w:rPr>
                  <w:color w:val="333333"/>
                  <w:shd w:val="clear" w:color="auto" w:fill="FFFFFF"/>
                </w:rPr>
                <w:t xml:space="preserve">, F., … Levey, A. S. (2014). GFR Decline as an Alternative End Point to Kidney Failure in Clinical Trials: A Meta-analysis of Treatment Effects </w:t>
              </w:r>
              <w:proofErr w:type="gramStart"/>
              <w:r>
                <w:rPr>
                  <w:color w:val="333333"/>
                  <w:shd w:val="clear" w:color="auto" w:fill="FFFFFF"/>
                </w:rPr>
                <w:t>From</w:t>
              </w:r>
              <w:proofErr w:type="gramEnd"/>
              <w:r>
                <w:rPr>
                  <w:color w:val="333333"/>
                  <w:shd w:val="clear" w:color="auto" w:fill="FFFFFF"/>
                </w:rPr>
                <w:t xml:space="preserve"> 37 Randomized Trials. </w:t>
              </w:r>
              <w:r>
                <w:rPr>
                  <w:i/>
                  <w:iCs/>
                  <w:color w:val="333333"/>
                </w:rPr>
                <w:t>American Journal of Kidney Diseases</w:t>
              </w:r>
              <w:r>
                <w:rPr>
                  <w:color w:val="333333"/>
                  <w:shd w:val="clear" w:color="auto" w:fill="FFFFFF"/>
                </w:rPr>
                <w:t>, </w:t>
              </w:r>
              <w:r>
                <w:rPr>
                  <w:i/>
                  <w:iCs/>
                  <w:color w:val="333333"/>
                </w:rPr>
                <w:t>64</w:t>
              </w:r>
              <w:r>
                <w:rPr>
                  <w:color w:val="333333"/>
                  <w:shd w:val="clear" w:color="auto" w:fill="FFFFFF"/>
                </w:rPr>
                <w:t xml:space="preserve">(6), 848–859. </w:t>
              </w:r>
              <w:proofErr w:type="spellStart"/>
              <w:proofErr w:type="gramStart"/>
              <w:r>
                <w:rPr>
                  <w:color w:val="333333"/>
                  <w:shd w:val="clear" w:color="auto" w:fill="FFFFFF"/>
                </w:rPr>
                <w:t>doi</w:t>
              </w:r>
              <w:proofErr w:type="spellEnd"/>
              <w:proofErr w:type="gramEnd"/>
              <w:r>
                <w:rPr>
                  <w:color w:val="333333"/>
                  <w:shd w:val="clear" w:color="auto" w:fill="FFFFFF"/>
                </w:rPr>
                <w:t>: 10.1053/j.ajkd.2014.08.017.</w:t>
              </w:r>
            </w:p>
            <w:p w:rsidR="00B62BAB" w:rsidRPr="005405F5" w:rsidRDefault="004004B5" w:rsidP="005979E6">
              <w:pPr>
                <w:pStyle w:val="ListParagraph"/>
                <w:numPr>
                  <w:ilvl w:val="0"/>
                  <w:numId w:val="31"/>
                </w:numPr>
                <w:spacing w:line="240" w:lineRule="auto"/>
                <w:rPr>
                  <w:rFonts w:cs="Times New Roman"/>
                  <w:szCs w:val="24"/>
                </w:rPr>
              </w:pPr>
              <w:proofErr w:type="spellStart"/>
              <w:r>
                <w:rPr>
                  <w:color w:val="333333"/>
                  <w:shd w:val="clear" w:color="auto" w:fill="FFFFFF"/>
                </w:rPr>
                <w:t>Wainberg</w:t>
              </w:r>
              <w:proofErr w:type="spellEnd"/>
              <w:r>
                <w:rPr>
                  <w:color w:val="333333"/>
                  <w:shd w:val="clear" w:color="auto" w:fill="FFFFFF"/>
                </w:rPr>
                <w:t>, M., Merico, D., Delong, A., &amp; Frey, B. J. (2018). Deep learning in biomedicine. </w:t>
              </w:r>
              <w:r>
                <w:rPr>
                  <w:i/>
                  <w:iCs/>
                  <w:color w:val="333333"/>
                </w:rPr>
                <w:t>Nature Biotechnology</w:t>
              </w:r>
              <w:r>
                <w:rPr>
                  <w:color w:val="333333"/>
                  <w:shd w:val="clear" w:color="auto" w:fill="FFFFFF"/>
                </w:rPr>
                <w:t>, </w:t>
              </w:r>
              <w:r>
                <w:rPr>
                  <w:i/>
                  <w:iCs/>
                  <w:color w:val="333333"/>
                </w:rPr>
                <w:t>36</w:t>
              </w:r>
              <w:r>
                <w:rPr>
                  <w:color w:val="333333"/>
                  <w:shd w:val="clear" w:color="auto" w:fill="FFFFFF"/>
                </w:rPr>
                <w:t xml:space="preserve">(9), 829–838. </w:t>
              </w:r>
              <w:proofErr w:type="spellStart"/>
              <w:proofErr w:type="gramStart"/>
              <w:r>
                <w:rPr>
                  <w:color w:val="333333"/>
                  <w:shd w:val="clear" w:color="auto" w:fill="FFFFFF"/>
                </w:rPr>
                <w:t>doi</w:t>
              </w:r>
              <w:proofErr w:type="spellEnd"/>
              <w:proofErr w:type="gramEnd"/>
              <w:r>
                <w:rPr>
                  <w:color w:val="333333"/>
                  <w:shd w:val="clear" w:color="auto" w:fill="FFFFFF"/>
                </w:rPr>
                <w:t>: 10.1038/nbt.4233.</w:t>
              </w:r>
            </w:p>
            <w:p w:rsidR="005405F5" w:rsidRPr="005405F5" w:rsidRDefault="005405F5" w:rsidP="005979E6">
              <w:pPr>
                <w:pStyle w:val="ListParagraph"/>
                <w:numPr>
                  <w:ilvl w:val="0"/>
                  <w:numId w:val="31"/>
                </w:numPr>
                <w:spacing w:line="240" w:lineRule="auto"/>
                <w:rPr>
                  <w:rFonts w:cs="Times New Roman"/>
                  <w:szCs w:val="24"/>
                </w:rPr>
              </w:pPr>
              <w:proofErr w:type="spellStart"/>
              <w:r>
                <w:rPr>
                  <w:color w:val="333333"/>
                  <w:shd w:val="clear" w:color="auto" w:fill="FFFFFF"/>
                </w:rPr>
                <w:t>Decruyenaere</w:t>
              </w:r>
              <w:proofErr w:type="spellEnd"/>
              <w:r>
                <w:rPr>
                  <w:color w:val="333333"/>
                  <w:shd w:val="clear" w:color="auto" w:fill="FFFFFF"/>
                </w:rPr>
                <w:t xml:space="preserve">, A., </w:t>
              </w:r>
              <w:proofErr w:type="spellStart"/>
              <w:r>
                <w:rPr>
                  <w:color w:val="333333"/>
                  <w:shd w:val="clear" w:color="auto" w:fill="FFFFFF"/>
                </w:rPr>
                <w:t>Decruyenaere</w:t>
              </w:r>
              <w:proofErr w:type="spellEnd"/>
              <w:r>
                <w:rPr>
                  <w:color w:val="333333"/>
                  <w:shd w:val="clear" w:color="auto" w:fill="FFFFFF"/>
                </w:rPr>
                <w:t xml:space="preserve">, P., </w:t>
              </w:r>
              <w:proofErr w:type="spellStart"/>
              <w:r>
                <w:rPr>
                  <w:color w:val="333333"/>
                  <w:shd w:val="clear" w:color="auto" w:fill="FFFFFF"/>
                </w:rPr>
                <w:t>Peeters</w:t>
              </w:r>
              <w:proofErr w:type="spellEnd"/>
              <w:r>
                <w:rPr>
                  <w:color w:val="333333"/>
                  <w:shd w:val="clear" w:color="auto" w:fill="FFFFFF"/>
                </w:rPr>
                <w:t xml:space="preserve">, P., </w:t>
              </w:r>
              <w:proofErr w:type="spellStart"/>
              <w:r>
                <w:rPr>
                  <w:color w:val="333333"/>
                  <w:shd w:val="clear" w:color="auto" w:fill="FFFFFF"/>
                </w:rPr>
                <w:t>Vermassen</w:t>
              </w:r>
              <w:proofErr w:type="spellEnd"/>
              <w:r>
                <w:rPr>
                  <w:color w:val="333333"/>
                  <w:shd w:val="clear" w:color="auto" w:fill="FFFFFF"/>
                </w:rPr>
                <w:t xml:space="preserve">, F., </w:t>
              </w:r>
              <w:proofErr w:type="spellStart"/>
              <w:r>
                <w:rPr>
                  <w:color w:val="333333"/>
                  <w:shd w:val="clear" w:color="auto" w:fill="FFFFFF"/>
                </w:rPr>
                <w:t>Dhaene</w:t>
              </w:r>
              <w:proofErr w:type="spellEnd"/>
              <w:r>
                <w:rPr>
                  <w:color w:val="333333"/>
                  <w:shd w:val="clear" w:color="auto" w:fill="FFFFFF"/>
                </w:rPr>
                <w:t xml:space="preserve">, T., &amp; </w:t>
              </w:r>
              <w:proofErr w:type="spellStart"/>
              <w:r>
                <w:rPr>
                  <w:color w:val="333333"/>
                  <w:shd w:val="clear" w:color="auto" w:fill="FFFFFF"/>
                </w:rPr>
                <w:t>Couckuyt</w:t>
              </w:r>
              <w:proofErr w:type="spellEnd"/>
              <w:r>
                <w:rPr>
                  <w:color w:val="333333"/>
                  <w:shd w:val="clear" w:color="auto" w:fill="FFFFFF"/>
                </w:rPr>
                <w:t>, I. (2015). Prediction of delayed graft function after kidney transplantation: comparison between logistic regression and machine learning methods. </w:t>
              </w:r>
              <w:r>
                <w:rPr>
                  <w:i/>
                  <w:iCs/>
                  <w:color w:val="333333"/>
                </w:rPr>
                <w:t>BMC Medical Informatics and Decision Making</w:t>
              </w:r>
              <w:r>
                <w:rPr>
                  <w:color w:val="333333"/>
                  <w:shd w:val="clear" w:color="auto" w:fill="FFFFFF"/>
                </w:rPr>
                <w:t>, </w:t>
              </w:r>
              <w:r>
                <w:rPr>
                  <w:i/>
                  <w:iCs/>
                  <w:color w:val="333333"/>
                </w:rPr>
                <w:t>15</w:t>
              </w:r>
              <w:r>
                <w:rPr>
                  <w:color w:val="333333"/>
                  <w:shd w:val="clear" w:color="auto" w:fill="FFFFFF"/>
                </w:rPr>
                <w:t xml:space="preserve">(1). </w:t>
              </w:r>
              <w:proofErr w:type="spellStart"/>
              <w:proofErr w:type="gramStart"/>
              <w:r>
                <w:rPr>
                  <w:color w:val="333333"/>
                  <w:shd w:val="clear" w:color="auto" w:fill="FFFFFF"/>
                </w:rPr>
                <w:t>doi</w:t>
              </w:r>
              <w:proofErr w:type="spellEnd"/>
              <w:proofErr w:type="gramEnd"/>
              <w:r>
                <w:rPr>
                  <w:color w:val="333333"/>
                  <w:shd w:val="clear" w:color="auto" w:fill="FFFFFF"/>
                </w:rPr>
                <w:t>: 10.1186/s12911-015-0206-y.</w:t>
              </w:r>
            </w:p>
            <w:p w:rsidR="005405F5" w:rsidRPr="00454FE5" w:rsidRDefault="00454FE5" w:rsidP="005979E6">
              <w:pPr>
                <w:pStyle w:val="ListParagraph"/>
                <w:numPr>
                  <w:ilvl w:val="0"/>
                  <w:numId w:val="31"/>
                </w:numPr>
                <w:spacing w:line="240" w:lineRule="auto"/>
                <w:rPr>
                  <w:rFonts w:cs="Times New Roman"/>
                  <w:szCs w:val="24"/>
                </w:rPr>
              </w:pPr>
              <w:proofErr w:type="spellStart"/>
              <w:r>
                <w:rPr>
                  <w:color w:val="333333"/>
                  <w:shd w:val="clear" w:color="auto" w:fill="FFFFFF"/>
                </w:rPr>
                <w:t>Tekale</w:t>
              </w:r>
              <w:proofErr w:type="spellEnd"/>
              <w:r>
                <w:rPr>
                  <w:color w:val="333333"/>
                  <w:shd w:val="clear" w:color="auto" w:fill="FFFFFF"/>
                </w:rPr>
                <w:t xml:space="preserve">, S., </w:t>
              </w:r>
              <w:proofErr w:type="spellStart"/>
              <w:r>
                <w:rPr>
                  <w:color w:val="333333"/>
                  <w:shd w:val="clear" w:color="auto" w:fill="FFFFFF"/>
                </w:rPr>
                <w:t>Shingavi</w:t>
              </w:r>
              <w:proofErr w:type="spellEnd"/>
              <w:r>
                <w:rPr>
                  <w:color w:val="333333"/>
                  <w:shd w:val="clear" w:color="auto" w:fill="FFFFFF"/>
                </w:rPr>
                <w:t xml:space="preserve">, P., &amp; </w:t>
              </w:r>
              <w:proofErr w:type="spellStart"/>
              <w:r>
                <w:rPr>
                  <w:color w:val="333333"/>
                  <w:shd w:val="clear" w:color="auto" w:fill="FFFFFF"/>
                </w:rPr>
                <w:t>Wandhekar</w:t>
              </w:r>
              <w:proofErr w:type="spellEnd"/>
              <w:r>
                <w:rPr>
                  <w:color w:val="333333"/>
                  <w:shd w:val="clear" w:color="auto" w:fill="FFFFFF"/>
                </w:rPr>
                <w:t>, S. (2018). Prediction of Chronic Kidney Disease Using Machine Learning Algorithm. </w:t>
              </w:r>
              <w:proofErr w:type="spellStart"/>
              <w:r>
                <w:rPr>
                  <w:i/>
                  <w:iCs/>
                  <w:color w:val="333333"/>
                </w:rPr>
                <w:t>Ijarcce</w:t>
              </w:r>
              <w:proofErr w:type="spellEnd"/>
              <w:r>
                <w:rPr>
                  <w:color w:val="333333"/>
                  <w:shd w:val="clear" w:color="auto" w:fill="FFFFFF"/>
                </w:rPr>
                <w:t>, </w:t>
              </w:r>
              <w:r>
                <w:rPr>
                  <w:i/>
                  <w:iCs/>
                  <w:color w:val="333333"/>
                </w:rPr>
                <w:t>7</w:t>
              </w:r>
              <w:r>
                <w:rPr>
                  <w:color w:val="333333"/>
                  <w:shd w:val="clear" w:color="auto" w:fill="FFFFFF"/>
                </w:rPr>
                <w:t xml:space="preserve">(10), 92–96. </w:t>
              </w:r>
              <w:proofErr w:type="spellStart"/>
              <w:proofErr w:type="gramStart"/>
              <w:r>
                <w:rPr>
                  <w:color w:val="333333"/>
                  <w:shd w:val="clear" w:color="auto" w:fill="FFFFFF"/>
                </w:rPr>
                <w:t>doi</w:t>
              </w:r>
              <w:proofErr w:type="spellEnd"/>
              <w:proofErr w:type="gramEnd"/>
              <w:r>
                <w:rPr>
                  <w:color w:val="333333"/>
                  <w:shd w:val="clear" w:color="auto" w:fill="FFFFFF"/>
                </w:rPr>
                <w:t>: 10.17148/ijarcce.2018.71021.</w:t>
              </w:r>
            </w:p>
            <w:p w:rsidR="00454FE5" w:rsidRPr="00CE7B02" w:rsidRDefault="00CE7B02" w:rsidP="005979E6">
              <w:pPr>
                <w:pStyle w:val="ListParagraph"/>
                <w:numPr>
                  <w:ilvl w:val="0"/>
                  <w:numId w:val="31"/>
                </w:numPr>
                <w:spacing w:line="240" w:lineRule="auto"/>
                <w:rPr>
                  <w:rFonts w:cs="Times New Roman"/>
                  <w:szCs w:val="24"/>
                </w:rPr>
              </w:pPr>
              <w:r>
                <w:rPr>
                  <w:color w:val="333333"/>
                  <w:shd w:val="clear" w:color="auto" w:fill="FFFFFF"/>
                </w:rPr>
                <w:t>Roberts, M. C., &amp; Evans, S. C. (2013). Using the International Classification of Diseases System (ICD-10). </w:t>
              </w:r>
              <w:r>
                <w:rPr>
                  <w:i/>
                  <w:iCs/>
                  <w:color w:val="333333"/>
                </w:rPr>
                <w:t>Psychologists Desk Reference</w:t>
              </w:r>
              <w:r>
                <w:rPr>
                  <w:color w:val="333333"/>
                  <w:shd w:val="clear" w:color="auto" w:fill="FFFFFF"/>
                </w:rPr>
                <w:t xml:space="preserve">, 72–76. </w:t>
              </w:r>
              <w:proofErr w:type="spellStart"/>
              <w:proofErr w:type="gramStart"/>
              <w:r>
                <w:rPr>
                  <w:color w:val="333333"/>
                  <w:shd w:val="clear" w:color="auto" w:fill="FFFFFF"/>
                </w:rPr>
                <w:t>doi</w:t>
              </w:r>
              <w:proofErr w:type="spellEnd"/>
              <w:proofErr w:type="gramEnd"/>
              <w:r>
                <w:rPr>
                  <w:color w:val="333333"/>
                  <w:shd w:val="clear" w:color="auto" w:fill="FFFFFF"/>
                </w:rPr>
                <w:t>: 10.1093/</w:t>
              </w:r>
              <w:proofErr w:type="spellStart"/>
              <w:r>
                <w:rPr>
                  <w:color w:val="333333"/>
                  <w:shd w:val="clear" w:color="auto" w:fill="FFFFFF"/>
                </w:rPr>
                <w:t>med:psych</w:t>
              </w:r>
              <w:proofErr w:type="spellEnd"/>
              <w:r>
                <w:rPr>
                  <w:color w:val="333333"/>
                  <w:shd w:val="clear" w:color="auto" w:fill="FFFFFF"/>
                </w:rPr>
                <w:t>/9780199845491.003.0013.</w:t>
              </w:r>
            </w:p>
            <w:p w:rsidR="00CE7B02" w:rsidRPr="00325DD5" w:rsidRDefault="00325DD5" w:rsidP="005979E6">
              <w:pPr>
                <w:pStyle w:val="ListParagraph"/>
                <w:numPr>
                  <w:ilvl w:val="0"/>
                  <w:numId w:val="31"/>
                </w:numPr>
                <w:spacing w:line="240" w:lineRule="auto"/>
                <w:rPr>
                  <w:rFonts w:cs="Times New Roman"/>
                  <w:szCs w:val="24"/>
                </w:rPr>
              </w:pPr>
              <w:proofErr w:type="spellStart"/>
              <w:r>
                <w:rPr>
                  <w:color w:val="333333"/>
                  <w:shd w:val="clear" w:color="auto" w:fill="FFFFFF"/>
                </w:rPr>
                <w:t>Nelli</w:t>
              </w:r>
              <w:proofErr w:type="spellEnd"/>
              <w:r>
                <w:rPr>
                  <w:color w:val="333333"/>
                  <w:shd w:val="clear" w:color="auto" w:fill="FFFFFF"/>
                </w:rPr>
                <w:t xml:space="preserve">, F. (2015). Machine Learning with </w:t>
              </w:r>
              <w:proofErr w:type="spellStart"/>
              <w:r>
                <w:rPr>
                  <w:color w:val="333333"/>
                  <w:shd w:val="clear" w:color="auto" w:fill="FFFFFF"/>
                </w:rPr>
                <w:t>scikit</w:t>
              </w:r>
              <w:proofErr w:type="spellEnd"/>
              <w:r>
                <w:rPr>
                  <w:color w:val="333333"/>
                  <w:shd w:val="clear" w:color="auto" w:fill="FFFFFF"/>
                </w:rPr>
                <w:t>-learn. </w:t>
              </w:r>
              <w:r>
                <w:rPr>
                  <w:i/>
                  <w:iCs/>
                  <w:color w:val="333333"/>
                </w:rPr>
                <w:t>Python Data Analytics</w:t>
              </w:r>
              <w:r>
                <w:rPr>
                  <w:color w:val="333333"/>
                  <w:shd w:val="clear" w:color="auto" w:fill="FFFFFF"/>
                </w:rPr>
                <w:t xml:space="preserve">, 237–264. </w:t>
              </w:r>
              <w:proofErr w:type="spellStart"/>
              <w:proofErr w:type="gramStart"/>
              <w:r>
                <w:rPr>
                  <w:color w:val="333333"/>
                  <w:shd w:val="clear" w:color="auto" w:fill="FFFFFF"/>
                </w:rPr>
                <w:t>doi</w:t>
              </w:r>
              <w:proofErr w:type="spellEnd"/>
              <w:proofErr w:type="gramEnd"/>
              <w:r>
                <w:rPr>
                  <w:color w:val="333333"/>
                  <w:shd w:val="clear" w:color="auto" w:fill="FFFFFF"/>
                </w:rPr>
                <w:t>: 10.1007/978-1-4842-0958-5_8.</w:t>
              </w:r>
            </w:p>
            <w:p w:rsidR="007B0DD3" w:rsidRPr="00325DD5" w:rsidRDefault="00325DD5" w:rsidP="007B0DD3">
              <w:pPr>
                <w:pStyle w:val="ListParagraph"/>
                <w:numPr>
                  <w:ilvl w:val="0"/>
                  <w:numId w:val="31"/>
                </w:numPr>
                <w:spacing w:line="240" w:lineRule="auto"/>
                <w:rPr>
                  <w:rFonts w:cs="Times New Roman"/>
                  <w:szCs w:val="24"/>
                </w:rPr>
              </w:pPr>
              <w:proofErr w:type="spellStart"/>
              <w:r>
                <w:rPr>
                  <w:color w:val="333333"/>
                  <w:shd w:val="clear" w:color="auto" w:fill="FFFFFF"/>
                </w:rPr>
                <w:t>Kazancioğlu</w:t>
              </w:r>
              <w:proofErr w:type="spellEnd"/>
              <w:r>
                <w:rPr>
                  <w:color w:val="333333"/>
                  <w:shd w:val="clear" w:color="auto" w:fill="FFFFFF"/>
                </w:rPr>
                <w:t>, R. (2013). Risk factors for chronic kidney disease: an update. </w:t>
              </w:r>
              <w:r>
                <w:rPr>
                  <w:i/>
                  <w:iCs/>
                  <w:color w:val="333333"/>
                </w:rPr>
                <w:t>Kidney International Supplements</w:t>
              </w:r>
              <w:r>
                <w:rPr>
                  <w:color w:val="333333"/>
                  <w:shd w:val="clear" w:color="auto" w:fill="FFFFFF"/>
                </w:rPr>
                <w:t>, </w:t>
              </w:r>
              <w:r>
                <w:rPr>
                  <w:i/>
                  <w:iCs/>
                  <w:color w:val="333333"/>
                </w:rPr>
                <w:t>3</w:t>
              </w:r>
              <w:r>
                <w:rPr>
                  <w:color w:val="333333"/>
                  <w:shd w:val="clear" w:color="auto" w:fill="FFFFFF"/>
                </w:rPr>
                <w:t xml:space="preserve">(4), 368–371. </w:t>
              </w:r>
              <w:proofErr w:type="spellStart"/>
              <w:proofErr w:type="gramStart"/>
              <w:r>
                <w:rPr>
                  <w:color w:val="333333"/>
                  <w:shd w:val="clear" w:color="auto" w:fill="FFFFFF"/>
                </w:rPr>
                <w:t>doi</w:t>
              </w:r>
              <w:proofErr w:type="spellEnd"/>
              <w:proofErr w:type="gramEnd"/>
              <w:r>
                <w:rPr>
                  <w:color w:val="333333"/>
                  <w:shd w:val="clear" w:color="auto" w:fill="FFFFFF"/>
                </w:rPr>
                <w:t>: 10.1038/kisup.2013.79.</w:t>
              </w:r>
            </w:p>
          </w:sdtContent>
        </w:sdt>
      </w:sdtContent>
    </w:sdt>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pStyle w:val="Heading1"/>
      </w:pPr>
      <w:bookmarkStart w:id="163" w:name="_Toc531249249"/>
      <w:bookmarkStart w:id="164" w:name="_Toc22586989"/>
      <w:r w:rsidRPr="00C65916">
        <w:lastRenderedPageBreak/>
        <w:t xml:space="preserve">APPENDIX 1: </w:t>
      </w:r>
      <w:bookmarkEnd w:id="163"/>
      <w:r w:rsidRPr="00C65916">
        <w:t>ALLFUEATRE Tutorial</w:t>
      </w:r>
      <w:bookmarkEnd w:id="164"/>
    </w:p>
    <w:p w:rsidR="007B0DD3" w:rsidRPr="00C65916" w:rsidRDefault="007B0DD3" w:rsidP="007B0DD3">
      <w:pPr>
        <w:jc w:val="center"/>
        <w:rPr>
          <w:rFonts w:cs="Times New Roman"/>
          <w:szCs w:val="24"/>
        </w:rPr>
      </w:pPr>
      <w:r w:rsidRPr="00C65916">
        <w:rPr>
          <w:rFonts w:cs="Times New Roman"/>
          <w:noProof/>
          <w:szCs w:val="24"/>
          <w:lang w:eastAsia="zh-CN"/>
        </w:rPr>
        <w:drawing>
          <wp:inline distT="0" distB="0" distL="0" distR="0" wp14:anchorId="4B494807" wp14:editId="555D149A">
            <wp:extent cx="5486400" cy="7572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7572375"/>
                    </a:xfrm>
                    <a:prstGeom prst="rect">
                      <a:avLst/>
                    </a:prstGeom>
                  </pic:spPr>
                </pic:pic>
              </a:graphicData>
            </a:graphic>
          </wp:inline>
        </w:drawing>
      </w:r>
    </w:p>
    <w:p w:rsidR="007B0DD3" w:rsidRPr="00C65916" w:rsidRDefault="007B0DD3" w:rsidP="007B0DD3">
      <w:pPr>
        <w:rPr>
          <w:rFonts w:cs="Times New Roman"/>
          <w:szCs w:val="24"/>
        </w:rPr>
      </w:pPr>
      <w:r w:rsidRPr="00C65916">
        <w:rPr>
          <w:rFonts w:cs="Times New Roman"/>
          <w:noProof/>
          <w:szCs w:val="24"/>
          <w:lang w:eastAsia="zh-CN"/>
        </w:rPr>
        <w:lastRenderedPageBreak/>
        <w:drawing>
          <wp:inline distT="0" distB="0" distL="0" distR="0" wp14:anchorId="6EEC2C89" wp14:editId="757586BE">
            <wp:extent cx="5486400" cy="7509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7509510"/>
                    </a:xfrm>
                    <a:prstGeom prst="rect">
                      <a:avLst/>
                    </a:prstGeom>
                  </pic:spPr>
                </pic:pic>
              </a:graphicData>
            </a:graphic>
          </wp:inline>
        </w:drawing>
      </w:r>
    </w:p>
    <w:p w:rsidR="007B0DD3" w:rsidRPr="00C65916" w:rsidRDefault="007B0DD3" w:rsidP="007B0DD3">
      <w:pPr>
        <w:rPr>
          <w:rFonts w:cs="Times New Roman"/>
          <w:szCs w:val="24"/>
        </w:rPr>
      </w:pPr>
    </w:p>
    <w:p w:rsidR="007B0DD3" w:rsidRPr="00C65916" w:rsidRDefault="007B0DD3" w:rsidP="007B0DD3">
      <w:pPr>
        <w:rPr>
          <w:rFonts w:cs="Times New Roman"/>
          <w:szCs w:val="24"/>
        </w:rPr>
      </w:pPr>
      <w:r w:rsidRPr="00C65916">
        <w:rPr>
          <w:rFonts w:cs="Times New Roman"/>
          <w:noProof/>
          <w:szCs w:val="24"/>
          <w:lang w:eastAsia="zh-CN"/>
        </w:rPr>
        <w:lastRenderedPageBreak/>
        <w:drawing>
          <wp:inline distT="0" distB="0" distL="0" distR="0" wp14:anchorId="38BF1458" wp14:editId="157C4E69">
            <wp:extent cx="5486400" cy="7717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7717790"/>
                    </a:xfrm>
                    <a:prstGeom prst="rect">
                      <a:avLst/>
                    </a:prstGeom>
                  </pic:spPr>
                </pic:pic>
              </a:graphicData>
            </a:graphic>
          </wp:inline>
        </w:drawing>
      </w:r>
    </w:p>
    <w:p w:rsidR="007B0DD3" w:rsidRPr="00C65916" w:rsidRDefault="007B0DD3" w:rsidP="007B0DD3">
      <w:pPr>
        <w:rPr>
          <w:rFonts w:cs="Times New Roman"/>
          <w:szCs w:val="24"/>
        </w:rPr>
      </w:pPr>
    </w:p>
    <w:p w:rsidR="007B0DD3" w:rsidRPr="00C65916" w:rsidRDefault="007B0DD3" w:rsidP="007B0DD3">
      <w:pPr>
        <w:rPr>
          <w:rFonts w:cs="Times New Roman"/>
          <w:szCs w:val="24"/>
        </w:rPr>
      </w:pPr>
      <w:r w:rsidRPr="00C65916">
        <w:rPr>
          <w:rFonts w:cs="Times New Roman"/>
          <w:noProof/>
          <w:szCs w:val="24"/>
          <w:lang w:eastAsia="zh-CN"/>
        </w:rPr>
        <w:lastRenderedPageBreak/>
        <w:drawing>
          <wp:inline distT="0" distB="0" distL="0" distR="0" wp14:anchorId="5CD8CED6" wp14:editId="0483C688">
            <wp:extent cx="5486400" cy="7727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7727950"/>
                    </a:xfrm>
                    <a:prstGeom prst="rect">
                      <a:avLst/>
                    </a:prstGeom>
                  </pic:spPr>
                </pic:pic>
              </a:graphicData>
            </a:graphic>
          </wp:inline>
        </w:drawing>
      </w:r>
    </w:p>
    <w:p w:rsidR="007B0DD3" w:rsidRPr="00C65916" w:rsidRDefault="007B0DD3" w:rsidP="007B0DD3">
      <w:pPr>
        <w:rPr>
          <w:rFonts w:cs="Times New Roman"/>
          <w:szCs w:val="24"/>
        </w:rPr>
      </w:pPr>
    </w:p>
    <w:p w:rsidR="007B0DD3" w:rsidRPr="00C65916" w:rsidRDefault="007B0DD3" w:rsidP="007B0DD3">
      <w:pPr>
        <w:rPr>
          <w:rFonts w:cs="Times New Roman"/>
          <w:szCs w:val="24"/>
        </w:rPr>
      </w:pPr>
      <w:r w:rsidRPr="00C65916">
        <w:rPr>
          <w:rFonts w:cs="Times New Roman"/>
          <w:noProof/>
          <w:szCs w:val="24"/>
          <w:lang w:eastAsia="zh-CN"/>
        </w:rPr>
        <w:lastRenderedPageBreak/>
        <w:drawing>
          <wp:inline distT="0" distB="0" distL="0" distR="0" wp14:anchorId="4E63FA44" wp14:editId="6C84D8A5">
            <wp:extent cx="5486400" cy="4103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4103370"/>
                    </a:xfrm>
                    <a:prstGeom prst="rect">
                      <a:avLst/>
                    </a:prstGeom>
                  </pic:spPr>
                </pic:pic>
              </a:graphicData>
            </a:graphic>
          </wp:inline>
        </w:drawing>
      </w: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pStyle w:val="Heading1"/>
      </w:pPr>
      <w:bookmarkStart w:id="165" w:name="_Toc22586990"/>
      <w:r w:rsidRPr="00C65916">
        <w:lastRenderedPageBreak/>
        <w:t>APPENDIX 2: DNA and RNA Feature Extraction Methods Description</w:t>
      </w:r>
      <w:bookmarkEnd w:id="165"/>
    </w:p>
    <w:p w:rsidR="007B0DD3" w:rsidRPr="00C65916" w:rsidRDefault="007B0DD3" w:rsidP="007B0DD3">
      <w:pPr>
        <w:pStyle w:val="ListParagraph"/>
        <w:widowControl w:val="0"/>
        <w:numPr>
          <w:ilvl w:val="0"/>
          <w:numId w:val="17"/>
        </w:numPr>
        <w:spacing w:after="0"/>
        <w:contextualSpacing w:val="0"/>
        <w:jc w:val="both"/>
        <w:rPr>
          <w:rFonts w:cs="Times New Roman"/>
          <w:bCs/>
          <w:szCs w:val="24"/>
        </w:rPr>
      </w:pPr>
      <w:proofErr w:type="spellStart"/>
      <w:r w:rsidRPr="00C65916">
        <w:rPr>
          <w:rFonts w:cs="Times New Roman"/>
          <w:bCs/>
          <w:szCs w:val="24"/>
        </w:rPr>
        <w:t>Kmer</w:t>
      </w:r>
      <w:proofErr w:type="spellEnd"/>
    </w:p>
    <w:p w:rsidR="007B0DD3" w:rsidRPr="00C65916" w:rsidRDefault="007B0DD3" w:rsidP="007B0DD3">
      <w:pPr>
        <w:ind w:firstLine="720"/>
        <w:rPr>
          <w:rFonts w:cs="Times New Roman"/>
          <w:szCs w:val="24"/>
        </w:rPr>
      </w:pPr>
      <w:r w:rsidRPr="00C65916">
        <w:rPr>
          <w:rFonts w:cs="Times New Roman"/>
          <w:szCs w:val="24"/>
        </w:rPr>
        <w:t xml:space="preserve">For </w:t>
      </w:r>
      <w:proofErr w:type="spellStart"/>
      <w:r w:rsidRPr="00C65916">
        <w:rPr>
          <w:rFonts w:cs="Times New Roman"/>
          <w:szCs w:val="24"/>
        </w:rPr>
        <w:t>Kmer</w:t>
      </w:r>
      <w:proofErr w:type="spellEnd"/>
      <w:r w:rsidRPr="00C65916">
        <w:rPr>
          <w:rFonts w:cs="Times New Roman"/>
          <w:szCs w:val="24"/>
        </w:rPr>
        <w:t xml:space="preserve"> descriptor, the DNA sequences are represented as the occurrence frequencies of </w:t>
      </w:r>
      <w:r w:rsidRPr="00C65916">
        <w:rPr>
          <w:rFonts w:cs="Times New Roman"/>
          <w:position w:val="-6"/>
          <w:szCs w:val="24"/>
        </w:rPr>
        <w:object w:dxaOrig="180" w:dyaOrig="260">
          <v:shape id="_x0000_i1031" type="#_x0000_t75" style="width:9.75pt;height:13.5pt" o:ole="">
            <v:imagedata r:id="rId36" o:title=""/>
          </v:shape>
          <o:OLEObject Type="Embed" ProgID="Equation.DSMT4" ShapeID="_x0000_i1031" DrawAspect="Content" ObjectID="_1634997410" r:id="rId37"/>
        </w:object>
      </w:r>
      <w:r w:rsidRPr="00C65916">
        <w:rPr>
          <w:rFonts w:cs="Times New Roman"/>
          <w:szCs w:val="24"/>
        </w:rPr>
        <w:t xml:space="preserve"> neighboring nucleic acids. The </w:t>
      </w:r>
      <w:proofErr w:type="spellStart"/>
      <w:r w:rsidRPr="00C65916">
        <w:rPr>
          <w:rFonts w:cs="Times New Roman"/>
          <w:szCs w:val="24"/>
        </w:rPr>
        <w:t>Kmer</w:t>
      </w:r>
      <w:proofErr w:type="spellEnd"/>
      <w:r w:rsidRPr="00C65916">
        <w:rPr>
          <w:rFonts w:cs="Times New Roman"/>
          <w:szCs w:val="24"/>
        </w:rPr>
        <w:t xml:space="preserve"> (k=3) descriptor can be calculated as:</w:t>
      </w:r>
    </w:p>
    <w:p w:rsidR="007B0DD3" w:rsidRPr="00C65916" w:rsidRDefault="007B0DD3" w:rsidP="007B0DD3">
      <w:pPr>
        <w:spacing w:line="300" w:lineRule="auto"/>
        <w:jc w:val="right"/>
        <w:rPr>
          <w:rFonts w:cs="Times New Roman"/>
          <w:szCs w:val="24"/>
        </w:rPr>
      </w:pPr>
      <w:r w:rsidRPr="00C65916">
        <w:rPr>
          <w:rFonts w:cs="Times New Roman"/>
          <w:position w:val="-22"/>
          <w:szCs w:val="24"/>
        </w:rPr>
        <w:object w:dxaOrig="3720" w:dyaOrig="560">
          <v:shape id="_x0000_i1032" type="#_x0000_t75" style="width:186pt;height:28.5pt" o:ole="">
            <v:imagedata r:id="rId38" o:title=""/>
          </v:shape>
          <o:OLEObject Type="Embed" ProgID="Equation.DSMT4" ShapeID="_x0000_i1032" DrawAspect="Content" ObjectID="_1634997411" r:id="rId39"/>
        </w:object>
      </w:r>
      <w:r w:rsidRPr="00C65916">
        <w:rPr>
          <w:rFonts w:cs="Times New Roman"/>
          <w:szCs w:val="24"/>
        </w:rPr>
        <w:t xml:space="preserve">                    </w:t>
      </w:r>
      <w:r w:rsidRPr="00C65916">
        <w:rPr>
          <w:rFonts w:cs="Times New Roman"/>
          <w:szCs w:val="24"/>
        </w:rPr>
        <w:tab/>
      </w:r>
      <w:r w:rsidRPr="00C65916">
        <w:rPr>
          <w:rFonts w:cs="Times New Roman"/>
          <w:szCs w:val="24"/>
        </w:rPr>
        <w:tab/>
        <w:t xml:space="preserve"> (7)</w:t>
      </w:r>
    </w:p>
    <w:p w:rsidR="007B0DD3" w:rsidRPr="00C65916" w:rsidRDefault="007B0DD3" w:rsidP="007B0DD3">
      <w:pPr>
        <w:spacing w:line="300" w:lineRule="auto"/>
        <w:rPr>
          <w:rFonts w:cs="Times New Roman"/>
          <w:szCs w:val="24"/>
        </w:rPr>
      </w:pPr>
      <w:proofErr w:type="gramStart"/>
      <w:r w:rsidRPr="00C65916">
        <w:rPr>
          <w:rFonts w:cs="Times New Roman"/>
          <w:szCs w:val="24"/>
        </w:rPr>
        <w:t>where</w:t>
      </w:r>
      <w:proofErr w:type="gramEnd"/>
      <w:r w:rsidRPr="00C65916">
        <w:rPr>
          <w:rFonts w:cs="Times New Roman"/>
          <w:szCs w:val="24"/>
        </w:rPr>
        <w:t xml:space="preserve"> </w:t>
      </w:r>
      <w:r w:rsidRPr="00C65916">
        <w:rPr>
          <w:rFonts w:cs="Times New Roman"/>
          <w:position w:val="-10"/>
          <w:szCs w:val="24"/>
        </w:rPr>
        <w:object w:dxaOrig="440" w:dyaOrig="300">
          <v:shape id="_x0000_i1033" type="#_x0000_t75" style="width:22.5pt;height:15pt" o:ole="">
            <v:imagedata r:id="rId40" o:title=""/>
          </v:shape>
          <o:OLEObject Type="Embed" ProgID="Equation.DSMT4" ShapeID="_x0000_i1033" DrawAspect="Content" ObjectID="_1634997412" r:id="rId41"/>
        </w:object>
      </w:r>
      <w:r w:rsidRPr="00C65916">
        <w:rPr>
          <w:rFonts w:cs="Times New Roman"/>
          <w:szCs w:val="24"/>
        </w:rPr>
        <w:t xml:space="preserve"> is the number of </w:t>
      </w:r>
      <w:proofErr w:type="spellStart"/>
      <w:r w:rsidRPr="00C65916">
        <w:rPr>
          <w:rFonts w:cs="Times New Roman"/>
          <w:szCs w:val="24"/>
        </w:rPr>
        <w:t>kmer</w:t>
      </w:r>
      <w:proofErr w:type="spellEnd"/>
      <w:r w:rsidRPr="00C65916">
        <w:rPr>
          <w:rFonts w:cs="Times New Roman"/>
          <w:szCs w:val="24"/>
        </w:rPr>
        <w:t xml:space="preserve"> type </w:t>
      </w:r>
      <w:r w:rsidRPr="00C65916">
        <w:rPr>
          <w:rFonts w:cs="Times New Roman"/>
          <w:position w:val="-6"/>
          <w:szCs w:val="24"/>
        </w:rPr>
        <w:object w:dxaOrig="139" w:dyaOrig="220">
          <v:shape id="_x0000_i1034" type="#_x0000_t75" style="width:6.75pt;height:10.5pt" o:ole="">
            <v:imagedata r:id="rId42" o:title=""/>
          </v:shape>
          <o:OLEObject Type="Embed" ProgID="Equation.DSMT4" ShapeID="_x0000_i1034" DrawAspect="Content" ObjectID="_1634997413" r:id="rId43"/>
        </w:object>
      </w:r>
      <w:r w:rsidRPr="00C65916">
        <w:rPr>
          <w:rFonts w:cs="Times New Roman"/>
          <w:szCs w:val="24"/>
        </w:rPr>
        <w:t xml:space="preserve">, while </w:t>
      </w:r>
      <w:r w:rsidRPr="00C65916">
        <w:rPr>
          <w:rFonts w:cs="Times New Roman"/>
          <w:position w:val="-6"/>
          <w:szCs w:val="24"/>
        </w:rPr>
        <w:object w:dxaOrig="240" w:dyaOrig="240">
          <v:shape id="_x0000_i1035" type="#_x0000_t75" style="width:12pt;height:12pt" o:ole="">
            <v:imagedata r:id="rId44" o:title=""/>
          </v:shape>
          <o:OLEObject Type="Embed" ProgID="Equation.DSMT4" ShapeID="_x0000_i1035" DrawAspect="Content" ObjectID="_1634997414" r:id="rId45"/>
        </w:object>
      </w:r>
      <w:r w:rsidRPr="00C65916">
        <w:rPr>
          <w:rFonts w:cs="Times New Roman"/>
          <w:szCs w:val="24"/>
        </w:rPr>
        <w:t xml:space="preserve"> is the length of a nucleotide sequence.</w:t>
      </w:r>
    </w:p>
    <w:p w:rsidR="007B0DD3" w:rsidRPr="00C65916" w:rsidRDefault="007B0DD3" w:rsidP="007B0DD3">
      <w:pPr>
        <w:pStyle w:val="ListParagraph"/>
        <w:widowControl w:val="0"/>
        <w:numPr>
          <w:ilvl w:val="0"/>
          <w:numId w:val="17"/>
        </w:numPr>
        <w:spacing w:after="0"/>
        <w:contextualSpacing w:val="0"/>
        <w:jc w:val="both"/>
        <w:rPr>
          <w:rFonts w:cs="Times New Roman"/>
          <w:bCs/>
          <w:szCs w:val="24"/>
        </w:rPr>
      </w:pPr>
      <w:r w:rsidRPr="00C65916">
        <w:rPr>
          <w:rFonts w:eastAsia="DengXian" w:cs="Times New Roman"/>
          <w:bCs/>
          <w:szCs w:val="24"/>
        </w:rPr>
        <w:t xml:space="preserve">Reverse Compliment </w:t>
      </w:r>
      <w:proofErr w:type="spellStart"/>
      <w:r w:rsidRPr="00C65916">
        <w:rPr>
          <w:rFonts w:eastAsia="DengXian" w:cs="Times New Roman"/>
          <w:bCs/>
          <w:szCs w:val="24"/>
        </w:rPr>
        <w:t>Kmer</w:t>
      </w:r>
      <w:proofErr w:type="spellEnd"/>
      <w:r w:rsidRPr="00C65916">
        <w:rPr>
          <w:rFonts w:eastAsia="DengXian" w:cs="Times New Roman"/>
          <w:bCs/>
          <w:szCs w:val="24"/>
        </w:rPr>
        <w:t xml:space="preserve"> (</w:t>
      </w:r>
      <w:proofErr w:type="spellStart"/>
      <w:r w:rsidRPr="00C65916">
        <w:rPr>
          <w:rFonts w:eastAsia="DengXian" w:cs="Times New Roman"/>
          <w:bCs/>
          <w:szCs w:val="24"/>
        </w:rPr>
        <w:t>RCKmer</w:t>
      </w:r>
      <w:proofErr w:type="spellEnd"/>
      <w:r w:rsidRPr="00C65916">
        <w:rPr>
          <w:rFonts w:eastAsia="DengXian" w:cs="Times New Roman"/>
          <w:bCs/>
          <w:szCs w:val="24"/>
        </w:rPr>
        <w:t>)</w:t>
      </w:r>
    </w:p>
    <w:p w:rsidR="007B0DD3" w:rsidRPr="00C65916" w:rsidRDefault="007B0DD3" w:rsidP="007B0DD3">
      <w:pPr>
        <w:ind w:firstLine="720"/>
        <w:rPr>
          <w:rFonts w:eastAsia="DengXian" w:cs="Times New Roman"/>
          <w:szCs w:val="24"/>
        </w:rPr>
      </w:pPr>
      <w:r w:rsidRPr="00C65916">
        <w:rPr>
          <w:rFonts w:eastAsia="DengXian" w:cs="Times New Roman"/>
          <w:szCs w:val="24"/>
        </w:rPr>
        <w:t xml:space="preserve">The reverse compliment </w:t>
      </w:r>
      <w:proofErr w:type="spellStart"/>
      <w:r w:rsidRPr="00C65916">
        <w:rPr>
          <w:rFonts w:eastAsia="DengXian" w:cs="Times New Roman"/>
          <w:szCs w:val="24"/>
        </w:rPr>
        <w:t>kmer</w:t>
      </w:r>
      <w:proofErr w:type="spellEnd"/>
      <w:r w:rsidRPr="00C65916">
        <w:rPr>
          <w:rFonts w:eastAsia="DengXian" w:cs="Times New Roman"/>
          <w:szCs w:val="24"/>
        </w:rPr>
        <w:t xml:space="preserve"> is a variant of </w:t>
      </w:r>
      <w:proofErr w:type="spellStart"/>
      <w:r w:rsidRPr="00C65916">
        <w:rPr>
          <w:rFonts w:eastAsia="DengXian" w:cs="Times New Roman"/>
          <w:szCs w:val="24"/>
        </w:rPr>
        <w:t>kmer</w:t>
      </w:r>
      <w:proofErr w:type="spellEnd"/>
      <w:r w:rsidRPr="00C65916">
        <w:rPr>
          <w:rFonts w:eastAsia="DengXian" w:cs="Times New Roman"/>
          <w:szCs w:val="24"/>
        </w:rPr>
        <w:t xml:space="preserve"> descriptor, in which the </w:t>
      </w:r>
      <w:proofErr w:type="spellStart"/>
      <w:r w:rsidRPr="00C65916">
        <w:rPr>
          <w:rFonts w:eastAsia="DengXian" w:cs="Times New Roman"/>
          <w:szCs w:val="24"/>
        </w:rPr>
        <w:t>kmers</w:t>
      </w:r>
      <w:proofErr w:type="spellEnd"/>
      <w:r w:rsidRPr="00C65916">
        <w:rPr>
          <w:rFonts w:eastAsia="DengXian" w:cs="Times New Roman"/>
          <w:szCs w:val="24"/>
        </w:rPr>
        <w:t xml:space="preserve"> are not expected to be strand specific. For instance, for a DNA sequence, there are 16 types of 2-mers (i.e. 'AA', 'AC', 'AG', 'AT', 'CA', 'CC', 'CG', 'CT', 'GA', 'GC', 'GG', 'GT', 'TA', 'TC', 'TG', 'TT'), ‘TT’ is reverse compliment with ‘AA’. After removing the reverse compliment </w:t>
      </w:r>
      <w:proofErr w:type="spellStart"/>
      <w:r w:rsidRPr="00C65916">
        <w:rPr>
          <w:rFonts w:eastAsia="DengXian" w:cs="Times New Roman"/>
          <w:szCs w:val="24"/>
        </w:rPr>
        <w:t>kmers</w:t>
      </w:r>
      <w:proofErr w:type="spellEnd"/>
      <w:r w:rsidRPr="00C65916">
        <w:rPr>
          <w:rFonts w:eastAsia="DengXian" w:cs="Times New Roman"/>
          <w:szCs w:val="24"/>
        </w:rPr>
        <w:t xml:space="preserve">, there are only 10 distinct </w:t>
      </w:r>
      <w:proofErr w:type="spellStart"/>
      <w:r w:rsidRPr="00C65916">
        <w:rPr>
          <w:rFonts w:eastAsia="DengXian" w:cs="Times New Roman"/>
          <w:szCs w:val="24"/>
        </w:rPr>
        <w:t>kmers</w:t>
      </w:r>
      <w:proofErr w:type="spellEnd"/>
      <w:r w:rsidRPr="00C65916">
        <w:rPr>
          <w:rFonts w:eastAsia="DengXian" w:cs="Times New Roman"/>
          <w:szCs w:val="24"/>
        </w:rPr>
        <w:t xml:space="preserve"> in the reverse compliment </w:t>
      </w:r>
      <w:proofErr w:type="spellStart"/>
      <w:r w:rsidRPr="00C65916">
        <w:rPr>
          <w:rFonts w:eastAsia="DengXian" w:cs="Times New Roman"/>
          <w:szCs w:val="24"/>
        </w:rPr>
        <w:t>kmer</w:t>
      </w:r>
      <w:proofErr w:type="spellEnd"/>
      <w:r w:rsidRPr="00C65916">
        <w:rPr>
          <w:rFonts w:eastAsia="DengXian" w:cs="Times New Roman"/>
          <w:szCs w:val="24"/>
        </w:rPr>
        <w:t xml:space="preserve"> approach ('AA', 'AC', 'AG', 'AT', 'CA', 'CC', 'CG', 'GA', 'GC', 'TA').</w:t>
      </w:r>
    </w:p>
    <w:p w:rsidR="007B0DD3" w:rsidRPr="00C65916" w:rsidRDefault="007B0DD3" w:rsidP="007B0DD3">
      <w:pPr>
        <w:widowControl w:val="0"/>
        <w:numPr>
          <w:ilvl w:val="0"/>
          <w:numId w:val="17"/>
        </w:numPr>
        <w:autoSpaceDE w:val="0"/>
        <w:autoSpaceDN w:val="0"/>
        <w:adjustRightInd w:val="0"/>
        <w:spacing w:after="0"/>
        <w:rPr>
          <w:rFonts w:eastAsia="DengXian" w:cs="Times New Roman"/>
          <w:color w:val="000000"/>
          <w:szCs w:val="24"/>
        </w:rPr>
      </w:pPr>
      <w:r w:rsidRPr="00C65916">
        <w:rPr>
          <w:rFonts w:eastAsia="DengXian" w:cs="Times New Roman"/>
          <w:color w:val="000000"/>
          <w:szCs w:val="24"/>
        </w:rPr>
        <w:t>Pseudo dinucleotide composition (</w:t>
      </w:r>
      <w:proofErr w:type="spellStart"/>
      <w:r w:rsidRPr="00C65916">
        <w:rPr>
          <w:rFonts w:eastAsia="DengXian" w:cs="Times New Roman"/>
          <w:color w:val="000000"/>
          <w:szCs w:val="24"/>
        </w:rPr>
        <w:t>PseDNC</w:t>
      </w:r>
      <w:proofErr w:type="spellEnd"/>
      <w:r w:rsidRPr="00C65916">
        <w:rPr>
          <w:rFonts w:eastAsia="DengXian" w:cs="Times New Roman"/>
          <w:color w:val="000000"/>
          <w:szCs w:val="24"/>
        </w:rPr>
        <w:t>)</w:t>
      </w:r>
    </w:p>
    <w:p w:rsidR="007B0DD3" w:rsidRPr="00C65916" w:rsidRDefault="007B0DD3" w:rsidP="007B0DD3">
      <w:pPr>
        <w:autoSpaceDE w:val="0"/>
        <w:autoSpaceDN w:val="0"/>
        <w:adjustRightInd w:val="0"/>
        <w:ind w:firstLine="720"/>
        <w:rPr>
          <w:rFonts w:eastAsia="DengXian" w:cs="Times New Roman"/>
          <w:color w:val="000000"/>
          <w:szCs w:val="24"/>
        </w:rPr>
      </w:pPr>
      <w:proofErr w:type="spellStart"/>
      <w:r w:rsidRPr="00C65916">
        <w:rPr>
          <w:rFonts w:eastAsia="DengXian" w:cs="Times New Roman"/>
          <w:color w:val="000000"/>
          <w:szCs w:val="24"/>
        </w:rPr>
        <w:t>PseDNC</w:t>
      </w:r>
      <w:proofErr w:type="spellEnd"/>
      <w:r w:rsidRPr="00C65916">
        <w:rPr>
          <w:rFonts w:eastAsia="DengXian" w:cs="Times New Roman"/>
          <w:color w:val="000000"/>
          <w:szCs w:val="24"/>
        </w:rPr>
        <w:t xml:space="preserve"> is an approach incorporating the contiguous local sequence-order information and the global sequence-order information into the feature vector of the DNA sequence. Given a DNA sequence D, the </w:t>
      </w:r>
      <w:proofErr w:type="spellStart"/>
      <w:r w:rsidRPr="00C65916">
        <w:rPr>
          <w:rFonts w:eastAsia="DengXian" w:cs="Times New Roman"/>
          <w:color w:val="000000"/>
          <w:szCs w:val="24"/>
        </w:rPr>
        <w:t>PseDNC</w:t>
      </w:r>
      <w:proofErr w:type="spellEnd"/>
      <w:r w:rsidRPr="00C65916">
        <w:rPr>
          <w:rFonts w:eastAsia="DengXian" w:cs="Times New Roman"/>
          <w:color w:val="000000"/>
          <w:szCs w:val="24"/>
        </w:rPr>
        <w:t xml:space="preserve"> feature vector of D is defined:</w:t>
      </w:r>
    </w:p>
    <w:p w:rsidR="007B0DD3" w:rsidRPr="00C65916" w:rsidRDefault="007B0DD3" w:rsidP="007B0DD3">
      <w:pPr>
        <w:spacing w:line="300" w:lineRule="auto"/>
        <w:jc w:val="center"/>
        <w:rPr>
          <w:rFonts w:eastAsia="DengXian" w:cs="Times New Roman"/>
          <w:szCs w:val="24"/>
        </w:rPr>
      </w:pPr>
      <w:r w:rsidRPr="00C65916">
        <w:rPr>
          <w:rFonts w:eastAsia="DengXian" w:cs="Times New Roman"/>
          <w:position w:val="-10"/>
          <w:szCs w:val="24"/>
        </w:rPr>
        <w:object w:dxaOrig="2940" w:dyaOrig="300">
          <v:shape id="_x0000_i1036" type="#_x0000_t75" style="width:147pt;height:15pt" o:ole="">
            <v:imagedata r:id="rId46" o:title=""/>
          </v:shape>
          <o:OLEObject Type="Embed" ProgID="Equation.DSMT4" ShapeID="_x0000_i1036" DrawAspect="Content" ObjectID="_1634997415" r:id="rId47"/>
        </w:objec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84"/>
          <w:szCs w:val="24"/>
        </w:rPr>
        <w:object w:dxaOrig="3150" w:dyaOrig="1785">
          <v:shape id="_x0000_i1037" type="#_x0000_t75" style="width:157.5pt;height:89.25pt" o:ole="">
            <v:imagedata r:id="rId48" o:title=""/>
          </v:shape>
          <o:OLEObject Type="Embed" ProgID="Equation.DSMT4" ShapeID="_x0000_i1037" DrawAspect="Content" ObjectID="_1634997416" r:id="rId49"/>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(8)</w:t>
      </w:r>
    </w:p>
    <w:p w:rsidR="007B0DD3" w:rsidRPr="00C65916" w:rsidRDefault="007B0DD3" w:rsidP="007B0DD3">
      <w:pPr>
        <w:rPr>
          <w:rFonts w:eastAsia="DengXian" w:cs="Times New Roman"/>
          <w:szCs w:val="24"/>
        </w:rPr>
      </w:pPr>
      <w:r w:rsidRPr="00C65916">
        <w:rPr>
          <w:rFonts w:eastAsia="DengXian" w:cs="Times New Roman"/>
          <w:szCs w:val="24"/>
        </w:rPr>
        <w:lastRenderedPageBreak/>
        <w:t xml:space="preserve">where </w:t>
      </w:r>
      <w:r w:rsidRPr="00C65916">
        <w:rPr>
          <w:rFonts w:eastAsia="DengXian" w:cs="Times New Roman"/>
          <w:position w:val="-10"/>
          <w:szCs w:val="24"/>
        </w:rPr>
        <w:object w:dxaOrig="240" w:dyaOrig="300">
          <v:shape id="_x0000_i1038" type="#_x0000_t75" style="width:12pt;height:15pt" o:ole="">
            <v:imagedata r:id="rId50" o:title=""/>
          </v:shape>
          <o:OLEObject Type="Embed" ProgID="Equation.DSMT4" ShapeID="_x0000_i1038" DrawAspect="Content" ObjectID="_1634997417" r:id="rId51"/>
        </w:object>
      </w:r>
      <w:r w:rsidRPr="00C65916">
        <w:rPr>
          <w:rFonts w:eastAsia="DengXian" w:cs="Times New Roman"/>
          <w:szCs w:val="24"/>
        </w:rPr>
        <w:t xml:space="preserve"> is the normalized occurrence frequency of dinucleotides in the RNA sequence, the parameter </w:t>
      </w:r>
      <w:r w:rsidRPr="00C65916">
        <w:rPr>
          <w:rFonts w:eastAsia="DengXian" w:cs="Times New Roman"/>
          <w:position w:val="-6"/>
          <w:szCs w:val="24"/>
        </w:rPr>
        <w:object w:dxaOrig="195" w:dyaOrig="240">
          <v:shape id="_x0000_i1039" type="#_x0000_t75" style="width:10.5pt;height:12pt" o:ole="">
            <v:imagedata r:id="rId52" o:title=""/>
          </v:shape>
          <o:OLEObject Type="Embed" ProgID="Equation.DSMT4" ShapeID="_x0000_i1039" DrawAspect="Content" ObjectID="_1634997418" r:id="rId53"/>
        </w:object>
      </w:r>
      <w:r w:rsidRPr="00C65916">
        <w:rPr>
          <w:rFonts w:eastAsia="DengXian" w:cs="Times New Roman"/>
          <w:szCs w:val="24"/>
        </w:rPr>
        <w:t xml:space="preserve"> is an integer, representing the highest counted rank (or tier) of the correlation along a RNA sequence, w is the weight factor ranged from 0 to 1, </w:t>
      </w:r>
      <w:r w:rsidRPr="00C65916">
        <w:rPr>
          <w:rFonts w:eastAsia="DengXian" w:cs="Times New Roman"/>
          <w:position w:val="-12"/>
          <w:szCs w:val="24"/>
        </w:rPr>
        <w:object w:dxaOrig="240" w:dyaOrig="330">
          <v:shape id="_x0000_i1040" type="#_x0000_t75" style="width:12pt;height:16.5pt" o:ole="">
            <v:imagedata r:id="rId54" o:title=""/>
          </v:shape>
          <o:OLEObject Type="Embed" ProgID="Equation.DSMT4" ShapeID="_x0000_i1040" DrawAspect="Content" ObjectID="_1634997419" r:id="rId55"/>
        </w:object>
      </w:r>
      <w:r w:rsidRPr="00C65916">
        <w:rPr>
          <w:rFonts w:eastAsia="DengXian" w:cs="Times New Roman"/>
          <w:szCs w:val="24"/>
        </w:rPr>
        <w:t xml:space="preserve"> is called the correlation factor that reflects the sequence-order correlation between all the most contiguous dinucleotides along a RNA sequence, which is defined:</w: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142"/>
          <w:szCs w:val="24"/>
        </w:rPr>
        <w:object w:dxaOrig="3210" w:dyaOrig="2940">
          <v:shape id="_x0000_i1041" type="#_x0000_t75" style="width:160.5pt;height:147pt" o:ole="">
            <v:imagedata r:id="rId56" o:title=""/>
          </v:shape>
          <o:OLEObject Type="Embed" ProgID="Equation.DSMT4" ShapeID="_x0000_i1041" DrawAspect="Content" ObjectID="_1634997420" r:id="rId57"/>
        </w:object>
      </w:r>
      <w:r w:rsidRPr="00C65916">
        <w:rPr>
          <w:rFonts w:eastAsia="DengXian" w:cs="Times New Roman"/>
          <w:szCs w:val="24"/>
        </w:rPr>
        <w:t xml:space="preserve">                    </w:t>
      </w:r>
      <w:r w:rsidRPr="00C65916">
        <w:rPr>
          <w:rFonts w:eastAsia="DengXian" w:cs="Times New Roman"/>
          <w:szCs w:val="24"/>
        </w:rPr>
        <w:tab/>
        <w:t xml:space="preserve">       (9)</w:t>
      </w:r>
    </w:p>
    <w:p w:rsidR="007B0DD3" w:rsidRPr="00C65916" w:rsidRDefault="007B0DD3" w:rsidP="007B0DD3">
      <w:pPr>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szCs w:val="24"/>
        </w:rPr>
        <w:t xml:space="preserve"> the correlation function is given by</w: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24"/>
          <w:szCs w:val="24"/>
        </w:rPr>
        <w:object w:dxaOrig="4080" w:dyaOrig="600">
          <v:shape id="_x0000_i1042" type="#_x0000_t75" style="width:204pt;height:30pt" o:ole="">
            <v:imagedata r:id="rId58" o:title=""/>
          </v:shape>
          <o:OLEObject Type="Embed" ProgID="Equation.DSMT4" ShapeID="_x0000_i1042" DrawAspect="Content" ObjectID="_1634997421" r:id="rId59"/>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(10)</w:t>
      </w:r>
    </w:p>
    <w:p w:rsidR="007B0DD3" w:rsidRPr="00C65916" w:rsidRDefault="007B0DD3" w:rsidP="007B0DD3">
      <w:pPr>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szCs w:val="24"/>
        </w:rPr>
        <w:t xml:space="preserve"> </w:t>
      </w:r>
      <w:r w:rsidRPr="00C65916">
        <w:rPr>
          <w:rFonts w:eastAsia="DengXian" w:cs="Times New Roman"/>
          <w:position w:val="-10"/>
          <w:szCs w:val="24"/>
        </w:rPr>
        <w:object w:dxaOrig="210" w:dyaOrig="240">
          <v:shape id="_x0000_i1043" type="#_x0000_t75" style="width:10.5pt;height:12pt" o:ole="">
            <v:imagedata r:id="rId60" o:title=""/>
          </v:shape>
          <o:OLEObject Type="Embed" ProgID="Equation.DSMT4" ShapeID="_x0000_i1043" DrawAspect="Content" ObjectID="_1634997422" r:id="rId61"/>
        </w:object>
      </w:r>
      <w:r w:rsidRPr="00C65916">
        <w:rPr>
          <w:rFonts w:eastAsia="DengXian" w:cs="Times New Roman"/>
          <w:szCs w:val="24"/>
        </w:rPr>
        <w:t xml:space="preserve"> is the number of physicochemical indices, in this approach, 6 indices reflecting the local RNA structural properties are employed to generate the </w:t>
      </w:r>
      <w:proofErr w:type="spellStart"/>
      <w:r w:rsidRPr="00C65916">
        <w:rPr>
          <w:rFonts w:eastAsia="DengXian" w:cs="Times New Roman"/>
          <w:szCs w:val="24"/>
        </w:rPr>
        <w:t>PseDNC</w:t>
      </w:r>
      <w:proofErr w:type="spellEnd"/>
      <w:r w:rsidRPr="00C65916">
        <w:rPr>
          <w:rFonts w:eastAsia="DengXian" w:cs="Times New Roman"/>
          <w:szCs w:val="24"/>
        </w:rPr>
        <w:t xml:space="preserve"> feature vector, </w:t>
      </w:r>
      <w:r w:rsidRPr="00C65916">
        <w:rPr>
          <w:rFonts w:eastAsia="DengXian" w:cs="Times New Roman"/>
          <w:position w:val="-12"/>
          <w:szCs w:val="24"/>
        </w:rPr>
        <w:object w:dxaOrig="1785" w:dyaOrig="330">
          <v:shape id="_x0000_i1044" type="#_x0000_t75" style="width:89.25pt;height:16.5pt" o:ole="">
            <v:imagedata r:id="rId62" o:title=""/>
          </v:shape>
          <o:OLEObject Type="Embed" ProgID="Equation.DSMT4" ShapeID="_x0000_i1044" DrawAspect="Content" ObjectID="_1634997423" r:id="rId63"/>
        </w:object>
      </w:r>
      <w:r w:rsidRPr="00C65916">
        <w:rPr>
          <w:rFonts w:eastAsia="DengXian" w:cs="Times New Roman"/>
          <w:szCs w:val="24"/>
        </w:rPr>
        <w:t xml:space="preserve"> represents the numerical value of the </w:t>
      </w:r>
      <w:r w:rsidRPr="00C65916">
        <w:rPr>
          <w:rFonts w:eastAsia="DengXian" w:cs="Times New Roman"/>
          <w:position w:val="-6"/>
          <w:szCs w:val="24"/>
        </w:rPr>
        <w:object w:dxaOrig="405" w:dyaOrig="270">
          <v:shape id="_x0000_i1045" type="#_x0000_t75" style="width:21pt;height:13.5pt" o:ole="">
            <v:imagedata r:id="rId64" o:title=""/>
          </v:shape>
          <o:OLEObject Type="Embed" ProgID="Equation.DSMT4" ShapeID="_x0000_i1045" DrawAspect="Content" ObjectID="_1634997424" r:id="rId65"/>
        </w:object>
      </w:r>
      <w:r w:rsidRPr="00C65916">
        <w:rPr>
          <w:rFonts w:eastAsia="DengXian" w:cs="Times New Roman"/>
          <w:szCs w:val="24"/>
        </w:rPr>
        <w:t xml:space="preserve"> physicochemical index of the dinucleotide </w:t>
      </w:r>
      <w:r w:rsidRPr="00C65916">
        <w:rPr>
          <w:rFonts w:eastAsia="DengXian" w:cs="Times New Roman"/>
          <w:position w:val="-12"/>
          <w:szCs w:val="24"/>
        </w:rPr>
        <w:object w:dxaOrig="1110" w:dyaOrig="330">
          <v:shape id="_x0000_i1046" type="#_x0000_t75" style="width:55.5pt;height:16.5pt" o:ole="">
            <v:imagedata r:id="rId66" o:title=""/>
          </v:shape>
          <o:OLEObject Type="Embed" ProgID="Equation.DSMT4" ShapeID="_x0000_i1046" DrawAspect="Content" ObjectID="_1634997425" r:id="rId67"/>
        </w:object>
      </w:r>
      <w:r w:rsidRPr="00C65916">
        <w:rPr>
          <w:rFonts w:eastAsia="DengXian" w:cs="Times New Roman"/>
          <w:szCs w:val="24"/>
        </w:rPr>
        <w:t>.</w:t>
      </w:r>
    </w:p>
    <w:p w:rsidR="007B0DD3" w:rsidRPr="00C65916" w:rsidRDefault="007B0DD3" w:rsidP="007B0DD3">
      <w:pPr>
        <w:pStyle w:val="ListParagraph"/>
        <w:widowControl w:val="0"/>
        <w:numPr>
          <w:ilvl w:val="0"/>
          <w:numId w:val="17"/>
        </w:numPr>
        <w:spacing w:after="0" w:line="300" w:lineRule="auto"/>
        <w:contextualSpacing w:val="0"/>
        <w:jc w:val="both"/>
        <w:rPr>
          <w:rFonts w:cs="Times New Roman"/>
          <w:szCs w:val="24"/>
        </w:rPr>
      </w:pPr>
      <w:r w:rsidRPr="00C65916">
        <w:rPr>
          <w:rFonts w:cs="Times New Roman"/>
          <w:szCs w:val="24"/>
        </w:rPr>
        <w:t>Pseudo k-tuple nucleotide composition (</w:t>
      </w:r>
      <w:proofErr w:type="spellStart"/>
      <w:r w:rsidRPr="00C65916">
        <w:rPr>
          <w:rFonts w:cs="Times New Roman"/>
          <w:szCs w:val="24"/>
        </w:rPr>
        <w:t>PseKNC</w:t>
      </w:r>
      <w:proofErr w:type="spellEnd"/>
      <w:r w:rsidRPr="00C65916">
        <w:rPr>
          <w:rFonts w:cs="Times New Roman"/>
          <w:szCs w:val="24"/>
        </w:rPr>
        <w:t>)</w:t>
      </w:r>
    </w:p>
    <w:p w:rsidR="007B0DD3" w:rsidRPr="00C65916" w:rsidRDefault="007B0DD3" w:rsidP="007B0DD3">
      <w:pPr>
        <w:ind w:firstLineChars="300" w:firstLine="720"/>
        <w:rPr>
          <w:rFonts w:cs="Times New Roman"/>
          <w:szCs w:val="24"/>
        </w:rPr>
      </w:pPr>
      <w:proofErr w:type="spellStart"/>
      <w:r w:rsidRPr="00C65916">
        <w:rPr>
          <w:rFonts w:cs="Times New Roman"/>
          <w:szCs w:val="24"/>
        </w:rPr>
        <w:t>PseKNC</w:t>
      </w:r>
      <w:proofErr w:type="spellEnd"/>
      <w:r w:rsidRPr="00C65916">
        <w:rPr>
          <w:rFonts w:cs="Times New Roman"/>
          <w:szCs w:val="24"/>
        </w:rPr>
        <w:t xml:space="preserve"> extends the </w:t>
      </w:r>
      <w:proofErr w:type="spellStart"/>
      <w:r w:rsidRPr="00C65916">
        <w:rPr>
          <w:rFonts w:cs="Times New Roman"/>
          <w:szCs w:val="24"/>
        </w:rPr>
        <w:t>PseDNC</w:t>
      </w:r>
      <w:proofErr w:type="spellEnd"/>
      <w:r w:rsidRPr="00C65916">
        <w:rPr>
          <w:rFonts w:cs="Times New Roman"/>
          <w:szCs w:val="24"/>
        </w:rPr>
        <w:t xml:space="preserve"> approach by incorporating </w:t>
      </w:r>
      <w:r w:rsidRPr="00C65916">
        <w:rPr>
          <w:rFonts w:cs="Times New Roman"/>
          <w:i/>
          <w:iCs/>
          <w:szCs w:val="24"/>
        </w:rPr>
        <w:t>k</w:t>
      </w:r>
      <w:r w:rsidRPr="00C65916">
        <w:rPr>
          <w:rFonts w:cs="Times New Roman"/>
          <w:szCs w:val="24"/>
        </w:rPr>
        <w:t xml:space="preserve">-tuple nucleotide composition. Given a DNA sequence </w:t>
      </w:r>
      <w:r w:rsidRPr="00C65916">
        <w:rPr>
          <w:rFonts w:cs="Times New Roman"/>
          <w:bCs/>
          <w:szCs w:val="24"/>
        </w:rPr>
        <w:t>D</w:t>
      </w:r>
      <w:r w:rsidRPr="00C65916">
        <w:rPr>
          <w:rFonts w:cs="Times New Roman"/>
          <w:szCs w:val="24"/>
        </w:rPr>
        <w:t xml:space="preserve">, the feature vector of </w:t>
      </w:r>
      <w:r w:rsidRPr="00C65916">
        <w:rPr>
          <w:rFonts w:cs="Times New Roman"/>
          <w:bCs/>
          <w:szCs w:val="24"/>
        </w:rPr>
        <w:t xml:space="preserve">D </w:t>
      </w:r>
      <w:r w:rsidRPr="00C65916">
        <w:rPr>
          <w:rFonts w:cs="Times New Roman"/>
          <w:szCs w:val="24"/>
        </w:rPr>
        <w:t>is defined:</w:t>
      </w:r>
    </w:p>
    <w:p w:rsidR="007B0DD3" w:rsidRPr="00C65916" w:rsidRDefault="007B0DD3" w:rsidP="007B0DD3">
      <w:pPr>
        <w:spacing w:line="300" w:lineRule="auto"/>
        <w:jc w:val="center"/>
        <w:rPr>
          <w:rFonts w:cs="Times New Roman"/>
          <w:szCs w:val="24"/>
        </w:rPr>
      </w:pPr>
      <w:r w:rsidRPr="00C65916">
        <w:rPr>
          <w:rFonts w:cs="Times New Roman"/>
          <w:position w:val="-14"/>
          <w:szCs w:val="24"/>
        </w:rPr>
        <w:object w:dxaOrig="2980" w:dyaOrig="340">
          <v:shape id="_x0000_i1047" type="#_x0000_t75" style="width:149.25pt;height:18pt" o:ole="">
            <v:imagedata r:id="rId68" o:title=""/>
          </v:shape>
          <o:OLEObject Type="Embed" ProgID="Equation.DSMT4" ShapeID="_x0000_i1047" DrawAspect="Content" ObjectID="_1634997426" r:id="rId69"/>
        </w:object>
      </w:r>
    </w:p>
    <w:p w:rsidR="007B0DD3" w:rsidRPr="00C65916" w:rsidRDefault="007B0DD3" w:rsidP="007B0DD3">
      <w:pPr>
        <w:spacing w:line="300" w:lineRule="auto"/>
        <w:jc w:val="right"/>
        <w:rPr>
          <w:rFonts w:cs="Times New Roman"/>
          <w:szCs w:val="24"/>
        </w:rPr>
      </w:pPr>
      <w:r w:rsidRPr="00C65916">
        <w:rPr>
          <w:rFonts w:cs="Times New Roman"/>
          <w:position w:val="-88"/>
          <w:szCs w:val="24"/>
        </w:rPr>
        <w:object w:dxaOrig="3159" w:dyaOrig="1860">
          <v:shape id="_x0000_i1048" type="#_x0000_t75" style="width:157.5pt;height:93pt" o:ole="">
            <v:imagedata r:id="rId70" o:title=""/>
          </v:shape>
          <o:OLEObject Type="Embed" ProgID="Equation.DSMT4" ShapeID="_x0000_i1048" DrawAspect="Content" ObjectID="_1634997427" r:id="rId71"/>
        </w:object>
      </w:r>
      <w:r w:rsidRPr="00C65916">
        <w:rPr>
          <w:rFonts w:cs="Times New Roman"/>
          <w:szCs w:val="24"/>
        </w:rPr>
        <w:t xml:space="preserve">                     </w:t>
      </w:r>
      <w:r w:rsidRPr="00C65916">
        <w:rPr>
          <w:rFonts w:cs="Times New Roman"/>
          <w:szCs w:val="24"/>
        </w:rPr>
        <w:tab/>
      </w:r>
      <w:r w:rsidRPr="00C65916">
        <w:rPr>
          <w:rFonts w:cs="Times New Roman"/>
          <w:szCs w:val="24"/>
        </w:rPr>
        <w:tab/>
        <w:t xml:space="preserve"> (11)</w:t>
      </w:r>
    </w:p>
    <w:p w:rsidR="007B0DD3" w:rsidRPr="00C65916" w:rsidRDefault="007B0DD3" w:rsidP="007B0DD3">
      <w:pPr>
        <w:rPr>
          <w:rFonts w:cs="Times New Roman"/>
          <w:szCs w:val="24"/>
        </w:rPr>
      </w:pPr>
      <w:proofErr w:type="gramStart"/>
      <w:r w:rsidRPr="00C65916">
        <w:rPr>
          <w:rFonts w:cs="Times New Roman"/>
          <w:szCs w:val="24"/>
        </w:rPr>
        <w:t>where</w:t>
      </w:r>
      <w:proofErr w:type="gramEnd"/>
      <w:r w:rsidRPr="00C65916">
        <w:rPr>
          <w:rFonts w:cs="Times New Roman"/>
          <w:szCs w:val="24"/>
        </w:rPr>
        <w:t xml:space="preserve"> </w:t>
      </w:r>
      <w:r w:rsidRPr="00C65916">
        <w:rPr>
          <w:rFonts w:cs="Times New Roman"/>
          <w:position w:val="-6"/>
          <w:szCs w:val="24"/>
        </w:rPr>
        <w:object w:dxaOrig="200" w:dyaOrig="240">
          <v:shape id="_x0000_i1049" type="#_x0000_t75" style="width:10.5pt;height:12pt" o:ole="">
            <v:imagedata r:id="rId72" o:title=""/>
          </v:shape>
          <o:OLEObject Type="Embed" ProgID="Equation.DSMT4" ShapeID="_x0000_i1049" DrawAspect="Content" ObjectID="_1634997428" r:id="rId73"/>
        </w:object>
      </w:r>
      <w:r w:rsidRPr="00C65916">
        <w:rPr>
          <w:rFonts w:cs="Times New Roman"/>
          <w:szCs w:val="24"/>
        </w:rPr>
        <w:t xml:space="preserve"> is the number of the total counted ranks (or tiers) of the correlations along a DNA sequence; </w:t>
      </w:r>
      <w:r w:rsidRPr="00C65916">
        <w:rPr>
          <w:rFonts w:cs="Times New Roman"/>
          <w:position w:val="-10"/>
          <w:szCs w:val="24"/>
        </w:rPr>
        <w:object w:dxaOrig="240" w:dyaOrig="300">
          <v:shape id="_x0000_i1050" type="#_x0000_t75" style="width:12pt;height:15pt" o:ole="">
            <v:imagedata r:id="rId74" o:title=""/>
          </v:shape>
          <o:OLEObject Type="Embed" ProgID="Equation.DSMT4" ShapeID="_x0000_i1050" DrawAspect="Content" ObjectID="_1634997429" r:id="rId75"/>
        </w:object>
      </w:r>
      <w:r w:rsidRPr="00C65916">
        <w:rPr>
          <w:rFonts w:cs="Times New Roman"/>
          <w:iCs/>
          <w:szCs w:val="24"/>
        </w:rPr>
        <w:t xml:space="preserve"> </w:t>
      </w:r>
      <w:r w:rsidRPr="00C65916">
        <w:rPr>
          <w:rFonts w:cs="Times New Roman"/>
          <w:szCs w:val="24"/>
        </w:rPr>
        <w:t xml:space="preserve">is the frequency of oligonucleotide that is normalized to ; </w:t>
      </w:r>
      <w:r w:rsidRPr="00C65916">
        <w:rPr>
          <w:rFonts w:cs="Times New Roman"/>
          <w:position w:val="-6"/>
          <w:szCs w:val="24"/>
        </w:rPr>
        <w:object w:dxaOrig="220" w:dyaOrig="200">
          <v:shape id="_x0000_i1051" type="#_x0000_t75" style="width:10.5pt;height:10.5pt" o:ole="">
            <v:imagedata r:id="rId76" o:title=""/>
          </v:shape>
          <o:OLEObject Type="Embed" ProgID="Equation.DSMT4" ShapeID="_x0000_i1051" DrawAspect="Content" ObjectID="_1634997430" r:id="rId77"/>
        </w:object>
      </w:r>
      <w:r w:rsidRPr="00C65916">
        <w:rPr>
          <w:rFonts w:cs="Times New Roman"/>
          <w:i/>
          <w:iCs/>
          <w:szCs w:val="24"/>
        </w:rPr>
        <w:t xml:space="preserve"> </w:t>
      </w:r>
      <w:r w:rsidRPr="00C65916">
        <w:rPr>
          <w:rFonts w:cs="Times New Roman"/>
          <w:szCs w:val="24"/>
        </w:rPr>
        <w:t xml:space="preserve">is a weight factor; </w:t>
      </w:r>
      <w:r w:rsidRPr="00C65916">
        <w:rPr>
          <w:rFonts w:cs="Times New Roman"/>
          <w:position w:val="-24"/>
          <w:szCs w:val="24"/>
        </w:rPr>
        <w:object w:dxaOrig="740" w:dyaOrig="600">
          <v:shape id="_x0000_i1052" type="#_x0000_t75" style="width:36.75pt;height:30pt" o:ole="">
            <v:imagedata r:id="rId78" o:title=""/>
          </v:shape>
          <o:OLEObject Type="Embed" ProgID="Equation.DSMT4" ShapeID="_x0000_i1052" DrawAspect="Content" ObjectID="_1634997431" r:id="rId79"/>
        </w:object>
      </w:r>
      <w:r w:rsidRPr="00C65916">
        <w:rPr>
          <w:rFonts w:cs="Times New Roman"/>
          <w:i/>
          <w:iCs/>
          <w:szCs w:val="24"/>
        </w:rPr>
        <w:t xml:space="preserve"> </w:t>
      </w:r>
      <w:r w:rsidRPr="00C65916">
        <w:rPr>
          <w:rFonts w:cs="Times New Roman"/>
          <w:szCs w:val="24"/>
        </w:rPr>
        <w:t>is given by</w:t>
      </w:r>
    </w:p>
    <w:p w:rsidR="007B0DD3" w:rsidRPr="00C65916" w:rsidRDefault="007B0DD3" w:rsidP="007B0DD3">
      <w:pPr>
        <w:spacing w:line="300" w:lineRule="auto"/>
        <w:jc w:val="right"/>
        <w:rPr>
          <w:rFonts w:cs="Times New Roman"/>
          <w:szCs w:val="24"/>
        </w:rPr>
      </w:pPr>
      <w:r w:rsidRPr="00C65916">
        <w:rPr>
          <w:rFonts w:cs="Times New Roman"/>
          <w:position w:val="-26"/>
          <w:szCs w:val="24"/>
        </w:rPr>
        <w:object w:dxaOrig="4740" w:dyaOrig="620">
          <v:shape id="_x0000_i1053" type="#_x0000_t75" style="width:237pt;height:31.5pt" o:ole="">
            <v:imagedata r:id="rId80" o:title=""/>
          </v:shape>
          <o:OLEObject Type="Embed" ProgID="Equation.DSMT4" ShapeID="_x0000_i1053" DrawAspect="Content" ObjectID="_1634997432" r:id="rId81"/>
        </w:object>
      </w:r>
      <w:r w:rsidRPr="00C65916">
        <w:rPr>
          <w:rFonts w:cs="Times New Roman"/>
          <w:szCs w:val="24"/>
        </w:rPr>
        <w:t xml:space="preserve">                </w:t>
      </w:r>
      <w:r w:rsidRPr="00C65916">
        <w:rPr>
          <w:rFonts w:cs="Times New Roman"/>
          <w:szCs w:val="24"/>
        </w:rPr>
        <w:tab/>
      </w:r>
      <w:r w:rsidRPr="00C65916">
        <w:rPr>
          <w:rFonts w:cs="Times New Roman"/>
          <w:szCs w:val="24"/>
        </w:rPr>
        <w:tab/>
        <w:t>(12)</w:t>
      </w:r>
    </w:p>
    <w:p w:rsidR="007B0DD3" w:rsidRPr="00C65916" w:rsidRDefault="007B0DD3" w:rsidP="007B0DD3">
      <w:pPr>
        <w:rPr>
          <w:rFonts w:cs="Times New Roman"/>
          <w:szCs w:val="24"/>
        </w:rPr>
      </w:pPr>
      <w:proofErr w:type="gramStart"/>
      <w:r w:rsidRPr="00C65916">
        <w:rPr>
          <w:rFonts w:cs="Times New Roman"/>
          <w:szCs w:val="24"/>
        </w:rPr>
        <w:t>which</w:t>
      </w:r>
      <w:proofErr w:type="gramEnd"/>
      <w:r w:rsidRPr="00C65916">
        <w:rPr>
          <w:rFonts w:cs="Times New Roman"/>
          <w:szCs w:val="24"/>
        </w:rPr>
        <w:t xml:space="preserve"> represents the </w:t>
      </w:r>
      <w:r w:rsidRPr="00C65916">
        <w:rPr>
          <w:rFonts w:cs="Times New Roman"/>
          <w:position w:val="-10"/>
          <w:szCs w:val="24"/>
        </w:rPr>
        <w:object w:dxaOrig="520" w:dyaOrig="300">
          <v:shape id="_x0000_i1054" type="#_x0000_t75" style="width:25.5pt;height:15pt" o:ole="">
            <v:imagedata r:id="rId82" o:title=""/>
          </v:shape>
          <o:OLEObject Type="Embed" ProgID="Equation.DSMT4" ShapeID="_x0000_i1054" DrawAspect="Content" ObjectID="_1634997433" r:id="rId83"/>
        </w:object>
      </w:r>
      <w:r w:rsidRPr="00C65916">
        <w:rPr>
          <w:rFonts w:cs="Times New Roman"/>
          <w:szCs w:val="24"/>
        </w:rPr>
        <w:t xml:space="preserve"> structural correlation factor between all the </w:t>
      </w:r>
      <w:r w:rsidRPr="00C65916">
        <w:rPr>
          <w:rFonts w:cs="Times New Roman"/>
          <w:position w:val="-10"/>
          <w:szCs w:val="24"/>
        </w:rPr>
        <w:object w:dxaOrig="400" w:dyaOrig="300">
          <v:shape id="_x0000_i1055" type="#_x0000_t75" style="width:21.75pt;height:14.25pt" o:ole="">
            <v:imagedata r:id="rId84" o:title=""/>
          </v:shape>
          <o:OLEObject Type="Embed" ProgID="Equation.DSMT4" ShapeID="_x0000_i1055" DrawAspect="Content" ObjectID="_1634997434" r:id="rId85"/>
        </w:object>
      </w:r>
      <w:r w:rsidRPr="00C65916">
        <w:rPr>
          <w:rFonts w:cs="Times New Roman"/>
          <w:szCs w:val="24"/>
        </w:rPr>
        <w:t xml:space="preserve"> most contiguous dinucleotides. The correlation function </w:t>
      </w:r>
      <w:r w:rsidRPr="00C65916">
        <w:rPr>
          <w:rFonts w:cs="Times New Roman"/>
          <w:position w:val="-12"/>
          <w:szCs w:val="24"/>
        </w:rPr>
        <w:object w:dxaOrig="1660" w:dyaOrig="320">
          <v:shape id="_x0000_i1056" type="#_x0000_t75" style="width:79.5pt;height:14.25pt" o:ole="">
            <v:imagedata r:id="rId86" o:title=""/>
          </v:shape>
          <o:OLEObject Type="Embed" ProgID="Equation.DSMT4" ShapeID="_x0000_i1056" DrawAspect="Content" ObjectID="_1634997435" r:id="rId87"/>
        </w:object>
      </w:r>
      <w:r w:rsidRPr="00C65916">
        <w:rPr>
          <w:rFonts w:cs="Times New Roman"/>
          <w:szCs w:val="24"/>
        </w:rPr>
        <w:t xml:space="preserve"> is defined by</w:t>
      </w:r>
    </w:p>
    <w:p w:rsidR="007B0DD3" w:rsidRPr="00C65916" w:rsidRDefault="007B0DD3" w:rsidP="007B0DD3">
      <w:pPr>
        <w:spacing w:line="300" w:lineRule="auto"/>
        <w:jc w:val="right"/>
        <w:rPr>
          <w:rFonts w:cs="Times New Roman"/>
          <w:szCs w:val="24"/>
        </w:rPr>
      </w:pPr>
      <w:r w:rsidRPr="00C65916">
        <w:rPr>
          <w:rFonts w:cs="Times New Roman"/>
          <w:position w:val="-24"/>
          <w:szCs w:val="24"/>
        </w:rPr>
        <w:object w:dxaOrig="4520" w:dyaOrig="600">
          <v:shape id="_x0000_i1057" type="#_x0000_t75" style="width:222.75pt;height:29.25pt" o:ole="">
            <v:imagedata r:id="rId88" o:title=""/>
          </v:shape>
          <o:OLEObject Type="Embed" ProgID="Equation.DSMT4" ShapeID="_x0000_i1057" DrawAspect="Content" ObjectID="_1634997436" r:id="rId89"/>
        </w:object>
      </w:r>
      <w:r w:rsidRPr="00C65916">
        <w:rPr>
          <w:rFonts w:cs="Times New Roman"/>
          <w:szCs w:val="24"/>
        </w:rPr>
        <w:t xml:space="preserve">               </w:t>
      </w:r>
      <w:r w:rsidRPr="00C65916">
        <w:rPr>
          <w:rFonts w:cs="Times New Roman"/>
          <w:szCs w:val="24"/>
        </w:rPr>
        <w:tab/>
        <w:t xml:space="preserve">          (13)</w:t>
      </w:r>
    </w:p>
    <w:p w:rsidR="007B0DD3" w:rsidRPr="00C65916" w:rsidRDefault="007B0DD3" w:rsidP="007B0DD3">
      <w:pPr>
        <w:rPr>
          <w:rFonts w:cs="Times New Roman"/>
          <w:szCs w:val="24"/>
        </w:rPr>
      </w:pPr>
      <w:proofErr w:type="gramStart"/>
      <w:r w:rsidRPr="00C65916">
        <w:rPr>
          <w:rFonts w:cs="Times New Roman"/>
          <w:szCs w:val="24"/>
        </w:rPr>
        <w:t>where</w:t>
      </w:r>
      <w:proofErr w:type="gramEnd"/>
      <w:r w:rsidRPr="00C65916">
        <w:rPr>
          <w:rFonts w:cs="Times New Roman"/>
          <w:szCs w:val="24"/>
        </w:rPr>
        <w:t xml:space="preserve"> </w:t>
      </w:r>
      <w:r w:rsidRPr="00C65916">
        <w:rPr>
          <w:rFonts w:cs="Times New Roman"/>
          <w:position w:val="-10"/>
          <w:szCs w:val="24"/>
        </w:rPr>
        <w:object w:dxaOrig="220" w:dyaOrig="240">
          <v:shape id="_x0000_i1058" type="#_x0000_t75" style="width:7.5pt;height:14.25pt" o:ole="">
            <v:imagedata r:id="rId90" o:title=""/>
          </v:shape>
          <o:OLEObject Type="Embed" ProgID="Equation.DSMT4" ShapeID="_x0000_i1058" DrawAspect="Content" ObjectID="_1634997437" r:id="rId91"/>
        </w:object>
      </w:r>
      <w:r w:rsidRPr="00C65916">
        <w:rPr>
          <w:rFonts w:cs="Times New Roman"/>
          <w:szCs w:val="24"/>
        </w:rPr>
        <w:t xml:space="preserve"> is the number of physicochemical indices, in this study, 6 indices reflecting the local DNA structural properties are employed to generate the </w:t>
      </w:r>
      <w:proofErr w:type="spellStart"/>
      <w:r w:rsidRPr="00C65916">
        <w:rPr>
          <w:rFonts w:cs="Times New Roman"/>
          <w:szCs w:val="24"/>
        </w:rPr>
        <w:t>PseKNC</w:t>
      </w:r>
      <w:proofErr w:type="spellEnd"/>
      <w:r w:rsidRPr="00C65916">
        <w:rPr>
          <w:rFonts w:cs="Times New Roman"/>
          <w:szCs w:val="24"/>
        </w:rPr>
        <w:t xml:space="preserve"> feature vector; </w:t>
      </w:r>
      <w:r w:rsidRPr="00C65916">
        <w:rPr>
          <w:rFonts w:cs="Times New Roman"/>
          <w:position w:val="-12"/>
          <w:szCs w:val="24"/>
        </w:rPr>
        <w:object w:dxaOrig="2000" w:dyaOrig="320">
          <v:shape id="_x0000_i1059" type="#_x0000_t75" style="width:101.25pt;height:14.25pt" o:ole="">
            <v:imagedata r:id="rId92" o:title=""/>
          </v:shape>
          <o:OLEObject Type="Embed" ProgID="Equation.DSMT4" ShapeID="_x0000_i1059" DrawAspect="Content" ObjectID="_1634997438" r:id="rId93"/>
        </w:object>
      </w:r>
      <w:r w:rsidRPr="00C65916">
        <w:rPr>
          <w:rFonts w:cs="Times New Roman"/>
          <w:szCs w:val="24"/>
        </w:rPr>
        <w:t xml:space="preserve"> represents the numerical value of the </w:t>
      </w:r>
      <w:r w:rsidRPr="00C65916">
        <w:rPr>
          <w:rFonts w:cs="Times New Roman"/>
          <w:position w:val="-6"/>
          <w:szCs w:val="24"/>
        </w:rPr>
        <w:object w:dxaOrig="380" w:dyaOrig="260">
          <v:shape id="_x0000_i1060" type="#_x0000_t75" style="width:21.75pt;height:14.25pt" o:ole="">
            <v:imagedata r:id="rId94" o:title=""/>
          </v:shape>
          <o:OLEObject Type="Embed" ProgID="Equation.DSMT4" ShapeID="_x0000_i1060" DrawAspect="Content" ObjectID="_1634997439" r:id="rId95"/>
        </w:object>
      </w:r>
      <w:r w:rsidRPr="00C65916">
        <w:rPr>
          <w:rFonts w:cs="Times New Roman"/>
          <w:szCs w:val="24"/>
        </w:rPr>
        <w:t xml:space="preserve"> physicochemical index for the dinucleotide </w:t>
      </w:r>
      <w:r w:rsidRPr="00C65916">
        <w:rPr>
          <w:rFonts w:cs="Times New Roman"/>
          <w:position w:val="-12"/>
          <w:szCs w:val="24"/>
        </w:rPr>
        <w:object w:dxaOrig="1340" w:dyaOrig="320">
          <v:shape id="_x0000_i1061" type="#_x0000_t75" style="width:65.25pt;height:14.25pt" o:ole="">
            <v:imagedata r:id="rId96" o:title=""/>
          </v:shape>
          <o:OLEObject Type="Embed" ProgID="Equation.DSMT4" ShapeID="_x0000_i1061" DrawAspect="Content" ObjectID="_1634997440" r:id="rId97"/>
        </w:object>
      </w:r>
      <w:r w:rsidRPr="00C65916">
        <w:rPr>
          <w:rFonts w:cs="Times New Roman"/>
          <w:szCs w:val="24"/>
        </w:rPr>
        <w:t>.</w:t>
      </w:r>
    </w:p>
    <w:p w:rsidR="007B0DD3" w:rsidRPr="00C65916" w:rsidRDefault="007B0DD3" w:rsidP="007B0DD3">
      <w:pPr>
        <w:widowControl w:val="0"/>
        <w:numPr>
          <w:ilvl w:val="0"/>
          <w:numId w:val="17"/>
        </w:numPr>
        <w:spacing w:after="0"/>
        <w:jc w:val="both"/>
        <w:rPr>
          <w:rFonts w:eastAsia="DengXian" w:cs="Times New Roman"/>
          <w:bCs/>
          <w:szCs w:val="24"/>
        </w:rPr>
      </w:pPr>
      <w:r w:rsidRPr="00C65916">
        <w:rPr>
          <w:rFonts w:eastAsia="DengXian" w:cs="Times New Roman"/>
          <w:bCs/>
          <w:szCs w:val="24"/>
        </w:rPr>
        <w:t>Dinucleotide-based auto covariance (DAC)</w:t>
      </w:r>
    </w:p>
    <w:p w:rsidR="007B0DD3" w:rsidRPr="00C65916" w:rsidRDefault="007B0DD3" w:rsidP="007B0DD3">
      <w:pPr>
        <w:ind w:firstLineChars="300" w:firstLine="720"/>
        <w:rPr>
          <w:rFonts w:eastAsia="DengXian" w:cs="Times New Roman"/>
          <w:bCs/>
          <w:szCs w:val="24"/>
        </w:rPr>
      </w:pPr>
      <w:r w:rsidRPr="00C65916">
        <w:rPr>
          <w:rFonts w:eastAsia="DengXian" w:cs="Times New Roman"/>
          <w:bCs/>
          <w:szCs w:val="24"/>
        </w:rPr>
        <w:t>The DAC measures the correlation of the same physicochemical index between two dinucleotides separated by a distance of lag along the sequence, which can be calculated as:</w:t>
      </w:r>
    </w:p>
    <w:p w:rsidR="007B0DD3" w:rsidRPr="00C65916" w:rsidRDefault="007B0DD3" w:rsidP="007B0DD3">
      <w:pPr>
        <w:spacing w:line="300" w:lineRule="auto"/>
        <w:ind w:right="120"/>
        <w:jc w:val="right"/>
        <w:rPr>
          <w:rFonts w:eastAsia="DengXian" w:cs="Times New Roman"/>
          <w:szCs w:val="24"/>
        </w:rPr>
      </w:pPr>
      <w:r w:rsidRPr="00C65916">
        <w:rPr>
          <w:rFonts w:eastAsia="DengXian" w:cs="Times New Roman"/>
          <w:position w:val="-24"/>
          <w:szCs w:val="24"/>
        </w:rPr>
        <w:object w:dxaOrig="5295" w:dyaOrig="585">
          <v:shape id="_x0000_i1062" type="#_x0000_t75" style="width:266.25pt;height:29.25pt" o:ole="">
            <v:imagedata r:id="rId98" o:title=""/>
          </v:shape>
          <o:OLEObject Type="Embed" ProgID="Equation.DSMT4" ShapeID="_x0000_i1062" DrawAspect="Content" ObjectID="_1634997441" r:id="rId99"/>
        </w:object>
      </w:r>
      <w:r w:rsidRPr="00C65916">
        <w:rPr>
          <w:rFonts w:eastAsia="DengXian" w:cs="Times New Roman"/>
          <w:szCs w:val="24"/>
        </w:rPr>
        <w:t xml:space="preserve">          </w:t>
      </w:r>
      <w:r w:rsidRPr="00C65916">
        <w:rPr>
          <w:rFonts w:eastAsia="DengXian" w:cs="Times New Roman"/>
          <w:szCs w:val="24"/>
        </w:rPr>
        <w:tab/>
        <w:t xml:space="preserve"> (14)</w:t>
      </w:r>
    </w:p>
    <w:p w:rsidR="007B0DD3" w:rsidRPr="00C65916" w:rsidRDefault="007B0DD3" w:rsidP="007B0DD3">
      <w:pPr>
        <w:rPr>
          <w:rFonts w:eastAsia="DengXian" w:cs="Times New Roman"/>
          <w:szCs w:val="24"/>
        </w:rPr>
      </w:pPr>
      <w:r w:rsidRPr="00C65916">
        <w:rPr>
          <w:rFonts w:eastAsia="DengXian" w:cs="Times New Roman"/>
          <w:szCs w:val="24"/>
        </w:rPr>
        <w:lastRenderedPageBreak/>
        <w:t xml:space="preserve">where </w:t>
      </w:r>
      <w:r w:rsidRPr="00C65916">
        <w:rPr>
          <w:rFonts w:eastAsia="DengXian" w:cs="Times New Roman"/>
          <w:position w:val="-6"/>
          <w:szCs w:val="24"/>
        </w:rPr>
        <w:object w:dxaOrig="180" w:dyaOrig="210">
          <v:shape id="_x0000_i1063" type="#_x0000_t75" style="width:7.5pt;height:7.5pt" o:ole="">
            <v:imagedata r:id="rId100" o:title=""/>
          </v:shape>
          <o:OLEObject Type="Embed" ProgID="Equation.DSMT4" ShapeID="_x0000_i1063" DrawAspect="Content" ObjectID="_1634997442" r:id="rId101"/>
        </w:object>
      </w:r>
      <w:r w:rsidRPr="00C65916">
        <w:rPr>
          <w:rFonts w:eastAsia="DengXian" w:cs="Times New Roman"/>
          <w:szCs w:val="24"/>
        </w:rPr>
        <w:t xml:space="preserve"> is a physicochemical index, </w:t>
      </w:r>
      <w:r w:rsidRPr="00C65916">
        <w:rPr>
          <w:rFonts w:eastAsia="DengXian" w:cs="Times New Roman"/>
          <w:position w:val="-4"/>
          <w:szCs w:val="24"/>
        </w:rPr>
        <w:object w:dxaOrig="210" w:dyaOrig="210">
          <v:shape id="_x0000_i1064" type="#_x0000_t75" style="width:7.5pt;height:7.5pt" o:ole="">
            <v:imagedata r:id="rId102" o:title=""/>
          </v:shape>
          <o:OLEObject Type="Embed" ProgID="Equation.DSMT4" ShapeID="_x0000_i1064" DrawAspect="Content" ObjectID="_1634997443" r:id="rId103"/>
        </w:object>
      </w:r>
      <w:r w:rsidRPr="00C65916">
        <w:rPr>
          <w:rFonts w:eastAsia="DengXian" w:cs="Times New Roman"/>
          <w:szCs w:val="24"/>
        </w:rPr>
        <w:t xml:space="preserve"> is the length of the RNA sequence </w:t>
      </w:r>
      <w:r w:rsidRPr="00C65916">
        <w:rPr>
          <w:rFonts w:eastAsia="DengXian" w:cs="Times New Roman"/>
          <w:position w:val="-10"/>
          <w:szCs w:val="24"/>
        </w:rPr>
        <w:object w:dxaOrig="855" w:dyaOrig="300">
          <v:shape id="_x0000_i1065" type="#_x0000_t75" style="width:43.5pt;height:14.25pt" o:ole="">
            <v:imagedata r:id="rId104" o:title=""/>
          </v:shape>
          <o:OLEObject Type="Embed" ProgID="Equation.DSMT4" ShapeID="_x0000_i1065" DrawAspect="Content" ObjectID="_1634997444" r:id="rId105"/>
        </w:object>
      </w:r>
      <w:r w:rsidRPr="00C65916">
        <w:rPr>
          <w:rFonts w:eastAsia="DengXian" w:cs="Times New Roman"/>
          <w:szCs w:val="24"/>
        </w:rPr>
        <w:t xml:space="preserve"> means the numerical value of the physicochemical index </w:t>
      </w:r>
      <w:r w:rsidRPr="00C65916">
        <w:rPr>
          <w:rFonts w:eastAsia="DengXian" w:cs="Times New Roman"/>
          <w:position w:val="-6"/>
          <w:szCs w:val="24"/>
        </w:rPr>
        <w:object w:dxaOrig="180" w:dyaOrig="210">
          <v:shape id="_x0000_i1066" type="#_x0000_t75" style="width:7.5pt;height:7.5pt" o:ole="">
            <v:imagedata r:id="rId100" o:title=""/>
          </v:shape>
          <o:OLEObject Type="Embed" ProgID="Equation.DSMT4" ShapeID="_x0000_i1066" DrawAspect="Content" ObjectID="_1634997445" r:id="rId106"/>
        </w:object>
      </w:r>
      <w:r w:rsidRPr="00C65916">
        <w:rPr>
          <w:rFonts w:eastAsia="DengXian" w:cs="Times New Roman"/>
          <w:szCs w:val="24"/>
        </w:rPr>
        <w:t xml:space="preserve"> for the dinucleotide </w:t>
      </w:r>
      <w:r w:rsidRPr="00C65916">
        <w:rPr>
          <w:rFonts w:eastAsia="DengXian" w:cs="Times New Roman"/>
          <w:position w:val="-10"/>
          <w:szCs w:val="24"/>
        </w:rPr>
        <w:object w:dxaOrig="510" w:dyaOrig="300">
          <v:shape id="_x0000_i1067" type="#_x0000_t75" style="width:29.25pt;height:14.25pt" o:ole="">
            <v:imagedata r:id="rId107" o:title=""/>
          </v:shape>
          <o:OLEObject Type="Embed" ProgID="Equation.DSMT4" ShapeID="_x0000_i1067" DrawAspect="Content" ObjectID="_1634997446" r:id="rId108"/>
        </w:object>
      </w:r>
      <w:r w:rsidRPr="00C65916">
        <w:rPr>
          <w:rFonts w:eastAsia="DengXian" w:cs="Times New Roman"/>
          <w:szCs w:val="24"/>
        </w:rPr>
        <w:t xml:space="preserve"> at position </w:t>
      </w:r>
      <w:r w:rsidRPr="00C65916">
        <w:rPr>
          <w:rFonts w:eastAsia="DengXian" w:cs="Times New Roman"/>
          <w:position w:val="-6"/>
          <w:szCs w:val="24"/>
        </w:rPr>
        <w:object w:dxaOrig="135" w:dyaOrig="240">
          <v:shape id="_x0000_i1068" type="#_x0000_t75" style="width:7.5pt;height:14.25pt" o:ole="">
            <v:imagedata r:id="rId109" o:title=""/>
          </v:shape>
          <o:OLEObject Type="Embed" ProgID="Equation.DSMT4" ShapeID="_x0000_i1068" DrawAspect="Content" ObjectID="_1634997447" r:id="rId110"/>
        </w:object>
      </w:r>
      <w:r w:rsidRPr="00C65916">
        <w:rPr>
          <w:rFonts w:eastAsia="DengXian" w:cs="Times New Roman"/>
          <w:szCs w:val="24"/>
        </w:rPr>
        <w:t xml:space="preserve">, </w:t>
      </w:r>
      <w:r w:rsidRPr="00C65916">
        <w:rPr>
          <w:rFonts w:eastAsia="DengXian" w:cs="Times New Roman"/>
          <w:position w:val="-10"/>
          <w:szCs w:val="24"/>
        </w:rPr>
        <w:object w:dxaOrig="225" w:dyaOrig="300">
          <v:shape id="_x0000_i1069" type="#_x0000_t75" style="width:14.25pt;height:14.25pt" o:ole="">
            <v:imagedata r:id="rId111" o:title=""/>
          </v:shape>
          <o:OLEObject Type="Embed" ProgID="Equation.DSMT4" ShapeID="_x0000_i1069" DrawAspect="Content" ObjectID="_1634997448" r:id="rId112"/>
        </w:object>
      </w:r>
      <w:r w:rsidRPr="00C65916">
        <w:rPr>
          <w:rFonts w:eastAsia="DengXian" w:cs="Times New Roman"/>
          <w:szCs w:val="24"/>
        </w:rPr>
        <w:t xml:space="preserve"> is the average value for physicochemical index </w:t>
      </w:r>
      <w:r w:rsidRPr="00C65916">
        <w:rPr>
          <w:rFonts w:eastAsia="DengXian" w:cs="Times New Roman"/>
          <w:position w:val="-6"/>
          <w:szCs w:val="24"/>
        </w:rPr>
        <w:object w:dxaOrig="180" w:dyaOrig="210">
          <v:shape id="_x0000_i1070" type="#_x0000_t75" style="width:7.5pt;height:7.5pt" o:ole="">
            <v:imagedata r:id="rId113" o:title=""/>
          </v:shape>
          <o:OLEObject Type="Embed" ProgID="Equation.DSMT4" ShapeID="_x0000_i1070" DrawAspect="Content" ObjectID="_1634997449" r:id="rId114"/>
        </w:object>
      </w:r>
      <w:r w:rsidRPr="00C65916">
        <w:rPr>
          <w:rFonts w:eastAsia="DengXian" w:cs="Times New Roman"/>
          <w:szCs w:val="24"/>
        </w:rPr>
        <w:t xml:space="preserve"> along the whole sequence:</w:t>
      </w:r>
    </w:p>
    <w:p w:rsidR="007B0DD3" w:rsidRPr="00C65916" w:rsidRDefault="007B0DD3" w:rsidP="007B0DD3">
      <w:pPr>
        <w:ind w:firstLineChars="300" w:firstLine="720"/>
        <w:rPr>
          <w:rFonts w:eastAsia="DengXian" w:cs="Times New Roman"/>
          <w:szCs w:val="24"/>
        </w:rPr>
      </w:pPr>
      <w:r w:rsidRPr="00C65916">
        <w:rPr>
          <w:rFonts w:eastAsia="DengXian" w:cs="Times New Roman"/>
          <w:szCs w:val="24"/>
        </w:rPr>
        <w:t xml:space="preserve">In such a way, the length of DAC feature vector </w:t>
      </w:r>
      <w:proofErr w:type="gramStart"/>
      <w:r w:rsidRPr="00C65916">
        <w:rPr>
          <w:rFonts w:eastAsia="DengXian" w:cs="Times New Roman"/>
          <w:szCs w:val="24"/>
        </w:rPr>
        <w:t xml:space="preserve">is </w:t>
      </w:r>
      <w:proofErr w:type="gramEnd"/>
      <w:r w:rsidRPr="00C65916">
        <w:rPr>
          <w:rFonts w:eastAsia="DengXian" w:cs="Times New Roman"/>
          <w:position w:val="-8"/>
          <w:szCs w:val="24"/>
        </w:rPr>
        <w:object w:dxaOrig="615" w:dyaOrig="255">
          <v:shape id="_x0000_i1071" type="#_x0000_t75" style="width:29.25pt;height:14.25pt" o:ole="">
            <v:imagedata r:id="rId115" o:title=""/>
          </v:shape>
          <o:OLEObject Type="Embed" ProgID="Equation.DSMT4" ShapeID="_x0000_i1071" DrawAspect="Content" ObjectID="_1634997450" r:id="rId116"/>
        </w:object>
      </w:r>
      <w:r w:rsidRPr="00C65916">
        <w:rPr>
          <w:rFonts w:eastAsia="DengXian" w:cs="Times New Roman"/>
          <w:szCs w:val="24"/>
        </w:rPr>
        <w:t xml:space="preserve">, where </w:t>
      </w:r>
      <w:r w:rsidRPr="00C65916">
        <w:rPr>
          <w:rFonts w:eastAsia="DengXian" w:cs="Times New Roman"/>
          <w:position w:val="-6"/>
          <w:szCs w:val="24"/>
        </w:rPr>
        <w:object w:dxaOrig="240" w:dyaOrig="240">
          <v:shape id="_x0000_i1072" type="#_x0000_t75" style="width:14.25pt;height:14.25pt" o:ole="">
            <v:imagedata r:id="rId44" o:title=""/>
          </v:shape>
          <o:OLEObject Type="Embed" ProgID="Equation.DSMT4" ShapeID="_x0000_i1072" DrawAspect="Content" ObjectID="_1634997451" r:id="rId117"/>
        </w:object>
      </w:r>
      <w:r w:rsidRPr="00C65916">
        <w:rPr>
          <w:rFonts w:eastAsia="DengXian" w:cs="Times New Roman"/>
          <w:szCs w:val="24"/>
        </w:rPr>
        <w:t xml:space="preserve"> is the number of physicochemical indices, and </w:t>
      </w:r>
      <w:r w:rsidRPr="00C65916">
        <w:rPr>
          <w:rFonts w:eastAsia="DengXian" w:cs="Times New Roman"/>
          <w:position w:val="-10"/>
          <w:szCs w:val="24"/>
        </w:rPr>
        <w:object w:dxaOrig="345" w:dyaOrig="300">
          <v:shape id="_x0000_i1073" type="#_x0000_t75" style="width:14.25pt;height:14.25pt" o:ole="">
            <v:imagedata r:id="rId118" o:title=""/>
          </v:shape>
          <o:OLEObject Type="Embed" ProgID="Equation.DSMT4" ShapeID="_x0000_i1073" DrawAspect="Content" ObjectID="_1634997452" r:id="rId119"/>
        </w:object>
      </w:r>
      <w:r w:rsidRPr="00C65916">
        <w:rPr>
          <w:rFonts w:eastAsia="DengXian" w:cs="Times New Roman"/>
          <w:szCs w:val="24"/>
        </w:rPr>
        <w:t xml:space="preserve"> is the maximum of sequence.</w:t>
      </w:r>
    </w:p>
    <w:p w:rsidR="007B0DD3" w:rsidRPr="00C65916" w:rsidRDefault="007B0DD3" w:rsidP="007B0DD3">
      <w:pPr>
        <w:widowControl w:val="0"/>
        <w:numPr>
          <w:ilvl w:val="0"/>
          <w:numId w:val="17"/>
        </w:numPr>
        <w:spacing w:after="0"/>
        <w:jc w:val="both"/>
        <w:rPr>
          <w:rFonts w:eastAsia="DengXian" w:cs="Times New Roman"/>
          <w:bCs/>
          <w:szCs w:val="24"/>
        </w:rPr>
      </w:pPr>
      <w:r w:rsidRPr="00C65916">
        <w:rPr>
          <w:rFonts w:eastAsia="DengXian" w:cs="Times New Roman"/>
          <w:bCs/>
          <w:szCs w:val="24"/>
        </w:rPr>
        <w:t>Dinucleotide-based cross covariance (DCC)</w:t>
      </w:r>
    </w:p>
    <w:p w:rsidR="007B0DD3" w:rsidRPr="00C65916" w:rsidRDefault="007B0DD3" w:rsidP="007B0DD3">
      <w:pPr>
        <w:ind w:firstLineChars="300" w:firstLine="720"/>
        <w:rPr>
          <w:rFonts w:eastAsia="DengXian" w:cs="Times New Roman"/>
          <w:bCs/>
          <w:szCs w:val="24"/>
        </w:rPr>
      </w:pPr>
      <w:r w:rsidRPr="00C65916">
        <w:rPr>
          <w:rFonts w:eastAsia="DengXian" w:cs="Times New Roman"/>
          <w:bCs/>
          <w:szCs w:val="24"/>
        </w:rPr>
        <w:t>Given a DNA sequence, the DCC approach measures the correlation of two different physicochemical indices between two dinucleotides separated by lag nucleic acids along the sequence, which can be calculated by:</w: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24"/>
          <w:szCs w:val="24"/>
        </w:rPr>
        <w:object w:dxaOrig="5865" w:dyaOrig="585">
          <v:shape id="_x0000_i1074" type="#_x0000_t75" style="width:294.75pt;height:29.25pt" o:ole="">
            <v:imagedata r:id="rId120" o:title=""/>
          </v:shape>
          <o:OLEObject Type="Embed" ProgID="Equation.DSMT4" ShapeID="_x0000_i1074" DrawAspect="Content" ObjectID="_1634997453" r:id="rId121"/>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(15)</w:t>
      </w:r>
    </w:p>
    <w:p w:rsidR="007B0DD3" w:rsidRPr="00C65916" w:rsidRDefault="007B0DD3" w:rsidP="007B0DD3">
      <w:pPr>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szCs w:val="24"/>
        </w:rPr>
        <w:t xml:space="preserve"> </w:t>
      </w:r>
      <w:r w:rsidRPr="00C65916">
        <w:rPr>
          <w:rFonts w:eastAsia="DengXian" w:cs="Times New Roman"/>
          <w:position w:val="-10"/>
          <w:szCs w:val="24"/>
        </w:rPr>
        <w:object w:dxaOrig="435" w:dyaOrig="300">
          <v:shape id="_x0000_i1075" type="#_x0000_t75" style="width:21.75pt;height:14.25pt" o:ole="">
            <v:imagedata r:id="rId122" o:title=""/>
          </v:shape>
          <o:OLEObject Type="Embed" ProgID="Equation.DSMT4" ShapeID="_x0000_i1075" DrawAspect="Content" ObjectID="_1634997454" r:id="rId123"/>
        </w:object>
      </w:r>
      <w:r w:rsidRPr="00C65916">
        <w:rPr>
          <w:rFonts w:eastAsia="DengXian" w:cs="Times New Roman"/>
          <w:szCs w:val="24"/>
        </w:rPr>
        <w:t xml:space="preserve"> are two different physicochemical indices, </w:t>
      </w:r>
      <w:r w:rsidRPr="00C65916">
        <w:rPr>
          <w:rFonts w:eastAsia="DengXian" w:cs="Times New Roman"/>
          <w:position w:val="-4"/>
          <w:szCs w:val="24"/>
        </w:rPr>
        <w:object w:dxaOrig="210" w:dyaOrig="210">
          <v:shape id="_x0000_i1076" type="#_x0000_t75" style="width:7.5pt;height:7.5pt" o:ole="">
            <v:imagedata r:id="rId124" o:title=""/>
          </v:shape>
          <o:OLEObject Type="Embed" ProgID="Equation.DSMT4" ShapeID="_x0000_i1076" DrawAspect="Content" ObjectID="_1634997455" r:id="rId125"/>
        </w:object>
      </w:r>
      <w:r w:rsidRPr="00C65916">
        <w:rPr>
          <w:rFonts w:eastAsia="DengXian" w:cs="Times New Roman"/>
          <w:szCs w:val="24"/>
        </w:rPr>
        <w:t xml:space="preserve"> is the length of the DNA sequence, </w:t>
      </w:r>
      <w:r w:rsidRPr="00C65916">
        <w:rPr>
          <w:rFonts w:eastAsia="DengXian" w:cs="Times New Roman"/>
          <w:position w:val="-14"/>
          <w:szCs w:val="24"/>
        </w:rPr>
        <w:object w:dxaOrig="1920" w:dyaOrig="360">
          <v:shape id="_x0000_i1077" type="#_x0000_t75" style="width:93.75pt;height:21.75pt" o:ole="">
            <v:imagedata r:id="rId126" o:title=""/>
          </v:shape>
          <o:OLEObject Type="Embed" ProgID="Equation.DSMT4" ShapeID="_x0000_i1077" DrawAspect="Content" ObjectID="_1634997456" r:id="rId127"/>
        </w:object>
      </w:r>
      <w:r w:rsidRPr="00C65916">
        <w:rPr>
          <w:rFonts w:eastAsia="DengXian" w:cs="Times New Roman"/>
          <w:szCs w:val="24"/>
        </w:rPr>
        <w:t xml:space="preserve"> is the numerical value of the physicochemical index </w:t>
      </w:r>
      <w:r w:rsidRPr="00C65916">
        <w:rPr>
          <w:rFonts w:eastAsia="DengXian" w:cs="Times New Roman"/>
          <w:position w:val="-10"/>
          <w:szCs w:val="24"/>
        </w:rPr>
        <w:object w:dxaOrig="435" w:dyaOrig="300">
          <v:shape id="_x0000_i1078" type="#_x0000_t75" style="width:21.75pt;height:14.25pt" o:ole="">
            <v:imagedata r:id="rId122" o:title=""/>
          </v:shape>
          <o:OLEObject Type="Embed" ProgID="Equation.DSMT4" ShapeID="_x0000_i1078" DrawAspect="Content" ObjectID="_1634997457" r:id="rId128"/>
        </w:object>
      </w:r>
      <w:r w:rsidRPr="00C65916">
        <w:rPr>
          <w:rFonts w:eastAsia="DengXian" w:cs="Times New Roman"/>
          <w:szCs w:val="24"/>
        </w:rPr>
        <w:t xml:space="preserve"> for the dinucleotide </w:t>
      </w:r>
      <w:r w:rsidRPr="00C65916">
        <w:rPr>
          <w:rFonts w:eastAsia="DengXian" w:cs="Times New Roman"/>
          <w:position w:val="-10"/>
          <w:szCs w:val="24"/>
        </w:rPr>
        <w:object w:dxaOrig="510" w:dyaOrig="300">
          <v:shape id="_x0000_i1079" type="#_x0000_t75" style="width:29.25pt;height:14.25pt" o:ole="">
            <v:imagedata r:id="rId129" o:title=""/>
          </v:shape>
          <o:OLEObject Type="Embed" ProgID="Equation.DSMT4" ShapeID="_x0000_i1079" DrawAspect="Content" ObjectID="_1634997458" r:id="rId130"/>
        </w:object>
      </w:r>
      <w:r w:rsidRPr="00C65916">
        <w:rPr>
          <w:rFonts w:eastAsia="DengXian" w:cs="Times New Roman"/>
          <w:szCs w:val="24"/>
        </w:rPr>
        <w:t xml:space="preserve">. </w:t>
      </w:r>
      <w:r w:rsidRPr="00C65916">
        <w:rPr>
          <w:rFonts w:eastAsia="DengXian" w:cs="Times New Roman"/>
          <w:position w:val="-14"/>
          <w:szCs w:val="24"/>
        </w:rPr>
        <w:object w:dxaOrig="285" w:dyaOrig="360">
          <v:shape id="_x0000_i1080" type="#_x0000_t75" style="width:14.25pt;height:21.75pt" o:ole="">
            <v:imagedata r:id="rId131" o:title=""/>
          </v:shape>
          <o:OLEObject Type="Embed" ProgID="Equation.DSMT4" ShapeID="_x0000_i1080" DrawAspect="Content" ObjectID="_1634997459" r:id="rId132"/>
        </w:object>
      </w:r>
      <w:r w:rsidRPr="00C65916">
        <w:rPr>
          <w:rFonts w:eastAsia="DengXian" w:cs="Times New Roman"/>
          <w:szCs w:val="24"/>
        </w:rPr>
        <w:t xml:space="preserve"> </w:t>
      </w:r>
      <w:proofErr w:type="gramStart"/>
      <w:r w:rsidRPr="00C65916">
        <w:rPr>
          <w:rFonts w:eastAsia="DengXian" w:cs="Times New Roman"/>
          <w:szCs w:val="24"/>
        </w:rPr>
        <w:t>is</w:t>
      </w:r>
      <w:proofErr w:type="gramEnd"/>
      <w:r w:rsidRPr="00C65916">
        <w:rPr>
          <w:rFonts w:eastAsia="DengXian" w:cs="Times New Roman"/>
          <w:szCs w:val="24"/>
        </w:rPr>
        <w:t xml:space="preserve"> the average value for physicochemical index value </w:t>
      </w:r>
      <w:r w:rsidRPr="00C65916">
        <w:rPr>
          <w:rFonts w:eastAsia="DengXian" w:cs="Times New Roman"/>
          <w:position w:val="-10"/>
          <w:szCs w:val="24"/>
        </w:rPr>
        <w:object w:dxaOrig="210" w:dyaOrig="300">
          <v:shape id="_x0000_i1081" type="#_x0000_t75" style="width:7.5pt;height:14.25pt" o:ole="">
            <v:imagedata r:id="rId133" o:title=""/>
          </v:shape>
          <o:OLEObject Type="Embed" ProgID="Equation.DSMT4" ShapeID="_x0000_i1081" DrawAspect="Content" ObjectID="_1634997460" r:id="rId134"/>
        </w:object>
      </w:r>
      <w:r w:rsidRPr="00C65916">
        <w:rPr>
          <w:rFonts w:eastAsia="DengXian" w:cs="Times New Roman"/>
          <w:szCs w:val="24"/>
        </w:rPr>
        <w:t xml:space="preserve"> along the whole sequence:</w: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26"/>
          <w:szCs w:val="24"/>
        </w:rPr>
        <w:object w:dxaOrig="2280" w:dyaOrig="600">
          <v:shape id="_x0000_i1082" type="#_x0000_t75" style="width:115.5pt;height:29.25pt" o:ole="">
            <v:imagedata r:id="rId135" o:title=""/>
          </v:shape>
          <o:OLEObject Type="Embed" ProgID="Equation.DSMT4" ShapeID="_x0000_i1082" DrawAspect="Content" ObjectID="_1634997461" r:id="rId136"/>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(16)</w:t>
      </w:r>
    </w:p>
    <w:p w:rsidR="007B0DD3" w:rsidRPr="00C65916" w:rsidRDefault="007B0DD3" w:rsidP="007B0DD3">
      <w:pPr>
        <w:ind w:firstLine="720"/>
        <w:rPr>
          <w:rFonts w:eastAsia="DengXian" w:cs="Times New Roman"/>
          <w:szCs w:val="24"/>
        </w:rPr>
      </w:pPr>
      <w:r w:rsidRPr="00C65916">
        <w:rPr>
          <w:rFonts w:eastAsia="DengXian" w:cs="Times New Roman"/>
          <w:szCs w:val="24"/>
        </w:rPr>
        <w:t xml:space="preserve">In such a way, the length of the DCC feature vector </w:t>
      </w:r>
      <w:proofErr w:type="gramStart"/>
      <w:r w:rsidRPr="00C65916">
        <w:rPr>
          <w:rFonts w:eastAsia="DengXian" w:cs="Times New Roman"/>
          <w:szCs w:val="24"/>
        </w:rPr>
        <w:t xml:space="preserve">is </w:t>
      </w:r>
      <w:proofErr w:type="gramEnd"/>
      <w:r w:rsidRPr="00C65916">
        <w:rPr>
          <w:rFonts w:eastAsia="DengXian" w:cs="Times New Roman"/>
          <w:position w:val="-8"/>
          <w:szCs w:val="24"/>
        </w:rPr>
        <w:object w:dxaOrig="1260" w:dyaOrig="255">
          <v:shape id="_x0000_i1083" type="#_x0000_t75" style="width:65.25pt;height:14.25pt" o:ole="">
            <v:imagedata r:id="rId137" o:title=""/>
          </v:shape>
          <o:OLEObject Type="Embed" ProgID="Equation.DSMT4" ShapeID="_x0000_i1083" DrawAspect="Content" ObjectID="_1634997462" r:id="rId138"/>
        </w:object>
      </w:r>
      <w:r w:rsidRPr="00C65916">
        <w:rPr>
          <w:rFonts w:eastAsia="DengXian" w:cs="Times New Roman"/>
          <w:szCs w:val="24"/>
        </w:rPr>
        <w:t xml:space="preserve">, </w:t>
      </w:r>
      <w:r w:rsidRPr="00C65916">
        <w:rPr>
          <w:rFonts w:eastAsia="DengXian" w:cs="Times New Roman"/>
          <w:position w:val="-10"/>
          <w:szCs w:val="24"/>
        </w:rPr>
        <w:object w:dxaOrig="345" w:dyaOrig="300">
          <v:shape id="_x0000_i1084" type="#_x0000_t75" style="width:14.25pt;height:14.25pt" o:ole="">
            <v:imagedata r:id="rId118" o:title=""/>
          </v:shape>
          <o:OLEObject Type="Embed" ProgID="Equation.DSMT4" ShapeID="_x0000_i1084" DrawAspect="Content" ObjectID="_1634997463" r:id="rId139"/>
        </w:object>
      </w:r>
      <w:r w:rsidRPr="00C65916">
        <w:rPr>
          <w:rFonts w:eastAsia="DengXian" w:cs="Times New Roman"/>
          <w:szCs w:val="24"/>
        </w:rPr>
        <w:t xml:space="preserve"> is the maximum of sequence; N is the number of physicochemical indices.</w:t>
      </w:r>
    </w:p>
    <w:p w:rsidR="007B0DD3" w:rsidRPr="00C65916" w:rsidRDefault="007B0DD3" w:rsidP="007B0DD3">
      <w:pPr>
        <w:widowControl w:val="0"/>
        <w:numPr>
          <w:ilvl w:val="0"/>
          <w:numId w:val="17"/>
        </w:numPr>
        <w:spacing w:after="0"/>
        <w:jc w:val="both"/>
        <w:rPr>
          <w:rFonts w:eastAsia="DengXian" w:cs="Times New Roman"/>
          <w:bCs/>
          <w:szCs w:val="24"/>
        </w:rPr>
      </w:pPr>
      <w:r w:rsidRPr="00C65916">
        <w:rPr>
          <w:rFonts w:eastAsia="DengXian" w:cs="Times New Roman"/>
          <w:bCs/>
          <w:szCs w:val="24"/>
        </w:rPr>
        <w:t>Dinucleotide-based auto-cross covariance (DACC)</w:t>
      </w:r>
    </w:p>
    <w:p w:rsidR="007B0DD3" w:rsidRPr="00C65916" w:rsidRDefault="007B0DD3" w:rsidP="007B0DD3">
      <w:pPr>
        <w:ind w:firstLineChars="300" w:firstLine="720"/>
        <w:rPr>
          <w:rFonts w:eastAsia="DengXian" w:cs="Times New Roman"/>
          <w:bCs/>
          <w:szCs w:val="24"/>
        </w:rPr>
      </w:pPr>
      <w:r w:rsidRPr="00C65916">
        <w:rPr>
          <w:rFonts w:eastAsia="DengXian" w:cs="Times New Roman"/>
          <w:bCs/>
          <w:szCs w:val="24"/>
        </w:rPr>
        <w:lastRenderedPageBreak/>
        <w:t xml:space="preserve">DACC is a combination of DAC and DCC. Therefore, the length of the DACC feature vector </w:t>
      </w:r>
      <w:proofErr w:type="gramStart"/>
      <w:r w:rsidRPr="00C65916">
        <w:rPr>
          <w:rFonts w:eastAsia="DengXian" w:cs="Times New Roman"/>
          <w:bCs/>
          <w:szCs w:val="24"/>
        </w:rPr>
        <w:t xml:space="preserve">is </w:t>
      </w:r>
      <w:proofErr w:type="gramEnd"/>
      <w:r w:rsidRPr="00C65916">
        <w:rPr>
          <w:rFonts w:eastAsia="DengXian" w:cs="Times New Roman"/>
          <w:bCs/>
          <w:position w:val="-8"/>
          <w:szCs w:val="24"/>
        </w:rPr>
        <w:object w:dxaOrig="915" w:dyaOrig="255">
          <v:shape id="_x0000_i1085" type="#_x0000_t75" style="width:43.5pt;height:14.25pt" o:ole="">
            <v:imagedata r:id="rId140" o:title=""/>
          </v:shape>
          <o:OLEObject Type="Embed" ProgID="Equation.DSMT4" ShapeID="_x0000_i1085" DrawAspect="Content" ObjectID="_1634997464" r:id="rId141"/>
        </w:object>
      </w:r>
      <w:r w:rsidRPr="00C65916">
        <w:rPr>
          <w:rFonts w:eastAsia="DengXian" w:cs="Times New Roman"/>
          <w:bCs/>
          <w:szCs w:val="24"/>
        </w:rPr>
        <w:t xml:space="preserve">, where N is the number of physicochemical indices and </w:t>
      </w:r>
      <w:r w:rsidRPr="00C65916">
        <w:rPr>
          <w:rFonts w:eastAsia="DengXian" w:cs="Times New Roman"/>
          <w:bCs/>
          <w:position w:val="-10"/>
          <w:szCs w:val="24"/>
        </w:rPr>
        <w:object w:dxaOrig="345" w:dyaOrig="300">
          <v:shape id="_x0000_i1086" type="#_x0000_t75" style="width:14.25pt;height:14.25pt" o:ole="">
            <v:imagedata r:id="rId118" o:title=""/>
          </v:shape>
          <o:OLEObject Type="Embed" ProgID="Equation.DSMT4" ShapeID="_x0000_i1086" DrawAspect="Content" ObjectID="_1634997465" r:id="rId142"/>
        </w:object>
      </w:r>
      <w:r w:rsidRPr="00C65916">
        <w:rPr>
          <w:rFonts w:eastAsia="DengXian" w:cs="Times New Roman"/>
          <w:bCs/>
          <w:szCs w:val="24"/>
        </w:rPr>
        <w:t xml:space="preserve"> is the maximum of sequence.</w:t>
      </w:r>
    </w:p>
    <w:p w:rsidR="007B0DD3" w:rsidRPr="00C65916" w:rsidRDefault="007B0DD3" w:rsidP="007B0DD3">
      <w:pPr>
        <w:pStyle w:val="ListParagraph"/>
        <w:widowControl w:val="0"/>
        <w:numPr>
          <w:ilvl w:val="0"/>
          <w:numId w:val="17"/>
        </w:numPr>
        <w:spacing w:after="0"/>
        <w:contextualSpacing w:val="0"/>
        <w:jc w:val="both"/>
        <w:rPr>
          <w:rFonts w:eastAsia="DengXian" w:cs="Times New Roman"/>
          <w:szCs w:val="24"/>
        </w:rPr>
      </w:pPr>
      <w:r w:rsidRPr="00C65916">
        <w:rPr>
          <w:rFonts w:eastAsia="DengXian" w:cs="Times New Roman"/>
          <w:szCs w:val="24"/>
        </w:rPr>
        <w:t>Trinucleotide-based Auto Covariance (TAC)</w:t>
      </w:r>
    </w:p>
    <w:p w:rsidR="007B0DD3" w:rsidRPr="00C65916" w:rsidRDefault="007B0DD3" w:rsidP="007B0DD3">
      <w:pPr>
        <w:ind w:firstLineChars="300" w:firstLine="720"/>
        <w:rPr>
          <w:rFonts w:eastAsia="DengXian" w:cs="Times New Roman"/>
          <w:szCs w:val="24"/>
        </w:rPr>
      </w:pPr>
      <w:r w:rsidRPr="00C65916">
        <w:rPr>
          <w:rFonts w:eastAsia="DengXian" w:cs="Times New Roman"/>
          <w:szCs w:val="24"/>
        </w:rPr>
        <w:t>The Trinucleotide-based auto covariance (TAC) encoding measures the correlation of the same physicochemical index between trinucleotides separated by lag nucleic acids along the sequence, and can be calculated as:</w: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24"/>
          <w:szCs w:val="24"/>
        </w:rPr>
        <w:object w:dxaOrig="5860" w:dyaOrig="580">
          <v:shape id="_x0000_i1087" type="#_x0000_t75" style="width:295.5pt;height:29.25pt" o:ole="">
            <v:imagedata r:id="rId143" o:title=""/>
          </v:shape>
          <o:OLEObject Type="Embed" ProgID="Equation.DSMT4" ShapeID="_x0000_i1087" DrawAspect="Content" ObjectID="_1634997466" r:id="rId144"/>
        </w:object>
      </w:r>
      <w:r w:rsidRPr="00C65916">
        <w:rPr>
          <w:rFonts w:eastAsia="DengXian" w:cs="Times New Roman"/>
          <w:szCs w:val="24"/>
        </w:rPr>
        <w:t xml:space="preserve">        </w:t>
      </w:r>
      <w:r w:rsidRPr="00C65916">
        <w:rPr>
          <w:rFonts w:eastAsia="DengXian" w:cs="Times New Roman"/>
          <w:szCs w:val="24"/>
        </w:rPr>
        <w:tab/>
        <w:t xml:space="preserve">    (17)</w:t>
      </w:r>
    </w:p>
    <w:p w:rsidR="007B0DD3" w:rsidRPr="00C65916" w:rsidRDefault="007B0DD3" w:rsidP="007B0DD3">
      <w:pPr>
        <w:ind w:firstLineChars="300" w:firstLine="720"/>
        <w:rPr>
          <w:rFonts w:eastAsia="DengXian" w:cs="Times New Roman"/>
          <w:szCs w:val="24"/>
        </w:rPr>
      </w:pPr>
      <w:r w:rsidRPr="00C65916">
        <w:rPr>
          <w:rFonts w:eastAsia="DengXian" w:cs="Times New Roman"/>
          <w:szCs w:val="24"/>
        </w:rPr>
        <w:t xml:space="preserve">where </w:t>
      </w:r>
      <w:r w:rsidRPr="00C65916">
        <w:rPr>
          <w:rFonts w:eastAsia="DengXian" w:cs="Times New Roman"/>
          <w:position w:val="-6"/>
          <w:szCs w:val="24"/>
        </w:rPr>
        <w:object w:dxaOrig="180" w:dyaOrig="210">
          <v:shape id="_x0000_i1088" type="#_x0000_t75" style="width:7.5pt;height:7.5pt" o:ole="">
            <v:imagedata r:id="rId100" o:title=""/>
          </v:shape>
          <o:OLEObject Type="Embed" ProgID="Equation.DSMT4" ShapeID="_x0000_i1088" DrawAspect="Content" ObjectID="_1634997467" r:id="rId145"/>
        </w:object>
      </w:r>
      <w:r w:rsidRPr="00C65916">
        <w:rPr>
          <w:rFonts w:eastAsia="DengXian" w:cs="Times New Roman"/>
          <w:szCs w:val="24"/>
        </w:rPr>
        <w:t xml:space="preserve"> is a physicochemical index, </w:t>
      </w:r>
      <w:r w:rsidRPr="00C65916">
        <w:rPr>
          <w:rFonts w:eastAsia="DengXian" w:cs="Times New Roman"/>
          <w:position w:val="-4"/>
          <w:szCs w:val="24"/>
        </w:rPr>
        <w:object w:dxaOrig="210" w:dyaOrig="210">
          <v:shape id="_x0000_i1089" type="#_x0000_t75" style="width:7.5pt;height:7.5pt" o:ole="">
            <v:imagedata r:id="rId102" o:title=""/>
          </v:shape>
          <o:OLEObject Type="Embed" ProgID="Equation.DSMT4" ShapeID="_x0000_i1089" DrawAspect="Content" ObjectID="_1634997468" r:id="rId146"/>
        </w:object>
      </w:r>
      <w:r w:rsidRPr="00C65916">
        <w:rPr>
          <w:rFonts w:eastAsia="DengXian" w:cs="Times New Roman"/>
          <w:szCs w:val="24"/>
        </w:rPr>
        <w:t xml:space="preserve"> is the length of the DNA sequence </w:t>
      </w:r>
      <w:r w:rsidRPr="00C65916">
        <w:rPr>
          <w:rFonts w:eastAsia="DengXian" w:cs="Times New Roman"/>
          <w:position w:val="-10"/>
          <w:szCs w:val="24"/>
        </w:rPr>
        <w:object w:dxaOrig="1180" w:dyaOrig="300">
          <v:shape id="_x0000_i1090" type="#_x0000_t75" style="width:57.75pt;height:14.25pt" o:ole="">
            <v:imagedata r:id="rId147" o:title=""/>
          </v:shape>
          <o:OLEObject Type="Embed" ProgID="Equation.DSMT4" ShapeID="_x0000_i1090" DrawAspect="Content" ObjectID="_1634997469" r:id="rId148"/>
        </w:object>
      </w:r>
      <w:r w:rsidRPr="00C65916">
        <w:rPr>
          <w:rFonts w:eastAsia="DengXian" w:cs="Times New Roman"/>
          <w:szCs w:val="24"/>
        </w:rPr>
        <w:t xml:space="preserve"> means the numerical value of the physicochemical index </w:t>
      </w:r>
      <w:r w:rsidRPr="00C65916">
        <w:rPr>
          <w:rFonts w:eastAsia="DengXian" w:cs="Times New Roman"/>
          <w:position w:val="-6"/>
          <w:szCs w:val="24"/>
        </w:rPr>
        <w:object w:dxaOrig="180" w:dyaOrig="210">
          <v:shape id="_x0000_i1091" type="#_x0000_t75" style="width:7.5pt;height:7.5pt" o:ole="">
            <v:imagedata r:id="rId100" o:title=""/>
          </v:shape>
          <o:OLEObject Type="Embed" ProgID="Equation.DSMT4" ShapeID="_x0000_i1091" DrawAspect="Content" ObjectID="_1634997470" r:id="rId149"/>
        </w:object>
      </w:r>
      <w:r w:rsidRPr="00C65916">
        <w:rPr>
          <w:rFonts w:eastAsia="DengXian" w:cs="Times New Roman"/>
          <w:szCs w:val="24"/>
        </w:rPr>
        <w:t xml:space="preserve"> for the dinucleotide </w:t>
      </w:r>
      <w:r w:rsidRPr="00C65916">
        <w:rPr>
          <w:rFonts w:eastAsia="DengXian" w:cs="Times New Roman"/>
          <w:position w:val="-10"/>
          <w:szCs w:val="24"/>
        </w:rPr>
        <w:object w:dxaOrig="840" w:dyaOrig="300">
          <v:shape id="_x0000_i1092" type="#_x0000_t75" style="width:43.5pt;height:14.25pt" o:ole="">
            <v:imagedata r:id="rId150" o:title=""/>
          </v:shape>
          <o:OLEObject Type="Embed" ProgID="Equation.DSMT4" ShapeID="_x0000_i1092" DrawAspect="Content" ObjectID="_1634997471" r:id="rId151"/>
        </w:object>
      </w:r>
      <w:r w:rsidRPr="00C65916">
        <w:rPr>
          <w:rFonts w:eastAsia="DengXian" w:cs="Times New Roman"/>
          <w:szCs w:val="24"/>
        </w:rPr>
        <w:t xml:space="preserve"> at position </w:t>
      </w:r>
      <w:r w:rsidRPr="00C65916">
        <w:rPr>
          <w:rFonts w:eastAsia="DengXian" w:cs="Times New Roman"/>
          <w:position w:val="-6"/>
          <w:szCs w:val="24"/>
        </w:rPr>
        <w:object w:dxaOrig="135" w:dyaOrig="240">
          <v:shape id="_x0000_i1093" type="#_x0000_t75" style="width:7.5pt;height:14.25pt" o:ole="">
            <v:imagedata r:id="rId109" o:title=""/>
          </v:shape>
          <o:OLEObject Type="Embed" ProgID="Equation.DSMT4" ShapeID="_x0000_i1093" DrawAspect="Content" ObjectID="_1634997472" r:id="rId152"/>
        </w:object>
      </w:r>
      <w:r w:rsidRPr="00C65916">
        <w:rPr>
          <w:rFonts w:eastAsia="DengXian" w:cs="Times New Roman"/>
          <w:szCs w:val="24"/>
        </w:rPr>
        <w:t>,</w:t>
      </w:r>
      <w:r w:rsidRPr="00C65916">
        <w:rPr>
          <w:rFonts w:eastAsia="DengXian" w:cs="Times New Roman"/>
          <w:position w:val="-10"/>
          <w:szCs w:val="24"/>
        </w:rPr>
        <w:object w:dxaOrig="225" w:dyaOrig="300">
          <v:shape id="_x0000_i1094" type="#_x0000_t75" style="width:14.25pt;height:14.25pt" o:ole="">
            <v:imagedata r:id="rId111" o:title=""/>
          </v:shape>
          <o:OLEObject Type="Embed" ProgID="Equation.DSMT4" ShapeID="_x0000_i1094" DrawAspect="Content" ObjectID="_1634997473" r:id="rId153"/>
        </w:object>
      </w:r>
      <w:r w:rsidRPr="00C65916">
        <w:rPr>
          <w:rFonts w:eastAsia="DengXian" w:cs="Times New Roman"/>
          <w:szCs w:val="24"/>
        </w:rPr>
        <w:t xml:space="preserve"> is the average value for physicochemical index </w:t>
      </w:r>
      <w:r w:rsidRPr="00C65916">
        <w:rPr>
          <w:rFonts w:eastAsia="DengXian" w:cs="Times New Roman"/>
          <w:position w:val="-6"/>
          <w:szCs w:val="24"/>
        </w:rPr>
        <w:object w:dxaOrig="180" w:dyaOrig="210">
          <v:shape id="_x0000_i1095" type="#_x0000_t75" style="width:7.5pt;height:7.5pt" o:ole="">
            <v:imagedata r:id="rId113" o:title=""/>
          </v:shape>
          <o:OLEObject Type="Embed" ProgID="Equation.DSMT4" ShapeID="_x0000_i1095" DrawAspect="Content" ObjectID="_1634997474" r:id="rId154"/>
        </w:object>
      </w:r>
      <w:r w:rsidRPr="00C65916">
        <w:rPr>
          <w:rFonts w:eastAsia="DengXian" w:cs="Times New Roman"/>
          <w:szCs w:val="24"/>
        </w:rPr>
        <w:t xml:space="preserve"> along the whole sequence. The dimension of TAC feature vector </w:t>
      </w:r>
      <w:proofErr w:type="gramStart"/>
      <w:r w:rsidRPr="00C65916">
        <w:rPr>
          <w:rFonts w:eastAsia="DengXian" w:cs="Times New Roman"/>
          <w:szCs w:val="24"/>
        </w:rPr>
        <w:t xml:space="preserve">is </w:t>
      </w:r>
      <w:proofErr w:type="gramEnd"/>
      <w:r w:rsidRPr="00C65916">
        <w:rPr>
          <w:rFonts w:eastAsia="DengXian" w:cs="Times New Roman"/>
          <w:position w:val="-8"/>
          <w:szCs w:val="24"/>
        </w:rPr>
        <w:object w:dxaOrig="615" w:dyaOrig="255">
          <v:shape id="_x0000_i1096" type="#_x0000_t75" style="width:29.25pt;height:14.25pt" o:ole="">
            <v:imagedata r:id="rId115" o:title=""/>
          </v:shape>
          <o:OLEObject Type="Embed" ProgID="Equation.DSMT4" ShapeID="_x0000_i1096" DrawAspect="Content" ObjectID="_1634997475" r:id="rId155"/>
        </w:object>
      </w:r>
      <w:r w:rsidRPr="00C65916">
        <w:rPr>
          <w:rFonts w:eastAsia="DengXian" w:cs="Times New Roman"/>
          <w:szCs w:val="24"/>
        </w:rPr>
        <w:t xml:space="preserve">, where </w:t>
      </w:r>
      <w:r w:rsidRPr="00C65916">
        <w:rPr>
          <w:rFonts w:eastAsia="DengXian" w:cs="Times New Roman"/>
          <w:position w:val="-6"/>
          <w:szCs w:val="24"/>
        </w:rPr>
        <w:object w:dxaOrig="240" w:dyaOrig="240">
          <v:shape id="_x0000_i1097" type="#_x0000_t75" style="width:14.25pt;height:14.25pt" o:ole="">
            <v:imagedata r:id="rId44" o:title=""/>
          </v:shape>
          <o:OLEObject Type="Embed" ProgID="Equation.DSMT4" ShapeID="_x0000_i1097" DrawAspect="Content" ObjectID="_1634997476" r:id="rId156"/>
        </w:object>
      </w:r>
      <w:r w:rsidRPr="00C65916">
        <w:rPr>
          <w:rFonts w:eastAsia="DengXian" w:cs="Times New Roman"/>
          <w:szCs w:val="24"/>
        </w:rPr>
        <w:t xml:space="preserve"> is the number of physicochemical indices, and </w:t>
      </w:r>
      <w:r w:rsidRPr="00C65916">
        <w:rPr>
          <w:rFonts w:eastAsia="DengXian" w:cs="Times New Roman"/>
          <w:position w:val="-10"/>
          <w:szCs w:val="24"/>
        </w:rPr>
        <w:object w:dxaOrig="345" w:dyaOrig="300">
          <v:shape id="_x0000_i1098" type="#_x0000_t75" style="width:14.25pt;height:14.25pt" o:ole="">
            <v:imagedata r:id="rId118" o:title=""/>
          </v:shape>
          <o:OLEObject Type="Embed" ProgID="Equation.DSMT4" ShapeID="_x0000_i1098" DrawAspect="Content" ObjectID="_1634997477" r:id="rId157"/>
        </w:object>
      </w:r>
      <w:r w:rsidRPr="00C65916">
        <w:rPr>
          <w:rFonts w:eastAsia="DengXian" w:cs="Times New Roman"/>
          <w:szCs w:val="24"/>
        </w:rPr>
        <w:t xml:space="preserve"> is the maximum of sequence.</w:t>
      </w:r>
    </w:p>
    <w:p w:rsidR="007B0DD3" w:rsidRPr="00C65916" w:rsidRDefault="007B0DD3" w:rsidP="007B0DD3">
      <w:pPr>
        <w:pStyle w:val="ListParagraph"/>
        <w:widowControl w:val="0"/>
        <w:numPr>
          <w:ilvl w:val="0"/>
          <w:numId w:val="17"/>
        </w:numPr>
        <w:spacing w:after="0"/>
        <w:contextualSpacing w:val="0"/>
        <w:jc w:val="both"/>
        <w:rPr>
          <w:rFonts w:eastAsia="DengXian" w:cs="Times New Roman"/>
          <w:szCs w:val="24"/>
        </w:rPr>
      </w:pPr>
      <w:r w:rsidRPr="00C65916">
        <w:rPr>
          <w:rFonts w:eastAsia="DengXian" w:cs="Times New Roman"/>
          <w:szCs w:val="24"/>
        </w:rPr>
        <w:t>Trinucleotide-based Cross Covariance (TCC)</w:t>
      </w:r>
    </w:p>
    <w:p w:rsidR="007B0DD3" w:rsidRPr="00C65916" w:rsidRDefault="007B0DD3" w:rsidP="007B0DD3">
      <w:pPr>
        <w:ind w:firstLineChars="300" w:firstLine="720"/>
        <w:rPr>
          <w:rFonts w:eastAsia="DengXian" w:cs="Times New Roman"/>
          <w:szCs w:val="24"/>
        </w:rPr>
      </w:pPr>
      <w:r w:rsidRPr="00C65916">
        <w:rPr>
          <w:rFonts w:eastAsia="DengXian" w:cs="Times New Roman"/>
          <w:szCs w:val="24"/>
        </w:rPr>
        <w:t xml:space="preserve">The trinucleotide-based cross covariance (TCC) encoding measures the correlation of two different physicochemical indices between two trinucleotides separated by </w:t>
      </w:r>
      <w:r w:rsidRPr="00C65916">
        <w:rPr>
          <w:rFonts w:eastAsia="DengXian" w:cs="Times New Roman"/>
          <w:position w:val="-10"/>
          <w:szCs w:val="24"/>
        </w:rPr>
        <w:object w:dxaOrig="340" w:dyaOrig="300">
          <v:shape id="_x0000_i1099" type="#_x0000_t75" style="width:14.25pt;height:14.25pt" o:ole="">
            <v:imagedata r:id="rId158" o:title=""/>
          </v:shape>
          <o:OLEObject Type="Embed" ProgID="Equation.DSMT4" ShapeID="_x0000_i1099" DrawAspect="Content" ObjectID="_1634997478" r:id="rId159"/>
        </w:object>
      </w:r>
      <w:r w:rsidRPr="00C65916">
        <w:rPr>
          <w:rFonts w:eastAsia="DengXian" w:cs="Times New Roman"/>
          <w:i/>
          <w:iCs/>
          <w:szCs w:val="24"/>
        </w:rPr>
        <w:t xml:space="preserve"> </w:t>
      </w:r>
      <w:r w:rsidRPr="00C65916">
        <w:rPr>
          <w:rFonts w:eastAsia="DengXian" w:cs="Times New Roman"/>
          <w:szCs w:val="24"/>
        </w:rPr>
        <w:t>nucleic acids along the sequence. The TCC encoding can be calculated as:</w: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24"/>
          <w:szCs w:val="24"/>
        </w:rPr>
        <w:object w:dxaOrig="6619" w:dyaOrig="580">
          <v:shape id="_x0000_i1100" type="#_x0000_t75" style="width:331.5pt;height:29.25pt" o:ole="">
            <v:imagedata r:id="rId160" o:title=""/>
          </v:shape>
          <o:OLEObject Type="Embed" ProgID="Equation.DSMT4" ShapeID="_x0000_i1100" DrawAspect="Content" ObjectID="_1634997479" r:id="rId161"/>
        </w:object>
      </w:r>
      <w:r w:rsidRPr="00C65916">
        <w:rPr>
          <w:rFonts w:eastAsia="DengXian" w:cs="Times New Roman"/>
          <w:szCs w:val="24"/>
        </w:rPr>
        <w:t xml:space="preserve">    </w:t>
      </w:r>
      <w:r w:rsidRPr="00C65916">
        <w:rPr>
          <w:rFonts w:eastAsia="DengXian" w:cs="Times New Roman"/>
          <w:szCs w:val="24"/>
        </w:rPr>
        <w:tab/>
        <w:t xml:space="preserve"> (18)</w:t>
      </w:r>
    </w:p>
    <w:p w:rsidR="007B0DD3" w:rsidRPr="00C65916" w:rsidRDefault="007B0DD3" w:rsidP="007B0DD3">
      <w:pPr>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szCs w:val="24"/>
        </w:rPr>
        <w:t xml:space="preserve"> </w:t>
      </w:r>
      <w:r w:rsidRPr="00C65916">
        <w:rPr>
          <w:rFonts w:eastAsia="DengXian" w:cs="Times New Roman"/>
          <w:position w:val="-10"/>
          <w:szCs w:val="24"/>
        </w:rPr>
        <w:object w:dxaOrig="435" w:dyaOrig="300">
          <v:shape id="_x0000_i1101" type="#_x0000_t75" style="width:21.75pt;height:14.25pt" o:ole="">
            <v:imagedata r:id="rId122" o:title=""/>
          </v:shape>
          <o:OLEObject Type="Embed" ProgID="Equation.DSMT4" ShapeID="_x0000_i1101" DrawAspect="Content" ObjectID="_1634997480" r:id="rId162"/>
        </w:object>
      </w:r>
      <w:r w:rsidRPr="00C65916">
        <w:rPr>
          <w:rFonts w:eastAsia="DengXian" w:cs="Times New Roman"/>
          <w:szCs w:val="24"/>
        </w:rPr>
        <w:t xml:space="preserve"> are two different physicochemical indices, </w:t>
      </w:r>
      <w:r w:rsidRPr="00C65916">
        <w:rPr>
          <w:rFonts w:eastAsia="DengXian" w:cs="Times New Roman"/>
          <w:position w:val="-4"/>
          <w:szCs w:val="24"/>
        </w:rPr>
        <w:object w:dxaOrig="210" w:dyaOrig="210">
          <v:shape id="_x0000_i1102" type="#_x0000_t75" style="width:7.5pt;height:7.5pt" o:ole="">
            <v:imagedata r:id="rId124" o:title=""/>
          </v:shape>
          <o:OLEObject Type="Embed" ProgID="Equation.DSMT4" ShapeID="_x0000_i1102" DrawAspect="Content" ObjectID="_1634997481" r:id="rId163"/>
        </w:object>
      </w:r>
      <w:r w:rsidRPr="00C65916">
        <w:rPr>
          <w:rFonts w:eastAsia="DengXian" w:cs="Times New Roman"/>
          <w:szCs w:val="24"/>
        </w:rPr>
        <w:t xml:space="preserve"> is the length of the DNA sequence, </w:t>
      </w:r>
      <w:r w:rsidRPr="00C65916">
        <w:rPr>
          <w:rFonts w:eastAsia="DengXian" w:cs="Times New Roman"/>
          <w:position w:val="-14"/>
          <w:szCs w:val="24"/>
        </w:rPr>
        <w:object w:dxaOrig="2540" w:dyaOrig="360">
          <v:shape id="_x0000_i1103" type="#_x0000_t75" style="width:129.75pt;height:21.75pt" o:ole="">
            <v:imagedata r:id="rId164" o:title=""/>
          </v:shape>
          <o:OLEObject Type="Embed" ProgID="Equation.DSMT4" ShapeID="_x0000_i1103" DrawAspect="Content" ObjectID="_1634997482" r:id="rId165"/>
        </w:object>
      </w:r>
      <w:r w:rsidRPr="00C65916">
        <w:rPr>
          <w:rFonts w:eastAsia="DengXian" w:cs="Times New Roman"/>
          <w:szCs w:val="24"/>
        </w:rPr>
        <w:t xml:space="preserve"> is the numerical value of the physicochemical index </w:t>
      </w:r>
      <w:r w:rsidRPr="00C65916">
        <w:rPr>
          <w:rFonts w:eastAsia="DengXian" w:cs="Times New Roman"/>
          <w:position w:val="-10"/>
          <w:szCs w:val="24"/>
        </w:rPr>
        <w:object w:dxaOrig="435" w:dyaOrig="300">
          <v:shape id="_x0000_i1104" type="#_x0000_t75" style="width:21.75pt;height:14.25pt" o:ole="">
            <v:imagedata r:id="rId122" o:title=""/>
          </v:shape>
          <o:OLEObject Type="Embed" ProgID="Equation.DSMT4" ShapeID="_x0000_i1104" DrawAspect="Content" ObjectID="_1634997483" r:id="rId166"/>
        </w:object>
      </w:r>
      <w:r w:rsidRPr="00C65916">
        <w:rPr>
          <w:rFonts w:eastAsia="DengXian" w:cs="Times New Roman"/>
          <w:szCs w:val="24"/>
        </w:rPr>
        <w:t xml:space="preserve"> for the dinucleotide </w:t>
      </w:r>
      <w:r w:rsidRPr="00C65916">
        <w:rPr>
          <w:rFonts w:eastAsia="DengXian" w:cs="Times New Roman"/>
          <w:position w:val="-10"/>
          <w:szCs w:val="24"/>
        </w:rPr>
        <w:object w:dxaOrig="840" w:dyaOrig="300">
          <v:shape id="_x0000_i1105" type="#_x0000_t75" style="width:43.5pt;height:14.25pt" o:ole="">
            <v:imagedata r:id="rId167" o:title=""/>
          </v:shape>
          <o:OLEObject Type="Embed" ProgID="Equation.DSMT4" ShapeID="_x0000_i1105" DrawAspect="Content" ObjectID="_1634997484" r:id="rId168"/>
        </w:object>
      </w:r>
      <w:r w:rsidRPr="00C65916">
        <w:rPr>
          <w:rFonts w:eastAsia="DengXian" w:cs="Times New Roman"/>
          <w:szCs w:val="24"/>
        </w:rPr>
        <w:t xml:space="preserve">. </w:t>
      </w:r>
      <w:r w:rsidRPr="00C65916">
        <w:rPr>
          <w:rFonts w:eastAsia="DengXian" w:cs="Times New Roman"/>
          <w:position w:val="-14"/>
          <w:szCs w:val="24"/>
        </w:rPr>
        <w:object w:dxaOrig="285" w:dyaOrig="360">
          <v:shape id="_x0000_i1106" type="#_x0000_t75" style="width:14.25pt;height:21.75pt" o:ole="">
            <v:imagedata r:id="rId131" o:title=""/>
          </v:shape>
          <o:OLEObject Type="Embed" ProgID="Equation.DSMT4" ShapeID="_x0000_i1106" DrawAspect="Content" ObjectID="_1634997485" r:id="rId169"/>
        </w:object>
      </w:r>
      <w:r w:rsidRPr="00C65916">
        <w:rPr>
          <w:rFonts w:eastAsia="DengXian" w:cs="Times New Roman"/>
          <w:szCs w:val="24"/>
        </w:rPr>
        <w:t xml:space="preserve"> </w:t>
      </w:r>
      <w:proofErr w:type="gramStart"/>
      <w:r w:rsidRPr="00C65916">
        <w:rPr>
          <w:rFonts w:eastAsia="DengXian" w:cs="Times New Roman"/>
          <w:szCs w:val="24"/>
        </w:rPr>
        <w:t>is</w:t>
      </w:r>
      <w:proofErr w:type="gramEnd"/>
      <w:r w:rsidRPr="00C65916">
        <w:rPr>
          <w:rFonts w:eastAsia="DengXian" w:cs="Times New Roman"/>
          <w:szCs w:val="24"/>
        </w:rPr>
        <w:t xml:space="preserve"> the average value for physicochemical index value </w:t>
      </w:r>
      <w:r w:rsidRPr="00C65916">
        <w:rPr>
          <w:rFonts w:eastAsia="DengXian" w:cs="Times New Roman"/>
          <w:position w:val="-10"/>
          <w:szCs w:val="24"/>
        </w:rPr>
        <w:object w:dxaOrig="210" w:dyaOrig="300">
          <v:shape id="_x0000_i1107" type="#_x0000_t75" style="width:7.5pt;height:14.25pt" o:ole="">
            <v:imagedata r:id="rId133" o:title=""/>
          </v:shape>
          <o:OLEObject Type="Embed" ProgID="Equation.DSMT4" ShapeID="_x0000_i1107" DrawAspect="Content" ObjectID="_1634997486" r:id="rId170"/>
        </w:object>
      </w:r>
      <w:r w:rsidRPr="00C65916">
        <w:rPr>
          <w:rFonts w:eastAsia="DengXian" w:cs="Times New Roman"/>
          <w:szCs w:val="24"/>
        </w:rPr>
        <w:t xml:space="preserve"> along the whole sequence:</w: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26"/>
          <w:szCs w:val="24"/>
        </w:rPr>
        <w:object w:dxaOrig="2560" w:dyaOrig="600">
          <v:shape id="_x0000_i1108" type="#_x0000_t75" style="width:129.75pt;height:29.25pt" o:ole="">
            <v:imagedata r:id="rId171" o:title=""/>
          </v:shape>
          <o:OLEObject Type="Embed" ProgID="Equation.DSMT4" ShapeID="_x0000_i1108" DrawAspect="Content" ObjectID="_1634997487" r:id="rId172"/>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(19)</w:t>
      </w:r>
    </w:p>
    <w:p w:rsidR="007B0DD3" w:rsidRPr="00C65916" w:rsidRDefault="007B0DD3" w:rsidP="007B0DD3">
      <w:pPr>
        <w:ind w:firstLine="720"/>
        <w:rPr>
          <w:rFonts w:eastAsia="DengXian" w:cs="Times New Roman"/>
          <w:szCs w:val="24"/>
        </w:rPr>
      </w:pPr>
      <w:r w:rsidRPr="00C65916">
        <w:rPr>
          <w:rFonts w:eastAsia="DengXian" w:cs="Times New Roman"/>
          <w:szCs w:val="24"/>
        </w:rPr>
        <w:t xml:space="preserve">In such a way, the length of the TCC feature vector </w:t>
      </w:r>
      <w:proofErr w:type="gramStart"/>
      <w:r w:rsidRPr="00C65916">
        <w:rPr>
          <w:rFonts w:eastAsia="DengXian" w:cs="Times New Roman"/>
          <w:szCs w:val="24"/>
        </w:rPr>
        <w:t xml:space="preserve">is </w:t>
      </w:r>
      <w:proofErr w:type="gramEnd"/>
      <w:r w:rsidRPr="00C65916">
        <w:rPr>
          <w:rFonts w:eastAsia="DengXian" w:cs="Times New Roman"/>
          <w:position w:val="-8"/>
          <w:szCs w:val="24"/>
        </w:rPr>
        <w:object w:dxaOrig="1300" w:dyaOrig="260">
          <v:shape id="_x0000_i1109" type="#_x0000_t75" style="width:64.5pt;height:14.25pt" o:ole="">
            <v:imagedata r:id="rId173" o:title=""/>
          </v:shape>
          <o:OLEObject Type="Embed" ProgID="Equation.DSMT4" ShapeID="_x0000_i1109" DrawAspect="Content" ObjectID="_1634997488" r:id="rId174"/>
        </w:object>
      </w:r>
      <w:r w:rsidRPr="00C65916">
        <w:rPr>
          <w:rFonts w:eastAsia="DengXian" w:cs="Times New Roman"/>
          <w:szCs w:val="24"/>
        </w:rPr>
        <w:t xml:space="preserve">, </w:t>
      </w:r>
      <w:r w:rsidRPr="00C65916">
        <w:rPr>
          <w:rFonts w:eastAsia="DengXian" w:cs="Times New Roman"/>
          <w:position w:val="-10"/>
          <w:szCs w:val="24"/>
        </w:rPr>
        <w:object w:dxaOrig="345" w:dyaOrig="300">
          <v:shape id="_x0000_i1110" type="#_x0000_t75" style="width:14.25pt;height:14.25pt" o:ole="">
            <v:imagedata r:id="rId118" o:title=""/>
          </v:shape>
          <o:OLEObject Type="Embed" ProgID="Equation.DSMT4" ShapeID="_x0000_i1110" DrawAspect="Content" ObjectID="_1634997489" r:id="rId175"/>
        </w:object>
      </w:r>
      <w:r w:rsidRPr="00C65916">
        <w:rPr>
          <w:rFonts w:eastAsia="DengXian" w:cs="Times New Roman"/>
          <w:szCs w:val="24"/>
        </w:rPr>
        <w:t xml:space="preserve"> is the maximum of sequence; N is the number of physicochemical indices.</w:t>
      </w:r>
    </w:p>
    <w:p w:rsidR="007B0DD3" w:rsidRPr="00C65916" w:rsidRDefault="007B0DD3" w:rsidP="007B0DD3">
      <w:pPr>
        <w:pStyle w:val="ListParagraph"/>
        <w:widowControl w:val="0"/>
        <w:numPr>
          <w:ilvl w:val="0"/>
          <w:numId w:val="17"/>
        </w:numPr>
        <w:spacing w:after="0"/>
        <w:contextualSpacing w:val="0"/>
        <w:jc w:val="both"/>
        <w:rPr>
          <w:rFonts w:eastAsia="DengXian" w:cs="Times New Roman"/>
          <w:bCs/>
          <w:szCs w:val="24"/>
        </w:rPr>
      </w:pPr>
      <w:r w:rsidRPr="00C65916">
        <w:rPr>
          <w:rFonts w:eastAsia="DengXian" w:cs="Times New Roman"/>
          <w:bCs/>
          <w:szCs w:val="24"/>
        </w:rPr>
        <w:t xml:space="preserve"> Trinucleotide-based auto-cross covariance (TACC)</w:t>
      </w:r>
    </w:p>
    <w:p w:rsidR="007B0DD3" w:rsidRPr="00C65916" w:rsidRDefault="007B0DD3" w:rsidP="007B0DD3">
      <w:pPr>
        <w:ind w:firstLineChars="300" w:firstLine="720"/>
        <w:rPr>
          <w:rFonts w:eastAsia="DengXian" w:cs="Times New Roman"/>
          <w:bCs/>
          <w:szCs w:val="24"/>
        </w:rPr>
      </w:pPr>
      <w:r w:rsidRPr="00C65916">
        <w:rPr>
          <w:rFonts w:eastAsia="DengXian" w:cs="Times New Roman"/>
          <w:bCs/>
          <w:szCs w:val="24"/>
        </w:rPr>
        <w:t xml:space="preserve">The trinucleotide-based auto-cross covariance (TACC) encoding is a combination of TAC and TACC encoding. Thus, the dimension of the TACC encoding </w:t>
      </w:r>
      <w:proofErr w:type="gramStart"/>
      <w:r w:rsidRPr="00C65916">
        <w:rPr>
          <w:rFonts w:eastAsia="DengXian" w:cs="Times New Roman"/>
          <w:bCs/>
          <w:szCs w:val="24"/>
        </w:rPr>
        <w:t xml:space="preserve">is </w:t>
      </w:r>
      <w:proofErr w:type="gramEnd"/>
      <w:r w:rsidRPr="00C65916">
        <w:rPr>
          <w:rFonts w:eastAsia="DengXian" w:cs="Times New Roman"/>
          <w:bCs/>
          <w:position w:val="-10"/>
          <w:szCs w:val="24"/>
        </w:rPr>
        <w:object w:dxaOrig="999" w:dyaOrig="300">
          <v:shape id="_x0000_i1111" type="#_x0000_t75" style="width:50.25pt;height:14.25pt" o:ole="">
            <v:imagedata r:id="rId176" o:title=""/>
          </v:shape>
          <o:OLEObject Type="Embed" ProgID="Equation.DSMT4" ShapeID="_x0000_i1111" DrawAspect="Content" ObjectID="_1634997490" r:id="rId177"/>
        </w:object>
      </w:r>
      <w:r w:rsidRPr="00C65916">
        <w:rPr>
          <w:rFonts w:eastAsia="DengXian" w:cs="Times New Roman"/>
          <w:bCs/>
          <w:szCs w:val="24"/>
        </w:rPr>
        <w:t xml:space="preserve">, where N is the number of physicochemical indices and </w:t>
      </w:r>
      <w:r w:rsidRPr="00C65916">
        <w:rPr>
          <w:rFonts w:eastAsia="DengXian" w:cs="Times New Roman"/>
          <w:bCs/>
          <w:position w:val="-10"/>
          <w:szCs w:val="24"/>
        </w:rPr>
        <w:object w:dxaOrig="340" w:dyaOrig="300">
          <v:shape id="_x0000_i1112" type="#_x0000_t75" style="width:14.25pt;height:14.25pt" o:ole="">
            <v:imagedata r:id="rId178" o:title=""/>
          </v:shape>
          <o:OLEObject Type="Embed" ProgID="Equation.DSMT4" ShapeID="_x0000_i1112" DrawAspect="Content" ObjectID="_1634997491" r:id="rId179"/>
        </w:object>
      </w:r>
      <w:r w:rsidRPr="00C65916">
        <w:rPr>
          <w:rFonts w:eastAsia="DengXian" w:cs="Times New Roman"/>
          <w:bCs/>
          <w:szCs w:val="24"/>
        </w:rPr>
        <w:t xml:space="preserve"> is the maximum of DNA sequence.</w:t>
      </w:r>
    </w:p>
    <w:p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Nucleic Acid Composition (NAC)</w:t>
      </w:r>
    </w:p>
    <w:p w:rsidR="007B0DD3" w:rsidRPr="00C65916" w:rsidRDefault="007B0DD3" w:rsidP="007B0DD3">
      <w:pPr>
        <w:autoSpaceDE w:val="0"/>
        <w:autoSpaceDN w:val="0"/>
        <w:ind w:firstLineChars="300" w:firstLine="720"/>
        <w:rPr>
          <w:rFonts w:eastAsia="DengXian" w:cs="Times New Roman"/>
          <w:bCs/>
          <w:szCs w:val="24"/>
        </w:rPr>
      </w:pPr>
      <w:r w:rsidRPr="00C65916">
        <w:rPr>
          <w:rFonts w:eastAsia="TimesNewRomanPSMT" w:cs="Times New Roman"/>
          <w:bCs/>
          <w:szCs w:val="24"/>
        </w:rPr>
        <w:t>The Nucleic Acid Composition (NAC) encoding calculates the frequency of each nucleic acid type</w:t>
      </w:r>
      <w:r w:rsidRPr="00C65916">
        <w:rPr>
          <w:rFonts w:eastAsia="DengXian" w:cs="Times New Roman"/>
          <w:bCs/>
          <w:szCs w:val="24"/>
        </w:rPr>
        <w:t xml:space="preserve"> </w:t>
      </w:r>
      <w:r w:rsidRPr="00C65916">
        <w:rPr>
          <w:rFonts w:eastAsia="TimesNewRomanPSMT" w:cs="Times New Roman"/>
          <w:bCs/>
          <w:szCs w:val="24"/>
        </w:rPr>
        <w:t>in a nucleotide sequence. The frequencies of all 4 natural nucleic acids (i.e.</w:t>
      </w:r>
      <w:r w:rsidRPr="00C65916">
        <w:rPr>
          <w:rFonts w:eastAsia="DengXian" w:cs="Times New Roman"/>
          <w:bCs/>
          <w:szCs w:val="24"/>
        </w:rPr>
        <w:t xml:space="preserve"> </w:t>
      </w:r>
      <w:r w:rsidRPr="00C65916">
        <w:rPr>
          <w:rFonts w:eastAsia="TimesNewRomanPSMT" w:cs="Times New Roman"/>
          <w:bCs/>
          <w:szCs w:val="24"/>
        </w:rPr>
        <w:t>“ACGT or U”) can be</w:t>
      </w:r>
      <w:r w:rsidRPr="00C65916">
        <w:rPr>
          <w:rFonts w:eastAsia="DengXian" w:cs="Times New Roman"/>
          <w:bCs/>
          <w:szCs w:val="24"/>
        </w:rPr>
        <w:t xml:space="preserve"> </w:t>
      </w:r>
      <w:r w:rsidRPr="00C65916">
        <w:rPr>
          <w:rFonts w:eastAsia="TimesNewRomanPSMT" w:cs="Times New Roman"/>
          <w:bCs/>
          <w:szCs w:val="24"/>
        </w:rPr>
        <w:t>calculated as:</w:t>
      </w:r>
    </w:p>
    <w:p w:rsidR="007B0DD3" w:rsidRPr="00C65916" w:rsidRDefault="007B0DD3" w:rsidP="007B0DD3">
      <w:pPr>
        <w:autoSpaceDE w:val="0"/>
        <w:autoSpaceDN w:val="0"/>
        <w:spacing w:line="300" w:lineRule="auto"/>
        <w:jc w:val="right"/>
        <w:rPr>
          <w:rFonts w:eastAsia="DengXian" w:cs="Times New Roman"/>
          <w:szCs w:val="24"/>
        </w:rPr>
      </w:pPr>
      <w:r w:rsidRPr="00C65916">
        <w:rPr>
          <w:rFonts w:eastAsia="DengXian" w:cs="Times New Roman"/>
          <w:position w:val="-22"/>
          <w:szCs w:val="24"/>
        </w:rPr>
        <w:object w:dxaOrig="2685" w:dyaOrig="555">
          <v:shape id="_x0000_i1113" type="#_x0000_t75" style="width:137.25pt;height:29.25pt" o:ole="">
            <v:imagedata r:id="rId180" o:title=""/>
          </v:shape>
          <o:OLEObject Type="Embed" ProgID="Equation.DSMT4" ShapeID="_x0000_i1113" DrawAspect="Content" ObjectID="_1634997492" r:id="rId181"/>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(20)</w:t>
      </w:r>
    </w:p>
    <w:p w:rsidR="007B0DD3" w:rsidRPr="00C65916" w:rsidRDefault="007B0DD3" w:rsidP="007B0DD3">
      <w:pPr>
        <w:autoSpaceDE w:val="0"/>
        <w:autoSpaceDN w:val="0"/>
        <w:rPr>
          <w:rFonts w:eastAsia="DengXian" w:cs="Times New Roman"/>
          <w:szCs w:val="24"/>
        </w:rPr>
      </w:pPr>
      <w:proofErr w:type="gramStart"/>
      <w:r w:rsidRPr="00C65916">
        <w:rPr>
          <w:rFonts w:eastAsia="TimesNewRomanPSMT" w:cs="Times New Roman"/>
          <w:szCs w:val="24"/>
        </w:rPr>
        <w:t>where</w:t>
      </w:r>
      <w:proofErr w:type="gramEnd"/>
      <w:r w:rsidRPr="00C65916">
        <w:rPr>
          <w:rFonts w:eastAsia="TimesNewRomanPSMT" w:cs="Times New Roman"/>
          <w:szCs w:val="24"/>
        </w:rPr>
        <w:t xml:space="preserve"> </w:t>
      </w:r>
      <w:r w:rsidRPr="00C65916">
        <w:rPr>
          <w:rFonts w:eastAsia="TimesNewRomanPSMT" w:cs="Times New Roman"/>
          <w:i/>
          <w:iCs/>
          <w:szCs w:val="24"/>
        </w:rPr>
        <w:t>N</w:t>
      </w:r>
      <w:r w:rsidRPr="00C65916">
        <w:rPr>
          <w:rFonts w:eastAsia="TimesNewRomanPSMT" w:cs="Times New Roman"/>
          <w:szCs w:val="24"/>
        </w:rPr>
        <w:t>(</w:t>
      </w:r>
      <w:r w:rsidRPr="00C65916">
        <w:rPr>
          <w:rFonts w:eastAsia="TimesNewRomanPSMT" w:cs="Times New Roman"/>
          <w:i/>
          <w:iCs/>
          <w:szCs w:val="24"/>
        </w:rPr>
        <w:t>t</w:t>
      </w:r>
      <w:r w:rsidRPr="00C65916">
        <w:rPr>
          <w:rFonts w:eastAsia="TimesNewRomanPSMT" w:cs="Times New Roman"/>
          <w:szCs w:val="24"/>
        </w:rPr>
        <w:t xml:space="preserve">) is the number of nucleic acid type </w:t>
      </w:r>
      <w:r w:rsidRPr="00C65916">
        <w:rPr>
          <w:rFonts w:eastAsia="TimesNewRomanPSMT" w:cs="Times New Roman"/>
          <w:i/>
          <w:iCs/>
          <w:szCs w:val="24"/>
        </w:rPr>
        <w:t>t</w:t>
      </w:r>
      <w:r w:rsidRPr="00C65916">
        <w:rPr>
          <w:rFonts w:eastAsia="TimesNewRomanPSMT" w:cs="Times New Roman"/>
          <w:szCs w:val="24"/>
        </w:rPr>
        <w:t xml:space="preserve">, while </w:t>
      </w:r>
      <w:r w:rsidRPr="00C65916">
        <w:rPr>
          <w:rFonts w:eastAsia="TimesNewRomanPSMT" w:cs="Times New Roman"/>
          <w:i/>
          <w:iCs/>
          <w:szCs w:val="24"/>
        </w:rPr>
        <w:t xml:space="preserve">N </w:t>
      </w:r>
      <w:r w:rsidRPr="00C65916">
        <w:rPr>
          <w:rFonts w:eastAsia="TimesNewRomanPSMT" w:cs="Times New Roman"/>
          <w:szCs w:val="24"/>
        </w:rPr>
        <w:t>is the length of a nucleotide sequence.</w:t>
      </w:r>
    </w:p>
    <w:p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Di-Nucleotide Composition (DNC)</w:t>
      </w:r>
    </w:p>
    <w:p w:rsidR="007B0DD3" w:rsidRPr="00C65916" w:rsidRDefault="007B0DD3" w:rsidP="007B0DD3">
      <w:pPr>
        <w:autoSpaceDE w:val="0"/>
        <w:autoSpaceDN w:val="0"/>
        <w:ind w:firstLineChars="300" w:firstLine="720"/>
        <w:rPr>
          <w:rFonts w:eastAsia="DengXian" w:cs="Times New Roman"/>
          <w:bCs/>
          <w:szCs w:val="24"/>
        </w:rPr>
      </w:pPr>
      <w:r w:rsidRPr="00C65916">
        <w:rPr>
          <w:rFonts w:eastAsia="TimesNewRomanPSMT" w:cs="Times New Roman"/>
          <w:bCs/>
          <w:szCs w:val="24"/>
        </w:rPr>
        <w:t>The Di-Nucleotide Composition gives 16 descriptors. It is defined as:</w:t>
      </w:r>
    </w:p>
    <w:p w:rsidR="007B0DD3" w:rsidRPr="00C65916" w:rsidRDefault="007B0DD3" w:rsidP="007B0DD3">
      <w:pPr>
        <w:autoSpaceDE w:val="0"/>
        <w:autoSpaceDN w:val="0"/>
        <w:spacing w:line="300" w:lineRule="auto"/>
        <w:jc w:val="right"/>
        <w:rPr>
          <w:rFonts w:eastAsia="DengXian" w:cs="Times New Roman"/>
          <w:szCs w:val="24"/>
        </w:rPr>
      </w:pPr>
      <w:r w:rsidRPr="00C65916">
        <w:rPr>
          <w:rFonts w:eastAsia="DengXian" w:cs="Times New Roman"/>
          <w:position w:val="-22"/>
          <w:szCs w:val="24"/>
        </w:rPr>
        <w:object w:dxaOrig="3105" w:dyaOrig="555">
          <v:shape id="_x0000_i1114" type="#_x0000_t75" style="width:158.25pt;height:29.25pt" o:ole="">
            <v:imagedata r:id="rId182" o:title=""/>
          </v:shape>
          <o:OLEObject Type="Embed" ProgID="Equation.DSMT4" ShapeID="_x0000_i1114" DrawAspect="Content" ObjectID="_1634997493" r:id="rId183"/>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(21)</w:t>
      </w:r>
    </w:p>
    <w:p w:rsidR="007B0DD3" w:rsidRPr="00C65916" w:rsidRDefault="007B0DD3" w:rsidP="007B0DD3">
      <w:pPr>
        <w:autoSpaceDE w:val="0"/>
        <w:autoSpaceDN w:val="0"/>
        <w:rPr>
          <w:rFonts w:eastAsia="DengXian" w:cs="Times New Roman"/>
          <w:szCs w:val="24"/>
        </w:rPr>
      </w:pPr>
      <w:proofErr w:type="gramStart"/>
      <w:r w:rsidRPr="00C65916">
        <w:rPr>
          <w:rFonts w:eastAsia="TimesNewRomanPSMT" w:cs="Times New Roman"/>
          <w:szCs w:val="24"/>
        </w:rPr>
        <w:lastRenderedPageBreak/>
        <w:t>where</w:t>
      </w:r>
      <w:proofErr w:type="gramEnd"/>
      <w:r w:rsidRPr="00C65916">
        <w:rPr>
          <w:rFonts w:eastAsia="TimesNewRomanPSMT" w:cs="Times New Roman"/>
          <w:szCs w:val="24"/>
        </w:rPr>
        <w:t xml:space="preserve"> </w:t>
      </w:r>
      <w:r w:rsidRPr="00C65916">
        <w:rPr>
          <w:rFonts w:eastAsia="DengXian" w:cs="Times New Roman"/>
          <w:position w:val="-10"/>
          <w:szCs w:val="24"/>
        </w:rPr>
        <w:object w:dxaOrig="315" w:dyaOrig="300">
          <v:shape id="_x0000_i1115" type="#_x0000_t75" style="width:14.25pt;height:14.25pt" o:ole="">
            <v:imagedata r:id="rId184" o:title=""/>
          </v:shape>
          <o:OLEObject Type="Embed" ProgID="Equation.DSMT4" ShapeID="_x0000_i1115" DrawAspect="Content" ObjectID="_1634997494" r:id="rId185"/>
        </w:object>
      </w:r>
      <w:r w:rsidRPr="00C65916">
        <w:rPr>
          <w:rFonts w:eastAsia="TimesNewRomanPSMT" w:cs="Times New Roman"/>
          <w:i/>
          <w:iCs/>
          <w:szCs w:val="24"/>
        </w:rPr>
        <w:t xml:space="preserve"> </w:t>
      </w:r>
      <w:r w:rsidRPr="00C65916">
        <w:rPr>
          <w:rFonts w:eastAsia="TimesNewRomanPSMT" w:cs="Times New Roman"/>
          <w:szCs w:val="24"/>
        </w:rPr>
        <w:t xml:space="preserve">is the number of di-nucleotide represented by nucleic acid types </w:t>
      </w:r>
      <w:r w:rsidRPr="00C65916">
        <w:rPr>
          <w:rFonts w:eastAsia="TimesNewRomanPSMT" w:cs="Times New Roman"/>
          <w:i/>
          <w:iCs/>
          <w:szCs w:val="24"/>
        </w:rPr>
        <w:t xml:space="preserve">r </w:t>
      </w:r>
      <w:r w:rsidRPr="00C65916">
        <w:rPr>
          <w:rFonts w:eastAsia="TimesNewRomanPSMT" w:cs="Times New Roman"/>
          <w:szCs w:val="24"/>
        </w:rPr>
        <w:t xml:space="preserve">and </w:t>
      </w:r>
      <w:r w:rsidRPr="00C65916">
        <w:rPr>
          <w:rFonts w:eastAsia="TimesNewRomanPSMT" w:cs="Times New Roman"/>
          <w:i/>
          <w:iCs/>
          <w:szCs w:val="24"/>
        </w:rPr>
        <w:t>s</w:t>
      </w:r>
      <w:r w:rsidRPr="00C65916">
        <w:rPr>
          <w:rFonts w:eastAsia="TimesNewRomanPSMT" w:cs="Times New Roman"/>
          <w:szCs w:val="24"/>
        </w:rPr>
        <w:t>.</w:t>
      </w:r>
    </w:p>
    <w:p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Tri-Nucleotide Composition (TNC)</w:t>
      </w:r>
    </w:p>
    <w:p w:rsidR="007B0DD3" w:rsidRPr="00C65916" w:rsidRDefault="007B0DD3" w:rsidP="007B0DD3">
      <w:pPr>
        <w:autoSpaceDE w:val="0"/>
        <w:autoSpaceDN w:val="0"/>
        <w:ind w:firstLineChars="300" w:firstLine="720"/>
        <w:rPr>
          <w:rFonts w:eastAsia="DengXian" w:cs="Times New Roman"/>
          <w:bCs/>
          <w:szCs w:val="24"/>
        </w:rPr>
      </w:pPr>
      <w:r w:rsidRPr="00C65916">
        <w:rPr>
          <w:rFonts w:eastAsia="TimesNewRomanPSMT" w:cs="Times New Roman"/>
          <w:bCs/>
          <w:szCs w:val="24"/>
        </w:rPr>
        <w:t>The Tri-Nucleotide Composition gives 64 descriptors. It is defined as:</w:t>
      </w:r>
    </w:p>
    <w:p w:rsidR="007B0DD3" w:rsidRPr="00C65916" w:rsidRDefault="007B0DD3" w:rsidP="007B0DD3">
      <w:pPr>
        <w:autoSpaceDE w:val="0"/>
        <w:autoSpaceDN w:val="0"/>
        <w:spacing w:line="300" w:lineRule="auto"/>
        <w:jc w:val="right"/>
        <w:rPr>
          <w:rFonts w:eastAsia="DengXian" w:cs="Times New Roman"/>
          <w:szCs w:val="24"/>
        </w:rPr>
      </w:pPr>
      <w:r w:rsidRPr="00C65916">
        <w:rPr>
          <w:rFonts w:eastAsia="DengXian" w:cs="Times New Roman"/>
          <w:position w:val="-22"/>
          <w:szCs w:val="24"/>
        </w:rPr>
        <w:object w:dxaOrig="3420" w:dyaOrig="555">
          <v:shape id="_x0000_i1116" type="#_x0000_t75" style="width:173.25pt;height:29.25pt" o:ole="">
            <v:imagedata r:id="rId186" o:title=""/>
          </v:shape>
          <o:OLEObject Type="Embed" ProgID="Equation.DSMT4" ShapeID="_x0000_i1116" DrawAspect="Content" ObjectID="_1634997495" r:id="rId187"/>
        </w:object>
      </w:r>
      <w:r w:rsidRPr="00C65916">
        <w:rPr>
          <w:rFonts w:eastAsia="DengXian" w:cs="Times New Roman"/>
          <w:szCs w:val="24"/>
        </w:rPr>
        <w:t xml:space="preserve">                 </w:t>
      </w:r>
      <w:r w:rsidRPr="00C65916">
        <w:rPr>
          <w:rFonts w:eastAsia="DengXian" w:cs="Times New Roman"/>
          <w:szCs w:val="24"/>
        </w:rPr>
        <w:tab/>
        <w:t xml:space="preserve">          (22)</w:t>
      </w:r>
    </w:p>
    <w:p w:rsidR="007B0DD3" w:rsidRPr="00C65916" w:rsidRDefault="007B0DD3" w:rsidP="007B0DD3">
      <w:pPr>
        <w:autoSpaceDE w:val="0"/>
        <w:autoSpaceDN w:val="0"/>
        <w:rPr>
          <w:rFonts w:eastAsia="DengXian" w:cs="Times New Roman"/>
          <w:szCs w:val="24"/>
        </w:rPr>
      </w:pPr>
      <w:proofErr w:type="gramStart"/>
      <w:r w:rsidRPr="00C65916">
        <w:rPr>
          <w:rFonts w:eastAsia="TimesNewRomanPSMT" w:cs="Times New Roman"/>
          <w:szCs w:val="24"/>
        </w:rPr>
        <w:t>where</w:t>
      </w:r>
      <w:proofErr w:type="gramEnd"/>
      <w:r w:rsidRPr="00C65916">
        <w:rPr>
          <w:rFonts w:eastAsia="TimesNewRomanPSMT" w:cs="Times New Roman"/>
          <w:szCs w:val="24"/>
        </w:rPr>
        <w:t xml:space="preserve"> </w:t>
      </w:r>
      <w:r w:rsidRPr="00C65916">
        <w:rPr>
          <w:rFonts w:eastAsia="DengXian" w:cs="Times New Roman"/>
          <w:position w:val="-10"/>
          <w:szCs w:val="24"/>
        </w:rPr>
        <w:object w:dxaOrig="360" w:dyaOrig="300">
          <v:shape id="_x0000_i1117" type="#_x0000_t75" style="width:21.75pt;height:14.25pt" o:ole="">
            <v:imagedata r:id="rId188" o:title=""/>
          </v:shape>
          <o:OLEObject Type="Embed" ProgID="Equation.DSMT4" ShapeID="_x0000_i1117" DrawAspect="Content" ObjectID="_1634997496" r:id="rId189"/>
        </w:object>
      </w:r>
      <w:r w:rsidRPr="00C65916">
        <w:rPr>
          <w:rFonts w:eastAsia="TimesNewRomanPSMT" w:cs="Times New Roman"/>
          <w:i/>
          <w:iCs/>
          <w:szCs w:val="24"/>
        </w:rPr>
        <w:t xml:space="preserve"> </w:t>
      </w:r>
      <w:r w:rsidRPr="00C65916">
        <w:rPr>
          <w:rFonts w:eastAsia="TimesNewRomanPSMT" w:cs="Times New Roman"/>
          <w:szCs w:val="24"/>
        </w:rPr>
        <w:t xml:space="preserve">is the number of tri-nucleotide represented by nucleic acid types </w:t>
      </w:r>
      <w:r w:rsidRPr="00C65916">
        <w:rPr>
          <w:rFonts w:eastAsia="TimesNewRomanPSMT" w:cs="Times New Roman"/>
          <w:i/>
          <w:iCs/>
          <w:szCs w:val="24"/>
        </w:rPr>
        <w:t xml:space="preserve">r, s </w:t>
      </w:r>
      <w:r w:rsidRPr="00C65916">
        <w:rPr>
          <w:rFonts w:eastAsia="TimesNewRomanPSMT" w:cs="Times New Roman"/>
          <w:szCs w:val="24"/>
        </w:rPr>
        <w:t xml:space="preserve">and </w:t>
      </w:r>
      <w:r w:rsidRPr="00C65916">
        <w:rPr>
          <w:rFonts w:eastAsia="TimesNewRomanPSMT" w:cs="Times New Roman"/>
          <w:i/>
          <w:iCs/>
          <w:szCs w:val="24"/>
        </w:rPr>
        <w:t>t</w:t>
      </w:r>
      <w:r w:rsidRPr="00C65916">
        <w:rPr>
          <w:rFonts w:eastAsia="TimesNewRomanPSMT" w:cs="Times New Roman"/>
          <w:szCs w:val="24"/>
        </w:rPr>
        <w:t>.</w:t>
      </w:r>
    </w:p>
    <w:p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w:t>
      </w:r>
      <w:proofErr w:type="spellStart"/>
      <w:r w:rsidRPr="00C65916">
        <w:rPr>
          <w:rFonts w:eastAsia="DengXian" w:cs="Times New Roman"/>
          <w:bCs/>
          <w:szCs w:val="24"/>
        </w:rPr>
        <w:t>zCurve</w:t>
      </w:r>
      <w:proofErr w:type="spellEnd"/>
      <w:r w:rsidRPr="00C65916">
        <w:rPr>
          <w:rFonts w:eastAsia="DengXian" w:cs="Times New Roman"/>
          <w:bCs/>
          <w:szCs w:val="24"/>
        </w:rPr>
        <w:t xml:space="preserve"> Mathematical Formula (</w:t>
      </w:r>
      <w:proofErr w:type="spellStart"/>
      <w:r w:rsidRPr="00C65916">
        <w:rPr>
          <w:rFonts w:eastAsia="DengXian" w:cs="Times New Roman"/>
          <w:bCs/>
          <w:szCs w:val="24"/>
        </w:rPr>
        <w:t>zCurve</w:t>
      </w:r>
      <w:proofErr w:type="spellEnd"/>
      <w:r w:rsidRPr="00C65916">
        <w:rPr>
          <w:rFonts w:eastAsia="DengXian" w:cs="Times New Roman"/>
          <w:bCs/>
          <w:szCs w:val="24"/>
        </w:rPr>
        <w:t>)</w:t>
      </w:r>
    </w:p>
    <w:p w:rsidR="007B0DD3" w:rsidRPr="00C65916" w:rsidRDefault="007B0DD3" w:rsidP="007B0DD3">
      <w:pPr>
        <w:autoSpaceDE w:val="0"/>
        <w:autoSpaceDN w:val="0"/>
        <w:ind w:firstLineChars="300" w:firstLine="720"/>
        <w:rPr>
          <w:rFonts w:eastAsia="DengXian" w:cs="Times New Roman"/>
          <w:bCs/>
          <w:szCs w:val="24"/>
        </w:rPr>
      </w:pPr>
      <w:r w:rsidRPr="00C65916">
        <w:rPr>
          <w:rFonts w:eastAsia="DengXian" w:cs="Times New Roman"/>
          <w:bCs/>
          <w:szCs w:val="24"/>
        </w:rPr>
        <w:t>Z-curve theory is often used in genomic sequence analysis. It has got three components in three axis. They are defined as following.</w:t>
      </w:r>
    </w:p>
    <w:p w:rsidR="007B0DD3" w:rsidRPr="00C65916" w:rsidRDefault="007B0DD3" w:rsidP="007B0DD3">
      <w:pPr>
        <w:autoSpaceDE w:val="0"/>
        <w:autoSpaceDN w:val="0"/>
        <w:spacing w:line="300" w:lineRule="auto"/>
        <w:jc w:val="right"/>
        <w:rPr>
          <w:rFonts w:eastAsia="DengXian" w:cs="Times New Roman"/>
          <w:szCs w:val="24"/>
        </w:rPr>
      </w:pPr>
      <w:r w:rsidRPr="00C65916">
        <w:rPr>
          <w:rFonts w:eastAsia="DengXian" w:cs="Times New Roman"/>
          <w:position w:val="-44"/>
          <w:szCs w:val="24"/>
        </w:rPr>
        <w:object w:dxaOrig="3195" w:dyaOrig="975">
          <v:shape id="_x0000_i1118" type="#_x0000_t75" style="width:159pt;height:50.25pt" o:ole="">
            <v:imagedata r:id="rId190" o:title=""/>
          </v:shape>
          <o:OLEObject Type="Embed" ProgID="Equation.DSMT4" ShapeID="_x0000_i1118" DrawAspect="Content" ObjectID="_1634997497" r:id="rId191"/>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(23)</w:t>
      </w:r>
    </w:p>
    <w:p w:rsidR="007B0DD3" w:rsidRPr="00C65916" w:rsidRDefault="007B0DD3" w:rsidP="007B0DD3">
      <w:pPr>
        <w:autoSpaceDE w:val="0"/>
        <w:autoSpaceDN w:val="0"/>
        <w:ind w:firstLine="720"/>
        <w:rPr>
          <w:rFonts w:eastAsia="DengXian" w:cs="Times New Roman"/>
          <w:szCs w:val="24"/>
        </w:rPr>
      </w:pPr>
      <w:r w:rsidRPr="00C65916">
        <w:rPr>
          <w:rFonts w:eastAsia="DengXian" w:cs="Times New Roman"/>
          <w:szCs w:val="24"/>
        </w:rPr>
        <w:t xml:space="preserve">Three features will generate using the </w:t>
      </w:r>
      <w:proofErr w:type="spellStart"/>
      <w:r w:rsidRPr="00C65916">
        <w:rPr>
          <w:rFonts w:eastAsia="DengXian" w:cs="Times New Roman"/>
          <w:szCs w:val="24"/>
        </w:rPr>
        <w:t>zCurve</w:t>
      </w:r>
      <w:proofErr w:type="spellEnd"/>
      <w:r w:rsidRPr="00C65916">
        <w:rPr>
          <w:rFonts w:eastAsia="DengXian" w:cs="Times New Roman"/>
          <w:szCs w:val="24"/>
        </w:rPr>
        <w:t xml:space="preserve"> method.</w:t>
      </w:r>
    </w:p>
    <w:p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w:t>
      </w:r>
      <w:proofErr w:type="spellStart"/>
      <w:r w:rsidRPr="00C65916">
        <w:rPr>
          <w:rFonts w:eastAsia="DengXian" w:cs="Times New Roman"/>
          <w:bCs/>
          <w:szCs w:val="24"/>
        </w:rPr>
        <w:t>MonoKGap</w:t>
      </w:r>
      <w:proofErr w:type="spellEnd"/>
      <w:r w:rsidRPr="00C65916">
        <w:rPr>
          <w:rFonts w:eastAsia="DengXian" w:cs="Times New Roman"/>
          <w:bCs/>
          <w:szCs w:val="24"/>
        </w:rPr>
        <w:t xml:space="preserve"> Theoretical Description (</w:t>
      </w:r>
      <w:proofErr w:type="spellStart"/>
      <w:r w:rsidRPr="00C65916">
        <w:rPr>
          <w:rFonts w:eastAsia="DengXian" w:cs="Times New Roman"/>
          <w:bCs/>
          <w:szCs w:val="24"/>
        </w:rPr>
        <w:t>MonoKGap</w:t>
      </w:r>
      <w:proofErr w:type="spellEnd"/>
      <w:r w:rsidRPr="00C65916">
        <w:rPr>
          <w:rFonts w:eastAsia="DengXian" w:cs="Times New Roman"/>
          <w:bCs/>
          <w:szCs w:val="24"/>
        </w:rPr>
        <w:t>)</w:t>
      </w:r>
    </w:p>
    <w:p w:rsidR="007B0DD3" w:rsidRPr="00C65916" w:rsidRDefault="007B0DD3" w:rsidP="007B0DD3">
      <w:pPr>
        <w:autoSpaceDE w:val="0"/>
        <w:autoSpaceDN w:val="0"/>
        <w:spacing w:line="360" w:lineRule="auto"/>
        <w:ind w:firstLineChars="300" w:firstLine="720"/>
        <w:rPr>
          <w:rFonts w:eastAsia="DengXian" w:cs="Times New Roman"/>
          <w:szCs w:val="24"/>
        </w:rPr>
      </w:pPr>
      <w:r w:rsidRPr="00C65916">
        <w:rPr>
          <w:rFonts w:eastAsia="DengXian" w:cs="Times New Roman"/>
          <w:szCs w:val="24"/>
        </w:rPr>
        <w:t>When -</w:t>
      </w:r>
      <w:proofErr w:type="spellStart"/>
      <w:r w:rsidRPr="00C65916">
        <w:rPr>
          <w:rFonts w:eastAsia="DengXian" w:cs="Times New Roman"/>
          <w:szCs w:val="24"/>
        </w:rPr>
        <w:t>kgap</w:t>
      </w:r>
      <w:proofErr w:type="spellEnd"/>
      <w:r w:rsidRPr="00C65916">
        <w:rPr>
          <w:rFonts w:eastAsia="DengXian" w:cs="Times New Roman"/>
          <w:szCs w:val="24"/>
        </w:rPr>
        <w:t xml:space="preserve">=n then the </w:t>
      </w:r>
      <w:r w:rsidRPr="00C65916">
        <w:rPr>
          <w:rFonts w:eastAsia="DengXian" w:cs="Times New Roman"/>
          <w:position w:val="-12"/>
          <w:szCs w:val="24"/>
        </w:rPr>
        <w:object w:dxaOrig="1005" w:dyaOrig="345">
          <v:shape id="_x0000_i1119" type="#_x0000_t75" style="width:50.25pt;height:14.25pt" o:ole="">
            <v:imagedata r:id="rId192" o:title=""/>
          </v:shape>
          <o:OLEObject Type="Embed" ProgID="Equation.DSMT4" ShapeID="_x0000_i1119" DrawAspect="Content" ObjectID="_1634997498" r:id="rId193"/>
        </w:object>
      </w:r>
      <w:r w:rsidRPr="00C65916">
        <w:rPr>
          <w:rFonts w:eastAsia="DengXian" w:cs="Times New Roman"/>
          <w:szCs w:val="24"/>
        </w:rPr>
        <w:t xml:space="preserve"> features will exist for DNA and RNA but </w:t>
      </w:r>
      <w:r w:rsidRPr="00C65916">
        <w:rPr>
          <w:rFonts w:eastAsia="DengXian" w:cs="Times New Roman"/>
          <w:position w:val="-12"/>
          <w:szCs w:val="24"/>
        </w:rPr>
        <w:object w:dxaOrig="1200" w:dyaOrig="345">
          <v:shape id="_x0000_i1120" type="#_x0000_t75" style="width:57.75pt;height:14.25pt" o:ole="">
            <v:imagedata r:id="rId194" o:title=""/>
          </v:shape>
          <o:OLEObject Type="Embed" ProgID="Equation.DSMT4" ShapeID="_x0000_i1120" DrawAspect="Content" ObjectID="_1634997499" r:id="rId195"/>
        </w:object>
      </w:r>
      <w:r w:rsidRPr="00C65916">
        <w:rPr>
          <w:rFonts w:eastAsia="DengXian" w:cs="Times New Roman"/>
          <w:szCs w:val="24"/>
        </w:rPr>
        <w:t xml:space="preserve"> features will exist for protein. When -</w:t>
      </w:r>
      <w:proofErr w:type="spellStart"/>
      <w:r w:rsidRPr="00C65916">
        <w:rPr>
          <w:rFonts w:eastAsia="DengXian" w:cs="Times New Roman"/>
          <w:szCs w:val="24"/>
        </w:rPr>
        <w:t>kgap</w:t>
      </w:r>
      <w:proofErr w:type="spellEnd"/>
      <w:r w:rsidRPr="00C65916">
        <w:rPr>
          <w:rFonts w:eastAsia="DengXian" w:cs="Times New Roman"/>
          <w:szCs w:val="24"/>
        </w:rPr>
        <w:t>=1, feature structure will be X_X.</w:t>
      </w:r>
    </w:p>
    <w:p w:rsidR="007B0DD3" w:rsidRPr="00C65916" w:rsidRDefault="007B0DD3" w:rsidP="007B0DD3">
      <w:pPr>
        <w:autoSpaceDE w:val="0"/>
        <w:autoSpaceDN w:val="0"/>
        <w:spacing w:line="360" w:lineRule="auto"/>
        <w:ind w:firstLineChars="300" w:firstLine="720"/>
        <w:rPr>
          <w:rFonts w:eastAsia="DengXian" w:cs="Times New Roman"/>
          <w:szCs w:val="24"/>
        </w:rPr>
      </w:pPr>
      <w:r w:rsidRPr="00C65916">
        <w:rPr>
          <w:rFonts w:eastAsia="DengXian" w:cs="Times New Roman"/>
          <w:szCs w:val="24"/>
        </w:rPr>
        <w:t>When -</w:t>
      </w:r>
      <w:proofErr w:type="spellStart"/>
      <w:r w:rsidRPr="00C65916">
        <w:rPr>
          <w:rFonts w:eastAsia="DengXian" w:cs="Times New Roman"/>
          <w:szCs w:val="24"/>
        </w:rPr>
        <w:t>kgap</w:t>
      </w:r>
      <w:proofErr w:type="spellEnd"/>
      <w:r w:rsidRPr="00C65916">
        <w:rPr>
          <w:rFonts w:eastAsia="DengXian" w:cs="Times New Roman"/>
          <w:szCs w:val="24"/>
        </w:rPr>
        <w:t>=2, feature structure will be X_X, and X__X. When -</w:t>
      </w:r>
      <w:proofErr w:type="spellStart"/>
      <w:r w:rsidRPr="00C65916">
        <w:rPr>
          <w:rFonts w:eastAsia="DengXian" w:cs="Times New Roman"/>
          <w:szCs w:val="24"/>
        </w:rPr>
        <w:t>kgap</w:t>
      </w:r>
      <w:proofErr w:type="spellEnd"/>
      <w:r w:rsidRPr="00C65916">
        <w:rPr>
          <w:rFonts w:eastAsia="DengXian" w:cs="Times New Roman"/>
          <w:szCs w:val="24"/>
        </w:rPr>
        <w:t>=3, feature structure will be X_X. X__X, and X___X. Described with appropriate examples: When -</w:t>
      </w:r>
      <w:proofErr w:type="spellStart"/>
      <w:r w:rsidRPr="00C65916">
        <w:rPr>
          <w:rFonts w:eastAsia="DengXian" w:cs="Times New Roman"/>
          <w:szCs w:val="24"/>
        </w:rPr>
        <w:t>kgap</w:t>
      </w:r>
      <w:proofErr w:type="spellEnd"/>
      <w:r w:rsidRPr="00C65916">
        <w:rPr>
          <w:rFonts w:eastAsia="DengXian" w:cs="Times New Roman"/>
          <w:szCs w:val="24"/>
        </w:rPr>
        <w:t>=1 then only sixteen features will exist for DNA and RNA but four hundred (400) features will exist for protein. Features will be numbers of A_A, A_C, A_G, A_T, C_A, C_C, C_G, C_T, G_A, G_C, G_G, G_T, T_A, T_C, T_G, and T_T of the whole sequence of DNA respectively. When -</w:t>
      </w:r>
      <w:proofErr w:type="spellStart"/>
      <w:r w:rsidRPr="00C65916">
        <w:rPr>
          <w:rFonts w:eastAsia="DengXian" w:cs="Times New Roman"/>
          <w:szCs w:val="24"/>
        </w:rPr>
        <w:t>kgap</w:t>
      </w:r>
      <w:proofErr w:type="spellEnd"/>
      <w:r w:rsidRPr="00C65916">
        <w:rPr>
          <w:rFonts w:eastAsia="DengXian" w:cs="Times New Roman"/>
          <w:szCs w:val="24"/>
        </w:rPr>
        <w:t>=2 then only thirty-two features will exist for DNA and RNA but eight hundred (800) features will exist for protein. Features will be numbers of A_A, A_C, A_G, A_T, C_A</w:t>
      </w:r>
      <w:proofErr w:type="gramStart"/>
      <w:r w:rsidRPr="00C65916">
        <w:rPr>
          <w:rFonts w:eastAsia="DengXian" w:cs="Times New Roman"/>
          <w:szCs w:val="24"/>
        </w:rPr>
        <w:t>,C</w:t>
      </w:r>
      <w:proofErr w:type="gramEnd"/>
      <w:r w:rsidRPr="00C65916">
        <w:rPr>
          <w:rFonts w:eastAsia="DengXian" w:cs="Times New Roman"/>
          <w:szCs w:val="24"/>
        </w:rPr>
        <w:t xml:space="preserve">_C, C_G, C_T, G_A, G_C, G_G, G_T, T_A, T_C, T_G,T_T, A__A, A__C, A__G, A__T, C__A, C__C, C__G, C__T, G__A, G__C, </w:t>
      </w:r>
      <w:r w:rsidRPr="00C65916">
        <w:rPr>
          <w:rFonts w:eastAsia="DengXian" w:cs="Times New Roman"/>
          <w:szCs w:val="24"/>
        </w:rPr>
        <w:lastRenderedPageBreak/>
        <w:t xml:space="preserve">G__G, G__T, T__A, T__C, T__G, and T__T of the whole sequence of DNA respectively. </w:t>
      </w:r>
    </w:p>
    <w:p w:rsidR="007B0DD3" w:rsidRPr="00C65916" w:rsidRDefault="007B0DD3" w:rsidP="007B0DD3">
      <w:pPr>
        <w:autoSpaceDE w:val="0"/>
        <w:autoSpaceDN w:val="0"/>
        <w:spacing w:line="360" w:lineRule="auto"/>
        <w:ind w:firstLineChars="300" w:firstLine="720"/>
        <w:rPr>
          <w:rFonts w:eastAsia="DengXian" w:cs="Times New Roman"/>
          <w:szCs w:val="24"/>
        </w:rPr>
      </w:pPr>
      <w:r w:rsidRPr="00C65916">
        <w:rPr>
          <w:rFonts w:eastAsia="DengXian" w:cs="Times New Roman"/>
          <w:szCs w:val="24"/>
        </w:rPr>
        <w:t>When -</w:t>
      </w:r>
      <w:proofErr w:type="spellStart"/>
      <w:r w:rsidRPr="00C65916">
        <w:rPr>
          <w:rFonts w:eastAsia="DengXian" w:cs="Times New Roman"/>
          <w:szCs w:val="24"/>
        </w:rPr>
        <w:t>kgap</w:t>
      </w:r>
      <w:proofErr w:type="spellEnd"/>
      <w:r w:rsidRPr="00C65916">
        <w:rPr>
          <w:rFonts w:eastAsia="DengXian" w:cs="Times New Roman"/>
          <w:szCs w:val="24"/>
        </w:rPr>
        <w:t>=3 then only forty-eight features will exist for DNA and RNA, but one thousand and two hundred (1,200) features will exist for protein. Features will be numbers of A_A, A_C, A_G, A_T, C_A,C_C, C_G, C_T, G_A, G_C, G_G, G_T, T_A, T_C, T_G,T_T, A__A, A__C, A__G,A__T, C__A, C__C, C__G, C__T, G__A, G__C, G__G, G__T, T__A, T__C, T__G, T__T, A___A, A___C, A___G, A___T, C___A,  C___C, C___G, C___T, G___A, G___C, G___G,G___T, T___A, T___C, T___G, and T___T of the whole sequence of DNA respectively.</w:t>
      </w:r>
    </w:p>
    <w:p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w:t>
      </w:r>
      <w:proofErr w:type="spellStart"/>
      <w:r w:rsidRPr="00C65916">
        <w:rPr>
          <w:rFonts w:eastAsia="DengXian" w:cs="Times New Roman"/>
          <w:bCs/>
          <w:szCs w:val="24"/>
        </w:rPr>
        <w:t>MonoDiKGap</w:t>
      </w:r>
      <w:proofErr w:type="spellEnd"/>
      <w:r w:rsidRPr="00C65916">
        <w:rPr>
          <w:rFonts w:eastAsia="DengXian" w:cs="Times New Roman"/>
          <w:bCs/>
          <w:szCs w:val="24"/>
        </w:rPr>
        <w:t xml:space="preserve"> Theoretical Description (</w:t>
      </w:r>
      <w:proofErr w:type="spellStart"/>
      <w:r w:rsidRPr="00C65916">
        <w:rPr>
          <w:rFonts w:eastAsia="DengXian" w:cs="Times New Roman"/>
          <w:bCs/>
          <w:szCs w:val="24"/>
        </w:rPr>
        <w:t>MonoDiKGap</w:t>
      </w:r>
      <w:proofErr w:type="spellEnd"/>
      <w:r w:rsidRPr="00C65916">
        <w:rPr>
          <w:rFonts w:eastAsia="DengXian" w:cs="Times New Roman"/>
          <w:bCs/>
          <w:szCs w:val="24"/>
        </w:rPr>
        <w:t>)</w:t>
      </w:r>
    </w:p>
    <w:p w:rsidR="007B0DD3" w:rsidRPr="00C65916" w:rsidRDefault="007B0DD3" w:rsidP="007B0DD3">
      <w:pPr>
        <w:autoSpaceDE w:val="0"/>
        <w:autoSpaceDN w:val="0"/>
        <w:spacing w:line="360" w:lineRule="auto"/>
        <w:ind w:firstLineChars="300" w:firstLine="720"/>
        <w:rPr>
          <w:rFonts w:eastAsia="DengXian" w:cs="Times New Roman"/>
          <w:bCs/>
          <w:szCs w:val="24"/>
        </w:rPr>
      </w:pPr>
      <w:r w:rsidRPr="00C65916">
        <w:rPr>
          <w:rFonts w:eastAsia="DengXian" w:cs="Times New Roman"/>
          <w:bCs/>
          <w:szCs w:val="24"/>
        </w:rPr>
        <w:t xml:space="preserve">When </w:t>
      </w:r>
      <w:proofErr w:type="spellStart"/>
      <w:r w:rsidRPr="00C65916">
        <w:rPr>
          <w:rFonts w:eastAsia="DengXian" w:cs="Times New Roman"/>
          <w:bCs/>
          <w:szCs w:val="24"/>
        </w:rPr>
        <w:t>kgap</w:t>
      </w:r>
      <w:proofErr w:type="spellEnd"/>
      <w:r w:rsidRPr="00C65916">
        <w:rPr>
          <w:rFonts w:eastAsia="DengXian" w:cs="Times New Roman"/>
          <w:bCs/>
          <w:szCs w:val="24"/>
        </w:rPr>
        <w:t xml:space="preserve">=n then the </w:t>
      </w:r>
      <w:r w:rsidRPr="00C65916">
        <w:rPr>
          <w:rFonts w:eastAsia="DengXian" w:cs="Times New Roman"/>
          <w:bCs/>
          <w:position w:val="-12"/>
          <w:szCs w:val="24"/>
        </w:rPr>
        <w:object w:dxaOrig="1260" w:dyaOrig="345">
          <v:shape id="_x0000_i1121" type="#_x0000_t75" style="width:65.25pt;height:14.25pt" o:ole="">
            <v:imagedata r:id="rId196" o:title=""/>
          </v:shape>
          <o:OLEObject Type="Embed" ProgID="Equation.DSMT4" ShapeID="_x0000_i1121" DrawAspect="Content" ObjectID="_1634997500" r:id="rId197"/>
        </w:object>
      </w:r>
      <w:r w:rsidRPr="00C65916">
        <w:rPr>
          <w:rFonts w:eastAsia="DengXian" w:cs="Times New Roman"/>
          <w:bCs/>
          <w:szCs w:val="24"/>
        </w:rPr>
        <w:t xml:space="preserve"> features will exist for DNA and RNA, but</w:t>
      </w:r>
      <w:r w:rsidRPr="00C65916">
        <w:rPr>
          <w:rFonts w:eastAsia="DengXian" w:cs="Times New Roman"/>
          <w:bCs/>
          <w:position w:val="-12"/>
          <w:szCs w:val="24"/>
        </w:rPr>
        <w:object w:dxaOrig="1560" w:dyaOrig="345">
          <v:shape id="_x0000_i1122" type="#_x0000_t75" style="width:79.5pt;height:14.25pt" o:ole="">
            <v:imagedata r:id="rId198" o:title=""/>
          </v:shape>
          <o:OLEObject Type="Embed" ProgID="Equation.DSMT4" ShapeID="_x0000_i1122" DrawAspect="Content" ObjectID="_1634997501" r:id="rId199"/>
        </w:object>
      </w:r>
      <w:r w:rsidRPr="00C65916">
        <w:rPr>
          <w:rFonts w:eastAsia="DengXian" w:cs="Times New Roman"/>
          <w:bCs/>
          <w:szCs w:val="24"/>
        </w:rPr>
        <w:t xml:space="preserve"> features will exist for protein.</w:t>
      </w:r>
    </w:p>
    <w:p w:rsidR="007B0DD3" w:rsidRPr="00C65916" w:rsidRDefault="007B0DD3" w:rsidP="007B0DD3">
      <w:pPr>
        <w:autoSpaceDE w:val="0"/>
        <w:autoSpaceDN w:val="0"/>
        <w:spacing w:line="360" w:lineRule="auto"/>
        <w:ind w:firstLine="720"/>
        <w:rPr>
          <w:rFonts w:eastAsia="DengXian" w:cs="Times New Roman"/>
          <w:szCs w:val="24"/>
        </w:rPr>
      </w:pPr>
      <w:r w:rsidRPr="00C65916">
        <w:rPr>
          <w:rFonts w:eastAsia="DengXian" w:cs="Times New Roman"/>
          <w:szCs w:val="24"/>
        </w:rPr>
        <w:t>When -</w:t>
      </w:r>
      <w:proofErr w:type="spellStart"/>
      <w:r w:rsidRPr="00C65916">
        <w:rPr>
          <w:rFonts w:eastAsia="DengXian" w:cs="Times New Roman"/>
          <w:szCs w:val="24"/>
        </w:rPr>
        <w:t>kgap</w:t>
      </w:r>
      <w:proofErr w:type="spellEnd"/>
      <w:r w:rsidRPr="00C65916">
        <w:rPr>
          <w:rFonts w:eastAsia="DengXian" w:cs="Times New Roman"/>
          <w:szCs w:val="24"/>
        </w:rPr>
        <w:t>=1, feature structure will be X_XX.</w:t>
      </w:r>
    </w:p>
    <w:p w:rsidR="007B0DD3" w:rsidRPr="00C65916" w:rsidRDefault="007B0DD3" w:rsidP="007B0DD3">
      <w:pPr>
        <w:autoSpaceDE w:val="0"/>
        <w:autoSpaceDN w:val="0"/>
        <w:spacing w:line="360" w:lineRule="auto"/>
        <w:ind w:firstLine="720"/>
        <w:rPr>
          <w:rFonts w:eastAsia="DengXian" w:cs="Times New Roman"/>
          <w:szCs w:val="24"/>
        </w:rPr>
      </w:pPr>
      <w:r w:rsidRPr="00C65916">
        <w:rPr>
          <w:rFonts w:eastAsia="DengXian" w:cs="Times New Roman"/>
          <w:szCs w:val="24"/>
        </w:rPr>
        <w:t>When -</w:t>
      </w:r>
      <w:proofErr w:type="spellStart"/>
      <w:r w:rsidRPr="00C65916">
        <w:rPr>
          <w:rFonts w:eastAsia="DengXian" w:cs="Times New Roman"/>
          <w:szCs w:val="24"/>
        </w:rPr>
        <w:t>kgap</w:t>
      </w:r>
      <w:proofErr w:type="spellEnd"/>
      <w:r w:rsidRPr="00C65916">
        <w:rPr>
          <w:rFonts w:eastAsia="DengXian" w:cs="Times New Roman"/>
          <w:szCs w:val="24"/>
        </w:rPr>
        <w:t>=2, feature structure will be X_XX, and X__XX.</w:t>
      </w:r>
    </w:p>
    <w:p w:rsidR="007B0DD3" w:rsidRPr="00C65916" w:rsidRDefault="007B0DD3" w:rsidP="007B0DD3">
      <w:pPr>
        <w:autoSpaceDE w:val="0"/>
        <w:autoSpaceDN w:val="0"/>
        <w:spacing w:line="360" w:lineRule="auto"/>
        <w:ind w:firstLine="720"/>
        <w:rPr>
          <w:rFonts w:eastAsia="DengXian" w:cs="Times New Roman"/>
          <w:szCs w:val="24"/>
        </w:rPr>
      </w:pPr>
      <w:r w:rsidRPr="00C65916">
        <w:rPr>
          <w:rFonts w:eastAsia="DengXian" w:cs="Times New Roman"/>
          <w:szCs w:val="24"/>
        </w:rPr>
        <w:t>When -</w:t>
      </w:r>
      <w:proofErr w:type="spellStart"/>
      <w:r w:rsidRPr="00C65916">
        <w:rPr>
          <w:rFonts w:eastAsia="DengXian" w:cs="Times New Roman"/>
          <w:szCs w:val="24"/>
        </w:rPr>
        <w:t>kgap</w:t>
      </w:r>
      <w:proofErr w:type="spellEnd"/>
      <w:r w:rsidRPr="00C65916">
        <w:rPr>
          <w:rFonts w:eastAsia="DengXian" w:cs="Times New Roman"/>
          <w:szCs w:val="24"/>
        </w:rPr>
        <w:t>=3, feature structure will be X_XX, X__XX, and X___XX. Described with appropriate examples:</w:t>
      </w:r>
    </w:p>
    <w:p w:rsidR="007B0DD3" w:rsidRPr="00C65916" w:rsidRDefault="007B0DD3" w:rsidP="007B0DD3">
      <w:pPr>
        <w:autoSpaceDE w:val="0"/>
        <w:autoSpaceDN w:val="0"/>
        <w:spacing w:line="360" w:lineRule="auto"/>
        <w:ind w:firstLineChars="300" w:firstLine="720"/>
        <w:rPr>
          <w:rFonts w:eastAsia="DengXian" w:cs="Times New Roman"/>
          <w:szCs w:val="24"/>
        </w:rPr>
      </w:pPr>
      <w:r w:rsidRPr="00C65916">
        <w:rPr>
          <w:rFonts w:eastAsia="DengXian" w:cs="Times New Roman"/>
          <w:szCs w:val="24"/>
        </w:rPr>
        <w:t>When -</w:t>
      </w:r>
      <w:proofErr w:type="spellStart"/>
      <w:r w:rsidRPr="00C65916">
        <w:rPr>
          <w:rFonts w:eastAsia="DengXian" w:cs="Times New Roman"/>
          <w:szCs w:val="24"/>
        </w:rPr>
        <w:t>kgap</w:t>
      </w:r>
      <w:proofErr w:type="spellEnd"/>
      <w:r w:rsidRPr="00C65916">
        <w:rPr>
          <w:rFonts w:eastAsia="DengXian" w:cs="Times New Roman"/>
          <w:szCs w:val="24"/>
        </w:rPr>
        <w:t>=1 then only sixty-four (64) features will exist for DNA and RNA, but eight thousand (8,000) features will exist for protein. Features will be numbers of A_AA, A_AC,A_AG, A_AT, A_CA, A_CC, A_CG, A_CT, A_GA, A_GC, A_GG, A_GT, A_TA, A_TC, A_TG,A_TT, C_AA, C_AC, C_AG, C_AT, C_CA, C_CC, C_CG, C_CT, C_GA, C_GC, C_GG, C_GT,C_TA, C_TC, C_TG, C_TT, G_AA, G_AC, G_AG, G_AT, G_CA, G_CC, G_CG, G_CT, G_GA,G_GC, G_GG, G_GT, G_TA, G_TC, G_TG, G_TT, T_AA, T_AC, T_AG, T_AT, T_CA, T_CC,T_CG, T_CT, T_GA, T_GC, T_GG, T_GT, T_TA, T_TC, T_TG, and T_TT of the whole sequence of DNA respectively.</w:t>
      </w:r>
    </w:p>
    <w:p w:rsidR="007B0DD3" w:rsidRPr="00C65916" w:rsidRDefault="007B0DD3" w:rsidP="007B0DD3">
      <w:pPr>
        <w:autoSpaceDE w:val="0"/>
        <w:autoSpaceDN w:val="0"/>
        <w:spacing w:line="360" w:lineRule="auto"/>
        <w:ind w:firstLineChars="300" w:firstLine="720"/>
        <w:rPr>
          <w:rFonts w:eastAsia="DengXian" w:cs="Times New Roman"/>
          <w:szCs w:val="24"/>
        </w:rPr>
      </w:pPr>
      <w:r w:rsidRPr="00C65916">
        <w:rPr>
          <w:rFonts w:eastAsia="DengXian" w:cs="Times New Roman"/>
          <w:szCs w:val="24"/>
        </w:rPr>
        <w:t>When -</w:t>
      </w:r>
      <w:proofErr w:type="spellStart"/>
      <w:r w:rsidRPr="00C65916">
        <w:rPr>
          <w:rFonts w:eastAsia="DengXian" w:cs="Times New Roman"/>
          <w:szCs w:val="24"/>
        </w:rPr>
        <w:t>kgap</w:t>
      </w:r>
      <w:proofErr w:type="spellEnd"/>
      <w:r w:rsidRPr="00C65916">
        <w:rPr>
          <w:rFonts w:eastAsia="DengXian" w:cs="Times New Roman"/>
          <w:szCs w:val="24"/>
        </w:rPr>
        <w:t xml:space="preserve">=2 then only hundred and twenty-eight (128) features will exist for DNA and RNA, but sixteen thousand (16,000) features will exist for protein. Features will be numbers of A_AA, A_AC,A_AG, A_AT, A_CA, A_CC, A_CG, A_CT, A_GA, </w:t>
      </w:r>
      <w:r w:rsidRPr="00C65916">
        <w:rPr>
          <w:rFonts w:eastAsia="DengXian" w:cs="Times New Roman"/>
          <w:szCs w:val="24"/>
        </w:rPr>
        <w:lastRenderedPageBreak/>
        <w:t>A_GC, A_GG, A_GT, A_TA, A_TC, A_TG,A_TT, C_AA, C_AC, C_AG, C_AT, C_CA, C_CC, C_CG, C_CT, C_GA, C_GC, C_GG, C_GT,C_TA, C_TC, C_TG, C_TT, G_AA, G_AC, G_AG, G_AT, G_CA, G_CC, G_CG, G_CT, G_GA,G_GC, G_GG, G_GT, G_TA, G_TC, G_TG, G_TT, T_AA, T_AC, T_AG, T_AT, T_CA, T_CC,T_CG, T_CT, T_GA, T_GC, T_GG, T_GT, T_TA, T_TC, T_TG,T_TT, A__AA, A__AC, A__AG, A__AT, A__CA, A__CC, A__CG, A__CT, A__GA, A__GC,A__GG, A__GT, A__TA, A__TC, A__TG, A__TT, C__AA, C__AC, C__AG, C__AT, C__CA,C__CC, C__CG, C__CT, C__GA, C__GC, C__GG, C__GT, C__TA, C__TC, C__TG, C__TT,G__AA, G__AC, G__AG, G__AT, G__CA, G__CC, G__CG, G__CT, G__GA, G__GC, G__GG,G__GT, G__TA, G__TC, G__TG, G__TT, T__AA, T__AC, T__AG, T__AT, T__CA, T__CC,T__CG, T__CT, T__GA, T__GC, T__GG, T__GT, T__TA, T__TC, T__TG, and T__TT of the whole sequence of DNA respectively.</w:t>
      </w:r>
    </w:p>
    <w:p w:rsidR="007B0DD3" w:rsidRPr="00C65916" w:rsidRDefault="007B0DD3" w:rsidP="007B0DD3">
      <w:pPr>
        <w:rPr>
          <w:rFonts w:cs="Times New Roman"/>
          <w:szCs w:val="24"/>
        </w:rPr>
      </w:pPr>
    </w:p>
    <w:p w:rsidR="007B0DD3" w:rsidRPr="00C65916" w:rsidRDefault="007B0DD3" w:rsidP="007B0DD3">
      <w:pPr>
        <w:pStyle w:val="Heading1"/>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Default="007B0DD3" w:rsidP="007B0DD3">
      <w:pPr>
        <w:rPr>
          <w:rFonts w:cs="Times New Roman"/>
          <w:szCs w:val="24"/>
        </w:rPr>
      </w:pPr>
    </w:p>
    <w:p w:rsidR="007B0DD3" w:rsidRDefault="007B0DD3" w:rsidP="007B0DD3">
      <w:pPr>
        <w:rPr>
          <w:rFonts w:cs="Times New Roman"/>
          <w:szCs w:val="24"/>
        </w:rPr>
      </w:pPr>
    </w:p>
    <w:p w:rsidR="007B0DD3"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pStyle w:val="Heading1"/>
      </w:pPr>
      <w:bookmarkStart w:id="166" w:name="_Toc22586991"/>
      <w:r w:rsidRPr="00C65916">
        <w:lastRenderedPageBreak/>
        <w:t>APPENDIX 3: Protein Feature Extraction Methods Description</w:t>
      </w:r>
      <w:bookmarkEnd w:id="166"/>
    </w:p>
    <w:p w:rsidR="007B0DD3" w:rsidRPr="00C65916" w:rsidRDefault="007B0DD3" w:rsidP="007B0DD3">
      <w:pPr>
        <w:widowControl w:val="0"/>
        <w:spacing w:after="0"/>
        <w:jc w:val="both"/>
        <w:rPr>
          <w:rFonts w:cs="Times New Roman"/>
          <w:bCs/>
          <w:szCs w:val="24"/>
        </w:rPr>
      </w:pPr>
      <w:r w:rsidRPr="00C65916">
        <w:rPr>
          <w:rFonts w:cs="Times New Roman"/>
          <w:bCs/>
          <w:color w:val="000000" w:themeColor="text1"/>
          <w:szCs w:val="24"/>
        </w:rPr>
        <w:t>Type 1: Sequence information</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Amino acid composition (AAC)</w:t>
      </w:r>
    </w:p>
    <w:p w:rsidR="007B0DD3" w:rsidRPr="00C65916" w:rsidRDefault="007B0DD3" w:rsidP="007B0DD3">
      <w:pPr>
        <w:autoSpaceDE w:val="0"/>
        <w:autoSpaceDN w:val="0"/>
        <w:adjustRightInd w:val="0"/>
        <w:ind w:firstLineChars="300" w:firstLine="720"/>
        <w:rPr>
          <w:rFonts w:eastAsia="DengXian" w:cs="Times New Roman"/>
          <w:bCs/>
          <w:szCs w:val="24"/>
        </w:rPr>
      </w:pPr>
      <w:r w:rsidRPr="00C65916">
        <w:rPr>
          <w:rFonts w:eastAsia="DengXian" w:cs="Times New Roman"/>
          <w:bCs/>
          <w:szCs w:val="24"/>
        </w:rPr>
        <w:t>The amino acid composition is the fraction of each amino acid type within a protein. The amino acid composition gives 20 features and the fractions of all 20 natural amino acids are calculated as</w:t>
      </w:r>
    </w:p>
    <w:p w:rsidR="007B0DD3" w:rsidRPr="00C65916" w:rsidRDefault="007B0DD3" w:rsidP="007B0DD3">
      <w:pPr>
        <w:tabs>
          <w:tab w:val="center" w:pos="4320"/>
          <w:tab w:val="right" w:pos="8640"/>
        </w:tabs>
        <w:autoSpaceDE w:val="0"/>
        <w:autoSpaceDN w:val="0"/>
        <w:adjustRightInd w:val="0"/>
        <w:spacing w:line="300" w:lineRule="auto"/>
        <w:ind w:firstLineChars="400" w:firstLine="960"/>
        <w:jc w:val="right"/>
        <w:rPr>
          <w:rFonts w:eastAsia="DengXian" w:cs="Times New Roman"/>
          <w:szCs w:val="24"/>
        </w:rPr>
      </w:pPr>
      <w:r w:rsidRPr="00C65916">
        <w:rPr>
          <w:rFonts w:eastAsia="DengXian" w:cs="Times New Roman"/>
          <w:position w:val="-22"/>
          <w:szCs w:val="24"/>
        </w:rPr>
        <w:object w:dxaOrig="2420" w:dyaOrig="560">
          <v:shape id="_x0000_i1123" type="#_x0000_t75" style="width:123pt;height:29.25pt" o:ole="">
            <v:imagedata r:id="rId200" o:title=""/>
          </v:shape>
          <o:OLEObject Type="Embed" ProgID="Equation.DSMT4" ShapeID="_x0000_i1123" DrawAspect="Content" ObjectID="_1634997502" r:id="rId201"/>
        </w:object>
      </w:r>
      <w:r w:rsidRPr="00C65916">
        <w:rPr>
          <w:rFonts w:eastAsia="DengXian" w:cs="Times New Roman"/>
          <w:szCs w:val="24"/>
        </w:rPr>
        <w:t xml:space="preserve">                                                (24)</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szCs w:val="24"/>
        </w:rPr>
        <w:t xml:space="preserve"> </w:t>
      </w:r>
      <w:r w:rsidRPr="00C65916">
        <w:rPr>
          <w:rFonts w:eastAsia="DengXian" w:cs="Times New Roman"/>
          <w:position w:val="-10"/>
          <w:szCs w:val="24"/>
        </w:rPr>
        <w:object w:dxaOrig="300" w:dyaOrig="300">
          <v:shape id="_x0000_i1124" type="#_x0000_t75" style="width:14.25pt;height:14.25pt" o:ole="">
            <v:imagedata r:id="rId202" o:title=""/>
          </v:shape>
          <o:OLEObject Type="Embed" ProgID="Equation.DSMT4" ShapeID="_x0000_i1124" DrawAspect="Content" ObjectID="_1634997503" r:id="rId203"/>
        </w:object>
      </w:r>
      <w:r w:rsidRPr="00C65916">
        <w:rPr>
          <w:rFonts w:eastAsia="DengXian" w:cs="Times New Roman"/>
          <w:szCs w:val="24"/>
        </w:rPr>
        <w:t xml:space="preserve"> is the number of the amino acid type </w:t>
      </w:r>
      <w:r w:rsidRPr="00C65916">
        <w:rPr>
          <w:rFonts w:eastAsia="DengXian" w:cs="Times New Roman"/>
          <w:position w:val="-4"/>
          <w:szCs w:val="24"/>
        </w:rPr>
        <w:object w:dxaOrig="160" w:dyaOrig="180">
          <v:shape id="_x0000_i1125" type="#_x0000_t75" style="width:7.5pt;height:7.5pt" o:ole="">
            <v:imagedata r:id="rId204" o:title=""/>
          </v:shape>
          <o:OLEObject Type="Embed" ProgID="Equation.DSMT4" ShapeID="_x0000_i1125" DrawAspect="Content" ObjectID="_1634997504" r:id="rId205"/>
        </w:object>
      </w:r>
      <w:r w:rsidRPr="00C65916">
        <w:rPr>
          <w:rFonts w:eastAsia="DengXian" w:cs="Times New Roman"/>
          <w:szCs w:val="24"/>
        </w:rPr>
        <w:t xml:space="preserve"> and </w:t>
      </w:r>
      <w:r w:rsidRPr="00C65916">
        <w:rPr>
          <w:rFonts w:eastAsia="DengXian" w:cs="Times New Roman"/>
          <w:position w:val="-6"/>
          <w:szCs w:val="24"/>
        </w:rPr>
        <w:object w:dxaOrig="240" w:dyaOrig="240">
          <v:shape id="_x0000_i1126" type="#_x0000_t75" style="width:14.25pt;height:14.25pt" o:ole="">
            <v:imagedata r:id="rId206" o:title=""/>
          </v:shape>
          <o:OLEObject Type="Embed" ProgID="Equation.DSMT4" ShapeID="_x0000_i1126" DrawAspect="Content" ObjectID="_1634997505" r:id="rId207"/>
        </w:object>
      </w:r>
      <w:r w:rsidRPr="00C65916">
        <w:rPr>
          <w:rFonts w:eastAsia="DengXian" w:cs="Times New Roman"/>
          <w:szCs w:val="24"/>
        </w:rPr>
        <w:t xml:space="preserve"> is the length of the sequence.</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szCs w:val="24"/>
        </w:rPr>
      </w:pPr>
      <w:r w:rsidRPr="00C65916">
        <w:rPr>
          <w:rFonts w:eastAsia="DengXian" w:cs="Times New Roman"/>
          <w:szCs w:val="24"/>
        </w:rPr>
        <w:t>Dipeptide composition (DC)</w:t>
      </w:r>
    </w:p>
    <w:p w:rsidR="007B0DD3" w:rsidRPr="00C65916" w:rsidRDefault="007B0DD3" w:rsidP="007B0DD3">
      <w:pPr>
        <w:autoSpaceDE w:val="0"/>
        <w:autoSpaceDN w:val="0"/>
        <w:adjustRightInd w:val="0"/>
        <w:ind w:firstLineChars="300" w:firstLine="720"/>
        <w:rPr>
          <w:rFonts w:eastAsia="DengXian" w:cs="Times New Roman"/>
          <w:szCs w:val="24"/>
        </w:rPr>
      </w:pPr>
      <w:r w:rsidRPr="00C65916">
        <w:rPr>
          <w:rFonts w:eastAsia="DengXian" w:cs="Times New Roman"/>
          <w:szCs w:val="24"/>
        </w:rPr>
        <w:t xml:space="preserve">The dipeptide composition is used to transform the variable length of proteins to fixed length feature </w:t>
      </w:r>
      <w:proofErr w:type="spellStart"/>
      <w:r w:rsidRPr="00C65916">
        <w:rPr>
          <w:rFonts w:eastAsia="DengXian" w:cs="Times New Roman"/>
          <w:szCs w:val="24"/>
        </w:rPr>
        <w:t>vectors.A</w:t>
      </w:r>
      <w:proofErr w:type="spellEnd"/>
      <w:r w:rsidRPr="00C65916">
        <w:rPr>
          <w:rFonts w:eastAsia="DengXian" w:cs="Times New Roman"/>
          <w:szCs w:val="24"/>
        </w:rPr>
        <w:t xml:space="preserve"> dipeptide composition has been used earlier by </w:t>
      </w:r>
      <w:proofErr w:type="spellStart"/>
      <w:r w:rsidRPr="00C65916">
        <w:rPr>
          <w:rFonts w:eastAsia="DengXian" w:cs="Times New Roman"/>
          <w:szCs w:val="24"/>
        </w:rPr>
        <w:t>Grassmann</w:t>
      </w:r>
      <w:proofErr w:type="spellEnd"/>
      <w:r w:rsidRPr="00C65916">
        <w:rPr>
          <w:rFonts w:eastAsia="DengXian" w:cs="Times New Roman"/>
          <w:szCs w:val="24"/>
        </w:rPr>
        <w:t xml:space="preserve"> et al. and </w:t>
      </w:r>
      <w:proofErr w:type="spellStart"/>
      <w:r w:rsidRPr="00C65916">
        <w:rPr>
          <w:rFonts w:eastAsia="DengXian" w:cs="Times New Roman"/>
          <w:szCs w:val="24"/>
        </w:rPr>
        <w:t>Reczko</w:t>
      </w:r>
      <w:proofErr w:type="spellEnd"/>
      <w:r w:rsidRPr="00C65916">
        <w:rPr>
          <w:rFonts w:eastAsia="DengXian" w:cs="Times New Roman"/>
          <w:szCs w:val="24"/>
        </w:rPr>
        <w:t xml:space="preserve"> and Bohr for the development of fold recognition </w:t>
      </w:r>
      <w:proofErr w:type="spellStart"/>
      <w:r w:rsidRPr="00C65916">
        <w:rPr>
          <w:rFonts w:eastAsia="DengXian" w:cs="Times New Roman"/>
          <w:szCs w:val="24"/>
        </w:rPr>
        <w:t>methods.We</w:t>
      </w:r>
      <w:proofErr w:type="spellEnd"/>
      <w:r w:rsidRPr="00C65916">
        <w:rPr>
          <w:rFonts w:eastAsia="DengXian" w:cs="Times New Roman"/>
          <w:szCs w:val="24"/>
        </w:rPr>
        <w:t xml:space="preserve"> adopt the same dipeptide composition-based approach in developing a deep neural networks-based method for predicting protein-protein inter-</w:t>
      </w:r>
      <w:proofErr w:type="spellStart"/>
      <w:r w:rsidRPr="00C65916">
        <w:rPr>
          <w:rFonts w:eastAsia="DengXian" w:cs="Times New Roman"/>
          <w:szCs w:val="24"/>
        </w:rPr>
        <w:t>action.The</w:t>
      </w:r>
      <w:proofErr w:type="spellEnd"/>
      <w:r w:rsidRPr="00C65916">
        <w:rPr>
          <w:rFonts w:eastAsia="DengXian" w:cs="Times New Roman"/>
          <w:szCs w:val="24"/>
        </w:rPr>
        <w:t xml:space="preserve"> dipeptide composition gives a fixed pattern length of 400.Dipeptide composition encapsulates information about the fraction of amino acids as well as their local </w:t>
      </w:r>
      <w:proofErr w:type="spellStart"/>
      <w:r w:rsidRPr="00C65916">
        <w:rPr>
          <w:rFonts w:eastAsia="DengXian" w:cs="Times New Roman"/>
          <w:szCs w:val="24"/>
        </w:rPr>
        <w:t>order.The</w:t>
      </w:r>
      <w:proofErr w:type="spellEnd"/>
      <w:r w:rsidRPr="00C65916">
        <w:rPr>
          <w:rFonts w:eastAsia="DengXian" w:cs="Times New Roman"/>
          <w:szCs w:val="24"/>
        </w:rPr>
        <w:t xml:space="preserve"> dipeptide composition is defined as</w:t>
      </w:r>
    </w:p>
    <w:p w:rsidR="007B0DD3" w:rsidRPr="00C65916" w:rsidRDefault="007B0DD3" w:rsidP="007B0DD3">
      <w:pPr>
        <w:tabs>
          <w:tab w:val="center" w:pos="4320"/>
          <w:tab w:val="right" w:pos="8640"/>
        </w:tabs>
        <w:autoSpaceDE w:val="0"/>
        <w:autoSpaceDN w:val="0"/>
        <w:adjustRightInd w:val="0"/>
        <w:spacing w:line="300" w:lineRule="auto"/>
        <w:ind w:firstLine="720"/>
        <w:jc w:val="right"/>
        <w:rPr>
          <w:rFonts w:eastAsia="DengXian" w:cs="Times New Roman"/>
          <w:szCs w:val="24"/>
        </w:rPr>
      </w:pPr>
      <w:r w:rsidRPr="00C65916">
        <w:rPr>
          <w:rFonts w:eastAsia="DengXian" w:cs="Times New Roman"/>
          <w:szCs w:val="24"/>
        </w:rPr>
        <w:tab/>
      </w:r>
      <w:r w:rsidRPr="00C65916">
        <w:rPr>
          <w:rFonts w:eastAsia="DengXian" w:cs="Times New Roman"/>
          <w:position w:val="-22"/>
          <w:szCs w:val="24"/>
        </w:rPr>
        <w:object w:dxaOrig="2980" w:dyaOrig="580">
          <v:shape id="_x0000_i1127" type="#_x0000_t75" style="width:150.75pt;height:29.25pt" o:ole="">
            <v:imagedata r:id="rId208" o:title=""/>
          </v:shape>
          <o:OLEObject Type="Embed" ProgID="Equation.DSMT4" ShapeID="_x0000_i1127" DrawAspect="Content" ObjectID="_1634997506" r:id="rId209"/>
        </w:object>
      </w:r>
      <w:r w:rsidRPr="00C65916">
        <w:rPr>
          <w:rFonts w:eastAsia="DengXian" w:cs="Times New Roman"/>
          <w:szCs w:val="24"/>
        </w:rPr>
        <w:t xml:space="preserve">                                       (25)</w:t>
      </w:r>
    </w:p>
    <w:p w:rsidR="007B0DD3" w:rsidRPr="00C65916" w:rsidRDefault="007B0DD3" w:rsidP="007B0DD3">
      <w:pPr>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position w:val="-6"/>
          <w:szCs w:val="24"/>
        </w:rPr>
        <w:object w:dxaOrig="240" w:dyaOrig="240">
          <v:shape id="_x0000_i1128" type="#_x0000_t75" style="width:14.25pt;height:14.25pt" o:ole="">
            <v:imagedata r:id="rId210" o:title=""/>
          </v:shape>
          <o:OLEObject Type="Embed" ProgID="Equation.DSMT4" ShapeID="_x0000_i1128" DrawAspect="Content" ObjectID="_1634997507" r:id="rId211"/>
        </w:object>
      </w:r>
      <w:r w:rsidRPr="00C65916">
        <w:rPr>
          <w:rFonts w:eastAsia="DengXian" w:cs="Times New Roman"/>
          <w:szCs w:val="24"/>
        </w:rPr>
        <w:t>the number of dipeptide represented by amino acid type</w:t>
      </w:r>
      <w:r w:rsidRPr="00C65916">
        <w:rPr>
          <w:rFonts w:eastAsia="DengXian" w:cs="Times New Roman"/>
          <w:position w:val="-4"/>
          <w:szCs w:val="24"/>
        </w:rPr>
        <w:object w:dxaOrig="160" w:dyaOrig="180">
          <v:shape id="_x0000_i1129" type="#_x0000_t75" style="width:7.5pt;height:7.5pt" o:ole="">
            <v:imagedata r:id="rId212" o:title=""/>
          </v:shape>
          <o:OLEObject Type="Embed" ProgID="Equation.DSMT4" ShapeID="_x0000_i1129" DrawAspect="Content" ObjectID="_1634997508" r:id="rId213"/>
        </w:object>
      </w:r>
      <w:r w:rsidRPr="00C65916">
        <w:rPr>
          <w:rFonts w:eastAsia="DengXian" w:cs="Times New Roman"/>
          <w:szCs w:val="24"/>
        </w:rPr>
        <w:t>and</w:t>
      </w:r>
      <w:r w:rsidRPr="00C65916">
        <w:rPr>
          <w:rFonts w:eastAsia="DengXian" w:cs="Times New Roman"/>
          <w:position w:val="-6"/>
          <w:szCs w:val="24"/>
        </w:rPr>
        <w:object w:dxaOrig="160" w:dyaOrig="200">
          <v:shape id="_x0000_i1130" type="#_x0000_t75" style="width:7.5pt;height:7.5pt" o:ole="">
            <v:imagedata r:id="rId214" o:title=""/>
          </v:shape>
          <o:OLEObject Type="Embed" ProgID="Equation.DSMT4" ShapeID="_x0000_i1130" DrawAspect="Content" ObjectID="_1634997509" r:id="rId215"/>
        </w:object>
      </w:r>
      <w:r w:rsidRPr="00C65916">
        <w:rPr>
          <w:rFonts w:eastAsia="DengXian" w:cs="Times New Roman"/>
          <w:szCs w:val="24"/>
        </w:rPr>
        <w:t>.</w:t>
      </w:r>
    </w:p>
    <w:p w:rsidR="007B0DD3" w:rsidRPr="00C65916" w:rsidRDefault="007B0DD3" w:rsidP="007B0DD3">
      <w:pPr>
        <w:pStyle w:val="ListParagraph"/>
        <w:widowControl w:val="0"/>
        <w:numPr>
          <w:ilvl w:val="0"/>
          <w:numId w:val="18"/>
        </w:numPr>
        <w:adjustRightInd w:val="0"/>
        <w:spacing w:after="0"/>
        <w:contextualSpacing w:val="0"/>
        <w:jc w:val="both"/>
        <w:rPr>
          <w:rFonts w:cs="Times New Roman"/>
          <w:bCs/>
          <w:szCs w:val="24"/>
        </w:rPr>
      </w:pPr>
      <w:r w:rsidRPr="00C65916">
        <w:rPr>
          <w:rFonts w:cs="Times New Roman"/>
          <w:bCs/>
          <w:noProof/>
          <w:color w:val="000000"/>
          <w:position w:val="-10"/>
          <w:szCs w:val="24"/>
        </w:rPr>
        <w:object w:dxaOrig="199" w:dyaOrig="222">
          <v:shape id="_x0000_i1131" type="#_x0000_t75" alt="" style="width:7.5pt;height:14.25pt;mso-width-percent:0;mso-height-percent:0;mso-width-percent:0;mso-height-percent:0" o:ole="">
            <v:imagedata r:id="rId216" o:title=""/>
          </v:shape>
          <o:OLEObject Type="Embed" ProgID="Equation.DSMT4" ShapeID="_x0000_i1131" DrawAspect="Content" ObjectID="_1634997510" r:id="rId217"/>
        </w:object>
      </w:r>
      <w:r w:rsidRPr="00C65916">
        <w:rPr>
          <w:rFonts w:cs="Times New Roman"/>
          <w:bCs/>
          <w:color w:val="000000"/>
          <w:szCs w:val="24"/>
        </w:rPr>
        <w:t>-gap dipeptide comp</w:t>
      </w:r>
      <w:r w:rsidRPr="00C65916">
        <w:rPr>
          <w:rFonts w:cs="Times New Roman"/>
          <w:bCs/>
          <w:szCs w:val="24"/>
        </w:rPr>
        <w:t>osition introduces (g-</w:t>
      </w:r>
      <w:proofErr w:type="spellStart"/>
      <w:r w:rsidRPr="00C65916">
        <w:rPr>
          <w:rFonts w:cs="Times New Roman"/>
          <w:bCs/>
          <w:szCs w:val="24"/>
        </w:rPr>
        <w:t>GapDC</w:t>
      </w:r>
      <w:proofErr w:type="spellEnd"/>
      <w:r w:rsidRPr="00C65916">
        <w:rPr>
          <w:rFonts w:cs="Times New Roman"/>
          <w:bCs/>
          <w:szCs w:val="24"/>
        </w:rPr>
        <w:t>)</w:t>
      </w:r>
    </w:p>
    <w:p w:rsidR="007B0DD3" w:rsidRPr="00C65916" w:rsidRDefault="007B0DD3" w:rsidP="007B0DD3">
      <w:pPr>
        <w:adjustRightInd w:val="0"/>
        <w:ind w:firstLine="720"/>
        <w:rPr>
          <w:rFonts w:cs="Times New Roman"/>
          <w:bCs/>
          <w:szCs w:val="24"/>
        </w:rPr>
      </w:pPr>
      <w:r w:rsidRPr="00C65916">
        <w:rPr>
          <w:rFonts w:cs="Times New Roman"/>
          <w:bCs/>
          <w:szCs w:val="24"/>
        </w:rPr>
        <w:lastRenderedPageBreak/>
        <w:t xml:space="preserve">The </w:t>
      </w:r>
      <w:r w:rsidRPr="00C65916">
        <w:rPr>
          <w:rFonts w:eastAsia="DengXian" w:cs="Times New Roman"/>
          <w:bCs/>
          <w:noProof/>
          <w:color w:val="000000"/>
          <w:position w:val="-10"/>
          <w:szCs w:val="24"/>
        </w:rPr>
        <w:object w:dxaOrig="199" w:dyaOrig="222">
          <v:shape id="_x0000_i1132" type="#_x0000_t75" alt="" style="width:7.5pt;height:14.25pt;mso-width-percent:0;mso-height-percent:0;mso-width-percent:0;mso-height-percent:0" o:ole="">
            <v:imagedata r:id="rId216" o:title=""/>
          </v:shape>
          <o:OLEObject Type="Embed" ProgID="Equation.DSMT4" ShapeID="_x0000_i1132" DrawAspect="Content" ObjectID="_1634997511" r:id="rId218"/>
        </w:object>
      </w:r>
      <w:r w:rsidRPr="00C65916">
        <w:rPr>
          <w:rFonts w:cs="Times New Roman"/>
          <w:bCs/>
          <w:color w:val="000000"/>
          <w:szCs w:val="24"/>
        </w:rPr>
        <w:t>-gap dipeptide comp</w:t>
      </w:r>
      <w:r w:rsidRPr="00C65916">
        <w:rPr>
          <w:rFonts w:cs="Times New Roman"/>
          <w:bCs/>
          <w:szCs w:val="24"/>
        </w:rPr>
        <w:t>osition introduces (</w:t>
      </w:r>
      <w:r w:rsidRPr="00C65916">
        <w:rPr>
          <w:rFonts w:eastAsia="DengXian" w:cs="Times New Roman"/>
          <w:bCs/>
          <w:noProof/>
          <w:position w:val="-10"/>
          <w:szCs w:val="24"/>
        </w:rPr>
        <w:object w:dxaOrig="199" w:dyaOrig="222">
          <v:shape id="_x0000_i1133" type="#_x0000_t75" alt="" style="width:7.5pt;height:14.25pt;mso-width-percent:0;mso-height-percent:0;mso-width-percent:0;mso-height-percent:0" o:ole="">
            <v:imagedata r:id="rId216" o:title=""/>
          </v:shape>
          <o:OLEObject Type="Embed" ProgID="Equation.DSMT4" ShapeID="_x0000_i1133" DrawAspect="Content" ObjectID="_1634997512" r:id="rId219"/>
        </w:object>
      </w:r>
      <w:r w:rsidRPr="00C65916">
        <w:rPr>
          <w:rFonts w:cs="Times New Roman"/>
          <w:bCs/>
          <w:szCs w:val="24"/>
        </w:rPr>
        <w:t xml:space="preserve">-Gap DC) extracts important intrinsic correlation information of protein sequences in multidimensional space. For a </w:t>
      </w:r>
      <w:proofErr w:type="gramStart"/>
      <w:r w:rsidRPr="00C65916">
        <w:rPr>
          <w:rFonts w:cs="Times New Roman"/>
          <w:bCs/>
          <w:szCs w:val="24"/>
        </w:rPr>
        <w:t xml:space="preserve">protein </w:t>
      </w:r>
      <w:proofErr w:type="gramEnd"/>
      <w:r w:rsidRPr="00C65916">
        <w:rPr>
          <w:rFonts w:eastAsia="DengXian" w:cs="Times New Roman"/>
          <w:bCs/>
          <w:noProof/>
          <w:position w:val="-4"/>
          <w:szCs w:val="24"/>
        </w:rPr>
        <w:object w:dxaOrig="200" w:dyaOrig="220">
          <v:shape id="_x0000_i1134" type="#_x0000_t75" alt="" style="width:7.5pt;height:14.25pt" o:ole="">
            <v:imagedata r:id="rId220" o:title=""/>
          </v:shape>
          <o:OLEObject Type="Embed" ProgID="Equation.DSMT4" ShapeID="_x0000_i1134" DrawAspect="Content" ObjectID="_1634997513" r:id="rId221"/>
        </w:object>
      </w:r>
      <w:r w:rsidRPr="00C65916">
        <w:rPr>
          <w:rFonts w:cs="Times New Roman"/>
          <w:bCs/>
          <w:szCs w:val="24"/>
        </w:rPr>
        <w:t xml:space="preserve">, </w:t>
      </w:r>
      <w:r w:rsidRPr="00C65916">
        <w:rPr>
          <w:rFonts w:eastAsia="DengXian" w:cs="Times New Roman"/>
          <w:bCs/>
          <w:noProof/>
          <w:position w:val="-4"/>
          <w:szCs w:val="24"/>
        </w:rPr>
        <w:object w:dxaOrig="180" w:dyaOrig="220">
          <v:shape id="_x0000_i1135" type="#_x0000_t75" alt="" style="width:7.5pt;height:14.25pt" o:ole="">
            <v:imagedata r:id="rId222" o:title=""/>
          </v:shape>
          <o:OLEObject Type="Embed" ProgID="Equation.DSMT4" ShapeID="_x0000_i1135" DrawAspect="Content" ObjectID="_1634997514" r:id="rId223"/>
        </w:object>
      </w:r>
      <w:r w:rsidRPr="00C65916">
        <w:rPr>
          <w:rFonts w:eastAsia="DengXian" w:cs="Times New Roman"/>
          <w:bCs/>
          <w:szCs w:val="24"/>
        </w:rPr>
        <w:t xml:space="preserve"> </w:t>
      </w:r>
      <w:r w:rsidRPr="00C65916">
        <w:rPr>
          <w:rFonts w:cs="Times New Roman"/>
          <w:bCs/>
          <w:szCs w:val="24"/>
        </w:rPr>
        <w:t xml:space="preserve">of the sequence length C, the calculation process of the </w:t>
      </w:r>
      <w:r w:rsidRPr="00C65916">
        <w:rPr>
          <w:rFonts w:eastAsia="DengXian" w:cs="Times New Roman"/>
          <w:bCs/>
          <w:noProof/>
          <w:position w:val="-10"/>
          <w:szCs w:val="24"/>
        </w:rPr>
        <w:object w:dxaOrig="199" w:dyaOrig="222">
          <v:shape id="_x0000_i1136" type="#_x0000_t75" alt="" style="width:7.5pt;height:14.25pt;mso-width-percent:0;mso-height-percent:0;mso-width-percent:0;mso-height-percent:0" o:ole="">
            <v:imagedata r:id="rId224" o:title=""/>
          </v:shape>
          <o:OLEObject Type="Embed" ProgID="Equation.DSMT4" ShapeID="_x0000_i1136" DrawAspect="Content" ObjectID="_1634997515" r:id="rId225"/>
        </w:object>
      </w:r>
      <w:r w:rsidRPr="00C65916">
        <w:rPr>
          <w:rFonts w:cs="Times New Roman"/>
          <w:bCs/>
          <w:szCs w:val="24"/>
        </w:rPr>
        <w:t>-Gap DC can be expressed as</w:t>
      </w:r>
      <w:r w:rsidRPr="00C65916">
        <w:rPr>
          <w:rFonts w:eastAsia="DengXian" w:cs="Times New Roman"/>
          <w:bCs/>
          <w:szCs w:val="24"/>
        </w:rPr>
        <w:t xml:space="preserve"> </w:t>
      </w:r>
    </w:p>
    <w:p w:rsidR="007B0DD3" w:rsidRPr="00C65916" w:rsidRDefault="007B0DD3" w:rsidP="007B0DD3">
      <w:pPr>
        <w:adjustRightInd w:val="0"/>
        <w:spacing w:line="300" w:lineRule="auto"/>
        <w:jc w:val="right"/>
        <w:rPr>
          <w:rFonts w:eastAsia="DengXian" w:cs="Times New Roman"/>
          <w:szCs w:val="24"/>
        </w:rPr>
      </w:pPr>
      <w:r w:rsidRPr="00C65916">
        <w:rPr>
          <w:rFonts w:eastAsia="DengXian" w:cs="Times New Roman"/>
          <w:noProof/>
          <w:position w:val="-52"/>
          <w:szCs w:val="24"/>
        </w:rPr>
        <w:object w:dxaOrig="1883" w:dyaOrig="897">
          <v:shape id="_x0000_i1137" type="#_x0000_t75" alt="" style="width:93.75pt;height:43.5pt;mso-width-percent:0;mso-height-percent:0;mso-width-percent:0;mso-height-percent:0" o:ole="">
            <v:imagedata r:id="rId226" o:title=""/>
          </v:shape>
          <o:OLEObject Type="Embed" ProgID="Equation.DSMT4" ShapeID="_x0000_i1137" DrawAspect="Content" ObjectID="_1634997516" r:id="rId227"/>
        </w:object>
      </w:r>
      <w:r w:rsidRPr="00C65916">
        <w:rPr>
          <w:rFonts w:eastAsia="DengXian" w:cs="Times New Roman"/>
          <w:szCs w:val="24"/>
        </w:rPr>
        <w:t xml:space="preserve">                                             (26)</w:t>
      </w:r>
    </w:p>
    <w:p w:rsidR="007B0DD3" w:rsidRPr="00C65916" w:rsidRDefault="007B0DD3" w:rsidP="007B0DD3">
      <w:pPr>
        <w:adjustRightInd w:val="0"/>
        <w:spacing w:line="300" w:lineRule="auto"/>
        <w:ind w:firstLine="420"/>
        <w:jc w:val="right"/>
        <w:rPr>
          <w:rFonts w:eastAsia="DengXian" w:cs="Times New Roman"/>
          <w:szCs w:val="24"/>
        </w:rPr>
      </w:pPr>
      <w:r w:rsidRPr="00C65916">
        <w:rPr>
          <w:rFonts w:eastAsia="DengXian" w:cs="Times New Roman"/>
          <w:noProof/>
          <w:position w:val="-10"/>
          <w:szCs w:val="24"/>
        </w:rPr>
        <w:object w:dxaOrig="2404" w:dyaOrig="321">
          <v:shape id="_x0000_i1138" type="#_x0000_t75" alt="" style="width:122.25pt;height:14.25pt;mso-width-percent:0;mso-height-percent:0;mso-width-percent:0;mso-height-percent:0" o:ole="">
            <v:imagedata r:id="rId228" o:title=""/>
          </v:shape>
          <o:OLEObject Type="Embed" ProgID="Equation.DSMT4" ShapeID="_x0000_i1138" DrawAspect="Content" ObjectID="_1634997517" r:id="rId229"/>
        </w:object>
      </w:r>
      <w:r w:rsidRPr="00C65916">
        <w:rPr>
          <w:rFonts w:eastAsia="DengXian" w:cs="Times New Roman"/>
          <w:szCs w:val="24"/>
        </w:rPr>
        <w:t xml:space="preserve">                                        (27)</w:t>
      </w:r>
    </w:p>
    <w:p w:rsidR="007B0DD3" w:rsidRPr="00C65916" w:rsidRDefault="007B0DD3" w:rsidP="007B0DD3">
      <w:pPr>
        <w:adjustRightInd w:val="0"/>
        <w:rPr>
          <w:rFonts w:cs="Times New Roman"/>
          <w:szCs w:val="24"/>
        </w:rPr>
      </w:pPr>
      <w:proofErr w:type="gramStart"/>
      <w:r w:rsidRPr="00C65916">
        <w:rPr>
          <w:rFonts w:cs="Times New Roman"/>
          <w:szCs w:val="24"/>
        </w:rPr>
        <w:t>where</w:t>
      </w:r>
      <w:proofErr w:type="gramEnd"/>
      <w:r w:rsidRPr="00C65916">
        <w:rPr>
          <w:rFonts w:cs="Times New Roman"/>
          <w:szCs w:val="24"/>
        </w:rPr>
        <w:t xml:space="preserve"> </w:t>
      </w:r>
      <w:r w:rsidRPr="00C65916">
        <w:rPr>
          <w:rFonts w:eastAsia="DengXian" w:cs="Times New Roman"/>
          <w:noProof/>
          <w:position w:val="-10"/>
          <w:szCs w:val="24"/>
        </w:rPr>
        <w:object w:dxaOrig="199" w:dyaOrig="222">
          <v:shape id="_x0000_i1139" type="#_x0000_t75" alt="" style="width:7.5pt;height:14.25pt;mso-width-percent:0;mso-height-percent:0;mso-width-percent:0;mso-height-percent:0" o:ole="">
            <v:imagedata r:id="rId224" o:title=""/>
          </v:shape>
          <o:OLEObject Type="Embed" ProgID="Equation.DSMT4" ShapeID="_x0000_i1139" DrawAspect="Content" ObjectID="_1634997518" r:id="rId230"/>
        </w:object>
      </w:r>
      <w:r w:rsidRPr="00C65916">
        <w:rPr>
          <w:rFonts w:cs="Times New Roman"/>
          <w:szCs w:val="24"/>
        </w:rPr>
        <w:t xml:space="preserve"> represents the number of re</w:t>
      </w:r>
      <w:r w:rsidRPr="00C65916">
        <w:rPr>
          <w:rFonts w:cs="Times New Roman"/>
          <w:color w:val="000000"/>
          <w:szCs w:val="24"/>
        </w:rPr>
        <w:t xml:space="preserve">sidues in the primary structure of the two amino acids, </w:t>
      </w:r>
      <w:r w:rsidRPr="00C65916">
        <w:rPr>
          <w:rFonts w:eastAsia="DengXian" w:cs="Times New Roman"/>
          <w:noProof/>
          <w:color w:val="000000"/>
          <w:position w:val="-10"/>
          <w:szCs w:val="24"/>
        </w:rPr>
        <w:object w:dxaOrig="244" w:dyaOrig="321">
          <v:shape id="_x0000_i1140" type="#_x0000_t75" alt="" style="width:14.25pt;height:14.25pt;mso-width-percent:0;mso-height-percent:0;mso-width-percent:0;mso-height-percent:0" o:ole="">
            <v:imagedata r:id="rId231" o:title=""/>
          </v:shape>
          <o:OLEObject Type="Embed" ProgID="Equation.DSMT4" ShapeID="_x0000_i1140" DrawAspect="Content" ObjectID="_1634997519" r:id="rId232"/>
        </w:object>
      </w:r>
      <w:r w:rsidRPr="00C65916">
        <w:rPr>
          <w:rFonts w:cs="Times New Roman"/>
          <w:color w:val="000000"/>
          <w:szCs w:val="24"/>
        </w:rPr>
        <w:t xml:space="preserve">represents the number of occurrences of the </w:t>
      </w:r>
      <w:r w:rsidRPr="00C65916">
        <w:rPr>
          <w:rFonts w:eastAsia="DengXian" w:cs="Times New Roman"/>
          <w:noProof/>
          <w:color w:val="000000"/>
          <w:position w:val="-10"/>
          <w:szCs w:val="24"/>
        </w:rPr>
        <w:object w:dxaOrig="1506" w:dyaOrig="321">
          <v:shape id="_x0000_i1141" type="#_x0000_t75" alt="" style="width:1in;height:14.25pt;mso-width-percent:0;mso-height-percent:0;mso-width-percent:0;mso-height-percent:0" o:ole="">
            <v:imagedata r:id="rId233" o:title=""/>
          </v:shape>
          <o:OLEObject Type="Embed" ProgID="Equation.DSMT4" ShapeID="_x0000_i1141" DrawAspect="Content" ObjectID="_1634997520" r:id="rId234"/>
        </w:object>
      </w:r>
      <w:r w:rsidRPr="00C65916">
        <w:rPr>
          <w:rFonts w:eastAsia="DengXian" w:cs="Times New Roman"/>
          <w:color w:val="000000"/>
          <w:szCs w:val="24"/>
        </w:rPr>
        <w:t>-</w:t>
      </w:r>
      <w:proofErr w:type="spellStart"/>
      <w:r w:rsidRPr="00C65916">
        <w:rPr>
          <w:rFonts w:cs="Times New Roman"/>
          <w:color w:val="000000"/>
          <w:szCs w:val="24"/>
        </w:rPr>
        <w:t>th</w:t>
      </w:r>
      <w:proofErr w:type="spellEnd"/>
      <w:r w:rsidRPr="00C65916">
        <w:rPr>
          <w:rFonts w:cs="Times New Roman"/>
          <w:color w:val="000000"/>
          <w:szCs w:val="24"/>
        </w:rPr>
        <w:t xml:space="preserve"> feature in the </w:t>
      </w:r>
      <w:r w:rsidRPr="00C65916">
        <w:rPr>
          <w:rFonts w:eastAsia="DengXian" w:cs="Times New Roman"/>
          <w:noProof/>
          <w:color w:val="000000"/>
          <w:position w:val="-10"/>
          <w:szCs w:val="24"/>
        </w:rPr>
        <w:object w:dxaOrig="199" w:dyaOrig="222">
          <v:shape id="_x0000_i1142" type="#_x0000_t75" alt="" style="width:7.5pt;height:14.25pt;mso-width-percent:0;mso-height-percent:0;mso-width-percent:0;mso-height-percent:0" o:ole="">
            <v:imagedata r:id="rId224" o:title=""/>
          </v:shape>
          <o:OLEObject Type="Embed" ProgID="Equation.DSMT4" ShapeID="_x0000_i1142" DrawAspect="Content" ObjectID="_1634997521" r:id="rId235"/>
        </w:object>
      </w:r>
      <w:r w:rsidRPr="00C65916">
        <w:rPr>
          <w:rFonts w:cs="Times New Roman"/>
          <w:color w:val="000000"/>
          <w:szCs w:val="24"/>
        </w:rPr>
        <w:t xml:space="preserve">-gap dipeptide, and </w:t>
      </w:r>
      <w:r w:rsidRPr="00C65916">
        <w:rPr>
          <w:rFonts w:eastAsia="DengXian" w:cs="Times New Roman"/>
          <w:noProof/>
          <w:color w:val="000000"/>
          <w:position w:val="-10"/>
          <w:szCs w:val="24"/>
        </w:rPr>
        <w:object w:dxaOrig="321" w:dyaOrig="321">
          <v:shape id="_x0000_i1143" type="#_x0000_t75" alt="" style="width:14.25pt;height:14.25pt;mso-width-percent:0;mso-height-percent:0;mso-width-percent:0;mso-height-percent:0" o:ole="">
            <v:imagedata r:id="rId236" o:title=""/>
          </v:shape>
          <o:OLEObject Type="Embed" ProgID="Equation.DSMT4" ShapeID="_x0000_i1143" DrawAspect="Content" ObjectID="_1634997522" r:id="rId237"/>
        </w:object>
      </w:r>
      <w:r w:rsidRPr="00C65916">
        <w:rPr>
          <w:rFonts w:eastAsia="DengXian" w:cs="Times New Roman"/>
          <w:color w:val="000000"/>
          <w:szCs w:val="24"/>
        </w:rPr>
        <w:t xml:space="preserve"> </w:t>
      </w:r>
      <w:r w:rsidRPr="00C65916">
        <w:rPr>
          <w:rFonts w:cs="Times New Roman"/>
          <w:color w:val="000000"/>
          <w:szCs w:val="24"/>
        </w:rPr>
        <w:t xml:space="preserve">represents the frequency at which the </w:t>
      </w:r>
      <w:r w:rsidRPr="00C65916">
        <w:rPr>
          <w:rFonts w:eastAsia="DengXian" w:cs="Times New Roman"/>
          <w:noProof/>
          <w:color w:val="000000"/>
          <w:position w:val="-6"/>
          <w:szCs w:val="24"/>
        </w:rPr>
        <w:object w:dxaOrig="177" w:dyaOrig="199">
          <v:shape id="_x0000_i1144" type="#_x0000_t75" alt="" style="width:7.5pt;height:7.5pt;mso-width-percent:0;mso-height-percent:0;mso-width-percent:0;mso-height-percent:0" o:ole="">
            <v:imagedata r:id="rId238" o:title=""/>
          </v:shape>
          <o:OLEObject Type="Embed" ProgID="Equation.DSMT4" ShapeID="_x0000_i1144" DrawAspect="Content" ObjectID="_1634997523" r:id="rId239"/>
        </w:object>
      </w:r>
      <w:r w:rsidRPr="00C65916">
        <w:rPr>
          <w:rFonts w:eastAsia="DengXian" w:cs="Times New Roman"/>
          <w:color w:val="000000"/>
          <w:szCs w:val="24"/>
        </w:rPr>
        <w:t>-</w:t>
      </w:r>
      <w:proofErr w:type="spellStart"/>
      <w:r w:rsidRPr="00C65916">
        <w:rPr>
          <w:rFonts w:cs="Times New Roman"/>
          <w:color w:val="000000"/>
          <w:szCs w:val="24"/>
        </w:rPr>
        <w:t>th</w:t>
      </w:r>
      <w:proofErr w:type="spellEnd"/>
      <w:r w:rsidRPr="00C65916">
        <w:rPr>
          <w:rFonts w:cs="Times New Roman"/>
          <w:color w:val="000000"/>
          <w:szCs w:val="24"/>
        </w:rPr>
        <w:t xml:space="preserve"> feature in the </w:t>
      </w:r>
      <w:r w:rsidRPr="00C65916">
        <w:rPr>
          <w:rFonts w:eastAsia="DengXian" w:cs="Times New Roman"/>
          <w:noProof/>
          <w:color w:val="000000"/>
          <w:position w:val="-10"/>
          <w:szCs w:val="24"/>
        </w:rPr>
        <w:object w:dxaOrig="199" w:dyaOrig="222">
          <v:shape id="_x0000_i1145" type="#_x0000_t75" alt="" style="width:7.5pt;height:14.25pt;mso-width-percent:0;mso-height-percent:0;mso-width-percent:0;mso-height-percent:0" o:ole="">
            <v:imagedata r:id="rId224" o:title=""/>
          </v:shape>
          <o:OLEObject Type="Embed" ProgID="Equation.DSMT4" ShapeID="_x0000_i1145" DrawAspect="Content" ObjectID="_1634997524" r:id="rId240"/>
        </w:object>
      </w:r>
      <w:r w:rsidRPr="00C65916">
        <w:rPr>
          <w:rFonts w:cs="Times New Roman"/>
          <w:color w:val="000000"/>
          <w:szCs w:val="24"/>
        </w:rPr>
        <w:t xml:space="preserve">-gap dipeptide appears in the sequences. </w:t>
      </w:r>
      <w:proofErr w:type="gramStart"/>
      <w:r w:rsidRPr="00C65916">
        <w:rPr>
          <w:rFonts w:cs="Times New Roman"/>
          <w:color w:val="000000"/>
          <w:szCs w:val="24"/>
        </w:rPr>
        <w:t xml:space="preserve">When </w:t>
      </w:r>
      <w:proofErr w:type="gramEnd"/>
      <w:r w:rsidRPr="00C65916">
        <w:rPr>
          <w:rFonts w:eastAsia="DengXian" w:cs="Times New Roman"/>
          <w:noProof/>
          <w:color w:val="000000"/>
          <w:position w:val="-10"/>
          <w:szCs w:val="24"/>
        </w:rPr>
        <w:object w:dxaOrig="521" w:dyaOrig="288">
          <v:shape id="_x0000_i1146" type="#_x0000_t75" alt="" style="width:29.25pt;height:14.25pt;mso-width-percent:0;mso-height-percent:0;mso-width-percent:0;mso-height-percent:0" o:ole="">
            <v:imagedata r:id="rId241" o:title=""/>
          </v:shape>
          <o:OLEObject Type="Embed" ProgID="Equation.DSMT4" ShapeID="_x0000_i1146" DrawAspect="Content" ObjectID="_1634997525" r:id="rId242"/>
        </w:object>
      </w:r>
      <w:r w:rsidRPr="00C65916">
        <w:rPr>
          <w:rFonts w:cs="Times New Roman"/>
          <w:color w:val="000000"/>
          <w:szCs w:val="24"/>
        </w:rPr>
        <w:t xml:space="preserve">, there is no gap between two adjacent amino acid residues, and when </w:t>
      </w:r>
      <w:r w:rsidRPr="00C65916">
        <w:rPr>
          <w:rFonts w:eastAsia="DengXian" w:cs="Times New Roman"/>
          <w:noProof/>
          <w:color w:val="000000"/>
          <w:position w:val="-10"/>
          <w:szCs w:val="24"/>
        </w:rPr>
        <w:object w:dxaOrig="476" w:dyaOrig="288">
          <v:shape id="_x0000_i1147" type="#_x0000_t75" alt="" style="width:21.75pt;height:14.25pt;mso-width-percent:0;mso-height-percent:0;mso-width-percent:0;mso-height-percent:0" o:ole="">
            <v:imagedata r:id="rId243" o:title=""/>
          </v:shape>
          <o:OLEObject Type="Embed" ProgID="Equation.DSMT4" ShapeID="_x0000_i1147" DrawAspect="Content" ObjectID="_1634997526" r:id="rId244"/>
        </w:object>
      </w:r>
      <w:r w:rsidRPr="00C65916">
        <w:rPr>
          <w:rFonts w:cs="Times New Roman"/>
          <w:color w:val="000000"/>
          <w:szCs w:val="24"/>
        </w:rPr>
        <w:t>, it means that one amino acid residue is between two adjacent amino acid residues. From equation (9), a protein sequence can be represented as a 400-d</w:t>
      </w:r>
      <w:r w:rsidRPr="00C65916">
        <w:rPr>
          <w:rFonts w:cs="Times New Roman"/>
          <w:szCs w:val="24"/>
        </w:rPr>
        <w:t>imensional feature vector.</w:t>
      </w:r>
    </w:p>
    <w:p w:rsidR="007B0DD3" w:rsidRPr="00C65916" w:rsidRDefault="007B0DD3" w:rsidP="007B0DD3">
      <w:pPr>
        <w:pStyle w:val="ListParagraph"/>
        <w:widowControl w:val="0"/>
        <w:numPr>
          <w:ilvl w:val="0"/>
          <w:numId w:val="18"/>
        </w:numPr>
        <w:adjustRightInd w:val="0"/>
        <w:spacing w:after="0"/>
        <w:contextualSpacing w:val="0"/>
        <w:jc w:val="both"/>
        <w:rPr>
          <w:rFonts w:cs="Times New Roman"/>
          <w:szCs w:val="24"/>
        </w:rPr>
      </w:pPr>
      <w:r w:rsidRPr="00C65916">
        <w:rPr>
          <w:rFonts w:cs="Times New Roman"/>
          <w:szCs w:val="24"/>
        </w:rPr>
        <w:t>Grouped di-peptide composition (GDC)</w:t>
      </w:r>
    </w:p>
    <w:p w:rsidR="007B0DD3" w:rsidRPr="00C65916" w:rsidRDefault="007B0DD3" w:rsidP="007B0DD3">
      <w:pPr>
        <w:adjustRightInd w:val="0"/>
        <w:ind w:firstLine="720"/>
        <w:rPr>
          <w:rFonts w:cs="Times New Roman"/>
          <w:szCs w:val="24"/>
        </w:rPr>
      </w:pPr>
      <w:r w:rsidRPr="00C65916">
        <w:rPr>
          <w:rFonts w:cs="Times New Roman"/>
          <w:szCs w:val="24"/>
        </w:rPr>
        <w:t>The Grouped di-peptide composition encoding is another variation of the DPC descriptor. It is composed of a total of 25 descriptors that are defined as:</w:t>
      </w:r>
    </w:p>
    <w:p w:rsidR="007B0DD3" w:rsidRPr="00C65916" w:rsidRDefault="007B0DD3" w:rsidP="007B0DD3">
      <w:pPr>
        <w:tabs>
          <w:tab w:val="center" w:pos="4320"/>
          <w:tab w:val="right" w:pos="8640"/>
        </w:tabs>
        <w:autoSpaceDE w:val="0"/>
        <w:autoSpaceDN w:val="0"/>
        <w:adjustRightInd w:val="0"/>
        <w:spacing w:line="300" w:lineRule="auto"/>
        <w:ind w:firstLineChars="400" w:firstLine="960"/>
        <w:jc w:val="right"/>
        <w:rPr>
          <w:rFonts w:eastAsia="DengXian" w:cs="Times New Roman"/>
          <w:szCs w:val="24"/>
        </w:rPr>
      </w:pPr>
      <w:r w:rsidRPr="00C65916">
        <w:rPr>
          <w:rFonts w:eastAsia="DengXian" w:cs="Times New Roman"/>
          <w:position w:val="-22"/>
          <w:szCs w:val="24"/>
        </w:rPr>
        <w:object w:dxaOrig="3480" w:dyaOrig="560">
          <v:shape id="_x0000_i1148" type="#_x0000_t75" style="width:173.25pt;height:29.25pt" o:ole="">
            <v:imagedata r:id="rId245" o:title=""/>
          </v:shape>
          <o:OLEObject Type="Embed" ProgID="Equation.DSMT4" ShapeID="_x0000_i1148" DrawAspect="Content" ObjectID="_1634997527" r:id="rId246"/>
        </w:object>
      </w:r>
      <w:r w:rsidRPr="00C65916">
        <w:rPr>
          <w:rFonts w:eastAsia="DengXian" w:cs="Times New Roman"/>
          <w:szCs w:val="24"/>
        </w:rPr>
        <w:t xml:space="preserve">                                 (28)</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szCs w:val="24"/>
        </w:rPr>
        <w:t xml:space="preserve"> </w:t>
      </w:r>
      <w:r w:rsidRPr="00C65916">
        <w:rPr>
          <w:rFonts w:eastAsia="DengXian" w:cs="Times New Roman"/>
          <w:position w:val="-10"/>
          <w:szCs w:val="24"/>
        </w:rPr>
        <w:object w:dxaOrig="340" w:dyaOrig="300">
          <v:shape id="_x0000_i1149" type="#_x0000_t75" style="width:14.25pt;height:14.25pt" o:ole="">
            <v:imagedata r:id="rId247" o:title=""/>
          </v:shape>
          <o:OLEObject Type="Embed" ProgID="Equation.DSMT4" ShapeID="_x0000_i1149" DrawAspect="Content" ObjectID="_1634997528" r:id="rId248"/>
        </w:object>
      </w:r>
      <w:r w:rsidRPr="00C65916">
        <w:rPr>
          <w:rFonts w:eastAsia="DengXian" w:cs="Times New Roman"/>
          <w:szCs w:val="24"/>
        </w:rPr>
        <w:t xml:space="preserve"> is the number of the di-peptide type </w:t>
      </w:r>
      <w:r w:rsidRPr="00C65916">
        <w:rPr>
          <w:rFonts w:eastAsia="DengXian" w:cs="Times New Roman"/>
          <w:position w:val="-8"/>
          <w:szCs w:val="24"/>
        </w:rPr>
        <w:object w:dxaOrig="320" w:dyaOrig="220">
          <v:shape id="_x0000_i1150" type="#_x0000_t75" style="width:14.25pt;height:7.5pt" o:ole="">
            <v:imagedata r:id="rId249" o:title=""/>
          </v:shape>
          <o:OLEObject Type="Embed" ProgID="Equation.DSMT4" ShapeID="_x0000_i1150" DrawAspect="Content" ObjectID="_1634997529" r:id="rId250"/>
        </w:object>
      </w:r>
      <w:r w:rsidRPr="00C65916">
        <w:rPr>
          <w:rFonts w:eastAsia="DengXian" w:cs="Times New Roman"/>
          <w:szCs w:val="24"/>
        </w:rPr>
        <w:t xml:space="preserve">, and </w:t>
      </w:r>
      <w:r w:rsidRPr="00C65916">
        <w:rPr>
          <w:rFonts w:eastAsia="DengXian" w:cs="Times New Roman"/>
          <w:position w:val="-6"/>
          <w:szCs w:val="24"/>
        </w:rPr>
        <w:object w:dxaOrig="240" w:dyaOrig="240">
          <v:shape id="_x0000_i1151" type="#_x0000_t75" style="width:14.25pt;height:14.25pt" o:ole="">
            <v:imagedata r:id="rId206" o:title=""/>
          </v:shape>
          <o:OLEObject Type="Embed" ProgID="Equation.DSMT4" ShapeID="_x0000_i1151" DrawAspect="Content" ObjectID="_1634997530" r:id="rId251"/>
        </w:object>
      </w:r>
      <w:r w:rsidRPr="00C65916">
        <w:rPr>
          <w:rFonts w:eastAsia="DengXian" w:cs="Times New Roman"/>
          <w:szCs w:val="24"/>
        </w:rPr>
        <w:t xml:space="preserve"> is the length of the sequence.</w:t>
      </w:r>
    </w:p>
    <w:p w:rsidR="007B0DD3" w:rsidRPr="00C65916" w:rsidRDefault="007B0DD3" w:rsidP="007B0DD3">
      <w:pPr>
        <w:pStyle w:val="ListParagraph"/>
        <w:widowControl w:val="0"/>
        <w:numPr>
          <w:ilvl w:val="0"/>
          <w:numId w:val="18"/>
        </w:numPr>
        <w:adjustRightInd w:val="0"/>
        <w:spacing w:after="0"/>
        <w:contextualSpacing w:val="0"/>
        <w:jc w:val="both"/>
        <w:rPr>
          <w:rFonts w:cs="Times New Roman"/>
          <w:szCs w:val="24"/>
        </w:rPr>
      </w:pPr>
      <w:r w:rsidRPr="00C65916">
        <w:rPr>
          <w:rFonts w:cs="Times New Roman"/>
          <w:szCs w:val="24"/>
        </w:rPr>
        <w:t>Grouped tri-peptide composition (GTC)</w:t>
      </w:r>
    </w:p>
    <w:p w:rsidR="007B0DD3" w:rsidRPr="00C65916" w:rsidRDefault="007B0DD3" w:rsidP="007B0DD3">
      <w:pPr>
        <w:adjustRightInd w:val="0"/>
        <w:ind w:firstLineChars="300" w:firstLine="720"/>
        <w:rPr>
          <w:rFonts w:cs="Times New Roman"/>
          <w:szCs w:val="24"/>
        </w:rPr>
      </w:pPr>
      <w:r w:rsidRPr="00C65916">
        <w:rPr>
          <w:rFonts w:cs="Times New Roman"/>
          <w:szCs w:val="24"/>
        </w:rPr>
        <w:lastRenderedPageBreak/>
        <w:t>The Grouped tri-peptide composition encoding is also a variation of TPC descriptor, which generates 125 descriptors, defined as:</w:t>
      </w:r>
    </w:p>
    <w:p w:rsidR="007B0DD3" w:rsidRPr="00C65916" w:rsidRDefault="007B0DD3" w:rsidP="007B0DD3">
      <w:pPr>
        <w:tabs>
          <w:tab w:val="center" w:pos="4320"/>
          <w:tab w:val="right" w:pos="8640"/>
        </w:tabs>
        <w:autoSpaceDE w:val="0"/>
        <w:autoSpaceDN w:val="0"/>
        <w:adjustRightInd w:val="0"/>
        <w:spacing w:line="300" w:lineRule="auto"/>
        <w:ind w:firstLineChars="400" w:firstLine="960"/>
        <w:jc w:val="right"/>
        <w:rPr>
          <w:rFonts w:eastAsia="DengXian" w:cs="Times New Roman"/>
          <w:szCs w:val="24"/>
        </w:rPr>
      </w:pPr>
      <w:r w:rsidRPr="00C65916">
        <w:rPr>
          <w:rFonts w:eastAsia="DengXian" w:cs="Times New Roman"/>
          <w:position w:val="-22"/>
          <w:szCs w:val="24"/>
        </w:rPr>
        <w:object w:dxaOrig="3780" w:dyaOrig="560">
          <v:shape id="_x0000_i1152" type="#_x0000_t75" style="width:186.75pt;height:29.25pt" o:ole="">
            <v:imagedata r:id="rId252" o:title=""/>
          </v:shape>
          <o:OLEObject Type="Embed" ProgID="Equation.DSMT4" ShapeID="_x0000_i1152" DrawAspect="Content" ObjectID="_1634997531" r:id="rId253"/>
        </w:object>
      </w:r>
      <w:r w:rsidRPr="00C65916">
        <w:rPr>
          <w:rFonts w:eastAsia="DengXian" w:cs="Times New Roman"/>
          <w:szCs w:val="24"/>
        </w:rPr>
        <w:t xml:space="preserve">                             (29)</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szCs w:val="24"/>
        </w:rPr>
        <w:t xml:space="preserve"> </w:t>
      </w:r>
      <w:r w:rsidRPr="00C65916">
        <w:rPr>
          <w:rFonts w:eastAsia="DengXian" w:cs="Times New Roman"/>
          <w:position w:val="-10"/>
          <w:szCs w:val="24"/>
        </w:rPr>
        <w:object w:dxaOrig="380" w:dyaOrig="300">
          <v:shape id="_x0000_i1153" type="#_x0000_t75" style="width:21.75pt;height:14.25pt" o:ole="">
            <v:imagedata r:id="rId254" o:title=""/>
          </v:shape>
          <o:OLEObject Type="Embed" ProgID="Equation.DSMT4" ShapeID="_x0000_i1153" DrawAspect="Content" ObjectID="_1634997532" r:id="rId255"/>
        </w:object>
      </w:r>
      <w:r w:rsidRPr="00C65916">
        <w:rPr>
          <w:rFonts w:eastAsia="DengXian" w:cs="Times New Roman"/>
          <w:szCs w:val="24"/>
        </w:rPr>
        <w:t xml:space="preserve"> is the number of the tri-peptide type </w:t>
      </w:r>
      <w:r w:rsidRPr="00C65916">
        <w:rPr>
          <w:rFonts w:eastAsia="DengXian" w:cs="Times New Roman"/>
          <w:position w:val="-8"/>
          <w:szCs w:val="24"/>
        </w:rPr>
        <w:object w:dxaOrig="460" w:dyaOrig="240">
          <v:shape id="_x0000_i1154" type="#_x0000_t75" style="width:21.75pt;height:14.25pt" o:ole="">
            <v:imagedata r:id="rId256" o:title=""/>
          </v:shape>
          <o:OLEObject Type="Embed" ProgID="Equation.DSMT4" ShapeID="_x0000_i1154" DrawAspect="Content" ObjectID="_1634997533" r:id="rId257"/>
        </w:object>
      </w:r>
      <w:r w:rsidRPr="00C65916">
        <w:rPr>
          <w:rFonts w:eastAsia="DengXian" w:cs="Times New Roman"/>
          <w:szCs w:val="24"/>
        </w:rPr>
        <w:t xml:space="preserve">, and </w:t>
      </w:r>
      <w:r w:rsidRPr="00C65916">
        <w:rPr>
          <w:rFonts w:eastAsia="DengXian" w:cs="Times New Roman"/>
          <w:position w:val="-6"/>
          <w:szCs w:val="24"/>
        </w:rPr>
        <w:object w:dxaOrig="240" w:dyaOrig="240">
          <v:shape id="_x0000_i1155" type="#_x0000_t75" style="width:14.25pt;height:14.25pt" o:ole="">
            <v:imagedata r:id="rId206" o:title=""/>
          </v:shape>
          <o:OLEObject Type="Embed" ProgID="Equation.DSMT4" ShapeID="_x0000_i1155" DrawAspect="Content" ObjectID="_1634997534" r:id="rId258"/>
        </w:object>
      </w:r>
      <w:r w:rsidRPr="00C65916">
        <w:rPr>
          <w:rFonts w:eastAsia="DengXian" w:cs="Times New Roman"/>
          <w:szCs w:val="24"/>
        </w:rPr>
        <w:t xml:space="preserve"> is the length of the sequence.</w:t>
      </w:r>
    </w:p>
    <w:p w:rsidR="007B0DD3" w:rsidRPr="00C65916" w:rsidRDefault="007B0DD3" w:rsidP="007B0DD3">
      <w:pPr>
        <w:pStyle w:val="ListParagraph"/>
        <w:widowControl w:val="0"/>
        <w:numPr>
          <w:ilvl w:val="0"/>
          <w:numId w:val="18"/>
        </w:numPr>
        <w:spacing w:after="0"/>
        <w:contextualSpacing w:val="0"/>
        <w:jc w:val="both"/>
        <w:rPr>
          <w:rFonts w:cs="Times New Roman"/>
          <w:bCs/>
          <w:szCs w:val="24"/>
        </w:rPr>
      </w:pPr>
      <w:r w:rsidRPr="00C65916">
        <w:rPr>
          <w:rFonts w:cs="Times New Roman"/>
          <w:bCs/>
          <w:szCs w:val="24"/>
        </w:rPr>
        <w:t>Conjoint triad (CT)</w:t>
      </w:r>
    </w:p>
    <w:p w:rsidR="007B0DD3" w:rsidRPr="00C65916" w:rsidRDefault="007B0DD3" w:rsidP="007B0DD3">
      <w:pPr>
        <w:ind w:firstLine="720"/>
        <w:rPr>
          <w:rFonts w:cs="Times New Roman"/>
          <w:bCs/>
          <w:szCs w:val="24"/>
        </w:rPr>
      </w:pPr>
      <w:r w:rsidRPr="00C65916">
        <w:rPr>
          <w:rFonts w:cs="Times New Roman"/>
          <w:bCs/>
          <w:szCs w:val="24"/>
        </w:rPr>
        <w:t xml:space="preserve">First, 20 amino acids are clustered into seven classes based on dipoles and volumes of side chains. Considering the interaction between the amino acid and its vicinal amino acids, the three continuous amino acids are regarded as a unit, so that we can obtain </w:t>
      </w:r>
      <w:r w:rsidRPr="00C65916">
        <w:rPr>
          <w:rFonts w:cs="Times New Roman"/>
          <w:bCs/>
          <w:position w:val="-6"/>
          <w:szCs w:val="24"/>
        </w:rPr>
        <w:object w:dxaOrig="1100" w:dyaOrig="240">
          <v:shape id="_x0000_i1156" type="#_x0000_t75" style="width:57.75pt;height:14.25pt" o:ole="">
            <v:imagedata r:id="rId259" o:title=""/>
          </v:shape>
          <o:OLEObject Type="Embed" ProgID="Equation.DSMT4" ShapeID="_x0000_i1156" DrawAspect="Content" ObjectID="_1634997535" r:id="rId260"/>
        </w:object>
      </w:r>
      <w:r w:rsidRPr="00C65916">
        <w:rPr>
          <w:rFonts w:cs="Times New Roman"/>
          <w:bCs/>
          <w:szCs w:val="24"/>
        </w:rPr>
        <w:t xml:space="preserve"> triad types. We calculate the frequency of occurrence of each triad </w:t>
      </w:r>
      <w:proofErr w:type="gramStart"/>
      <w:r w:rsidRPr="00C65916">
        <w:rPr>
          <w:rFonts w:cs="Times New Roman"/>
          <w:bCs/>
          <w:szCs w:val="24"/>
        </w:rPr>
        <w:t xml:space="preserve">called </w:t>
      </w:r>
      <w:proofErr w:type="gramEnd"/>
      <w:r w:rsidRPr="00C65916">
        <w:rPr>
          <w:rFonts w:cs="Times New Roman"/>
          <w:bCs/>
          <w:position w:val="-10"/>
          <w:szCs w:val="24"/>
        </w:rPr>
        <w:object w:dxaOrig="1520" w:dyaOrig="300">
          <v:shape id="_x0000_i1157" type="#_x0000_t75" style="width:78.75pt;height:14.25pt" o:ole="">
            <v:imagedata r:id="rId261" o:title=""/>
          </v:shape>
          <o:OLEObject Type="Embed" ProgID="Equation.DSMT4" ShapeID="_x0000_i1157" DrawAspect="Content" ObjectID="_1634997536" r:id="rId262"/>
        </w:object>
      </w:r>
      <w:r w:rsidRPr="00C65916">
        <w:rPr>
          <w:rFonts w:cs="Times New Roman"/>
          <w:bCs/>
          <w:szCs w:val="24"/>
        </w:rPr>
        <w:t>. Then the 343-dimensional feature vector is obtained according to equation (6).</w:t>
      </w:r>
    </w:p>
    <w:p w:rsidR="007B0DD3" w:rsidRPr="00C65916" w:rsidRDefault="007B0DD3" w:rsidP="007B0DD3">
      <w:pPr>
        <w:spacing w:line="300" w:lineRule="auto"/>
        <w:ind w:firstLineChars="200" w:firstLine="480"/>
        <w:jc w:val="right"/>
        <w:rPr>
          <w:rFonts w:cs="Times New Roman"/>
          <w:szCs w:val="24"/>
        </w:rPr>
      </w:pPr>
      <w:r w:rsidRPr="00C65916">
        <w:rPr>
          <w:rFonts w:cs="Times New Roman"/>
          <w:position w:val="-26"/>
          <w:szCs w:val="24"/>
        </w:rPr>
        <w:object w:dxaOrig="3600" w:dyaOrig="600">
          <v:shape id="_x0000_i1158" type="#_x0000_t75" style="width:180pt;height:29.25pt" o:ole="">
            <v:imagedata r:id="rId263" o:title=""/>
          </v:shape>
          <o:OLEObject Type="Embed" ProgID="Equation.DSMT4" ShapeID="_x0000_i1158" DrawAspect="Content" ObjectID="_1634997537" r:id="rId264"/>
        </w:object>
      </w:r>
      <w:r w:rsidRPr="00C65916">
        <w:rPr>
          <w:rFonts w:cs="Times New Roman"/>
          <w:szCs w:val="24"/>
        </w:rPr>
        <w:t xml:space="preserve">                               (30)</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szCs w:val="24"/>
        </w:rPr>
      </w:pPr>
      <w:r w:rsidRPr="00C65916">
        <w:rPr>
          <w:rFonts w:eastAsia="DengXian" w:cs="Times New Roman"/>
          <w:i/>
          <w:iCs/>
          <w:szCs w:val="24"/>
        </w:rPr>
        <w:t>k</w:t>
      </w:r>
      <w:r w:rsidRPr="00C65916">
        <w:rPr>
          <w:rFonts w:eastAsia="DengXian" w:cs="Times New Roman"/>
          <w:szCs w:val="24"/>
        </w:rPr>
        <w:t>-Spaced Conjoint Triad (</w:t>
      </w:r>
      <w:proofErr w:type="spellStart"/>
      <w:r w:rsidRPr="00C65916">
        <w:rPr>
          <w:rFonts w:eastAsia="DengXian" w:cs="Times New Roman"/>
          <w:szCs w:val="24"/>
        </w:rPr>
        <w:t>KSCTriad</w:t>
      </w:r>
      <w:proofErr w:type="spellEnd"/>
      <w:r w:rsidRPr="00C65916">
        <w:rPr>
          <w:rFonts w:eastAsia="DengXian" w:cs="Times New Roman"/>
          <w:szCs w:val="24"/>
        </w:rPr>
        <w:t>)</w:t>
      </w:r>
    </w:p>
    <w:p w:rsidR="007B0DD3" w:rsidRPr="00C65916" w:rsidRDefault="007B0DD3" w:rsidP="007B0DD3">
      <w:pPr>
        <w:autoSpaceDE w:val="0"/>
        <w:autoSpaceDN w:val="0"/>
        <w:adjustRightInd w:val="0"/>
        <w:ind w:firstLineChars="300" w:firstLine="720"/>
        <w:rPr>
          <w:rFonts w:eastAsia="DengXian" w:cs="Times New Roman"/>
          <w:szCs w:val="24"/>
        </w:rPr>
      </w:pPr>
      <w:r w:rsidRPr="00C65916">
        <w:rPr>
          <w:rFonts w:eastAsia="DengXian" w:cs="Times New Roman"/>
          <w:szCs w:val="24"/>
        </w:rPr>
        <w:t xml:space="preserve">The </w:t>
      </w:r>
      <w:r w:rsidRPr="00C65916">
        <w:rPr>
          <w:rFonts w:eastAsia="DengXian" w:cs="Times New Roman"/>
          <w:i/>
          <w:iCs/>
          <w:szCs w:val="24"/>
        </w:rPr>
        <w:t>k</w:t>
      </w:r>
      <w:r w:rsidRPr="00C65916">
        <w:rPr>
          <w:rFonts w:eastAsia="DengXian" w:cs="Times New Roman"/>
          <w:szCs w:val="24"/>
        </w:rPr>
        <w:t xml:space="preserve">-spaced conjoint </w:t>
      </w:r>
      <w:proofErr w:type="gramStart"/>
      <w:r w:rsidRPr="00C65916">
        <w:rPr>
          <w:rFonts w:eastAsia="DengXian" w:cs="Times New Roman"/>
          <w:szCs w:val="24"/>
        </w:rPr>
        <w:t>triad  descriptor</w:t>
      </w:r>
      <w:proofErr w:type="gramEnd"/>
      <w:r w:rsidRPr="00C65916">
        <w:rPr>
          <w:rFonts w:eastAsia="DengXian" w:cs="Times New Roman"/>
          <w:szCs w:val="24"/>
        </w:rPr>
        <w:t xml:space="preserve"> is based on the conjoint </w:t>
      </w:r>
      <w:proofErr w:type="spellStart"/>
      <w:r w:rsidRPr="00C65916">
        <w:rPr>
          <w:rFonts w:eastAsia="DengXian" w:cs="Times New Roman"/>
          <w:szCs w:val="24"/>
        </w:rPr>
        <w:t>ctriad</w:t>
      </w:r>
      <w:proofErr w:type="spellEnd"/>
      <w:r w:rsidRPr="00C65916">
        <w:rPr>
          <w:rFonts w:eastAsia="DengXian" w:cs="Times New Roman"/>
          <w:szCs w:val="24"/>
        </w:rPr>
        <w:t xml:space="preserve"> descriptor,</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which</w:t>
      </w:r>
      <w:proofErr w:type="gramEnd"/>
      <w:r w:rsidRPr="00C65916">
        <w:rPr>
          <w:rFonts w:eastAsia="DengXian" w:cs="Times New Roman"/>
          <w:szCs w:val="24"/>
        </w:rPr>
        <w:t xml:space="preserve"> not only calculates the numbers of three continuous amino acid units, but also considers the continuous amino acid units that are separated by any </w:t>
      </w:r>
      <w:r w:rsidRPr="00C65916">
        <w:rPr>
          <w:rFonts w:eastAsia="DengXian" w:cs="Times New Roman"/>
          <w:i/>
          <w:iCs/>
          <w:szCs w:val="24"/>
        </w:rPr>
        <w:t xml:space="preserve">k </w:t>
      </w:r>
      <w:r w:rsidRPr="00C65916">
        <w:rPr>
          <w:rFonts w:eastAsia="DengXian" w:cs="Times New Roman"/>
          <w:szCs w:val="24"/>
        </w:rPr>
        <w:t xml:space="preserve">residues (The default maximum value of </w:t>
      </w:r>
      <w:r w:rsidRPr="00C65916">
        <w:rPr>
          <w:rFonts w:eastAsia="DengXian" w:cs="Times New Roman"/>
          <w:i/>
          <w:iCs/>
          <w:szCs w:val="24"/>
        </w:rPr>
        <w:t>k</w:t>
      </w:r>
      <w:r w:rsidRPr="00C65916">
        <w:rPr>
          <w:rFonts w:eastAsia="DengXian" w:cs="Times New Roman"/>
          <w:szCs w:val="24"/>
        </w:rPr>
        <w:t xml:space="preserve"> is set to 5). For example, </w:t>
      </w:r>
      <w:proofErr w:type="spellStart"/>
      <w:r w:rsidRPr="00C65916">
        <w:rPr>
          <w:rFonts w:eastAsia="DengXian" w:cs="Times New Roman"/>
          <w:szCs w:val="24"/>
        </w:rPr>
        <w:t>AxRxT</w:t>
      </w:r>
      <w:proofErr w:type="spellEnd"/>
      <w:r w:rsidRPr="00C65916">
        <w:rPr>
          <w:rFonts w:eastAsia="DengXian" w:cs="Times New Roman"/>
          <w:szCs w:val="24"/>
        </w:rPr>
        <w:t xml:space="preserve"> is a 1-spaced triad. Thus, the dimensionality of the </w:t>
      </w:r>
      <w:proofErr w:type="spellStart"/>
      <w:r w:rsidRPr="00C65916">
        <w:rPr>
          <w:rFonts w:eastAsia="DengXian" w:cs="Times New Roman"/>
          <w:szCs w:val="24"/>
        </w:rPr>
        <w:t>KSCTriad</w:t>
      </w:r>
      <w:proofErr w:type="spellEnd"/>
      <w:r w:rsidRPr="00C65916">
        <w:rPr>
          <w:rFonts w:eastAsia="DengXian" w:cs="Times New Roman"/>
          <w:szCs w:val="24"/>
        </w:rPr>
        <w:t xml:space="preserve"> encoded feature vector is 343 (</w:t>
      </w:r>
      <w:r w:rsidRPr="00C65916">
        <w:rPr>
          <w:rFonts w:eastAsia="DengXian" w:cs="Times New Roman"/>
          <w:i/>
          <w:iCs/>
          <w:szCs w:val="24"/>
        </w:rPr>
        <w:t>k</w:t>
      </w:r>
      <w:r w:rsidRPr="00C65916">
        <w:rPr>
          <w:rFonts w:eastAsia="DengXian" w:cs="Times New Roman"/>
          <w:szCs w:val="24"/>
        </w:rPr>
        <w:t>+1).</w:t>
      </w:r>
    </w:p>
    <w:p w:rsidR="007B0DD3" w:rsidRPr="00C65916" w:rsidRDefault="007B0DD3" w:rsidP="007B0DD3">
      <w:pPr>
        <w:pStyle w:val="ListParagraph"/>
        <w:widowControl w:val="0"/>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Composition, transition and distribution (CTD)</w:t>
      </w:r>
    </w:p>
    <w:p w:rsidR="007B0DD3" w:rsidRPr="00C65916" w:rsidRDefault="007B0DD3" w:rsidP="007B0DD3">
      <w:pPr>
        <w:adjustRightInd w:val="0"/>
        <w:rPr>
          <w:rFonts w:cs="Times New Roman"/>
          <w:bCs/>
          <w:color w:val="000000" w:themeColor="text1"/>
          <w:szCs w:val="24"/>
        </w:rPr>
      </w:pPr>
      <w:r w:rsidRPr="00C65916">
        <w:rPr>
          <w:rFonts w:cs="Times New Roman"/>
          <w:bCs/>
          <w:color w:val="000000" w:themeColor="text1"/>
          <w:szCs w:val="24"/>
        </w:rPr>
        <w:t>8.1 Composition</w:t>
      </w:r>
    </w:p>
    <w:p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lastRenderedPageBreak/>
        <w:t>For CTD, taking hydrophobicity as an example, all amino acids are classified into three categories: polar, neutral, and hydrophobic. The replacement sequence consists of three types, and the composition descriptors of the polar, neutral, and hydrophobic residues of the protein can be calculated as follows:</w:t>
      </w:r>
    </w:p>
    <w:p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22"/>
          <w:szCs w:val="24"/>
        </w:rPr>
        <w:object w:dxaOrig="3840" w:dyaOrig="560">
          <v:shape id="_x0000_i1159" type="#_x0000_t75" alt="" style="width:195pt;height:29.25pt" o:ole="">
            <v:imagedata r:id="rId265" o:title=""/>
          </v:shape>
          <o:OLEObject Type="Embed" ProgID="Equation.DSMT4" ShapeID="_x0000_i1159" DrawAspect="Content" ObjectID="_1634997538" r:id="rId266"/>
        </w:object>
      </w:r>
      <w:r w:rsidRPr="00C65916">
        <w:rPr>
          <w:rFonts w:cs="Times New Roman"/>
          <w:color w:val="000000" w:themeColor="text1"/>
          <w:szCs w:val="24"/>
        </w:rPr>
        <w:t xml:space="preserve">                                 (31)</w:t>
      </w:r>
    </w:p>
    <w:p w:rsidR="007B0DD3" w:rsidRPr="00C65916" w:rsidRDefault="007B0DD3" w:rsidP="007B0DD3">
      <w:pPr>
        <w:adjustRightInd w:val="0"/>
        <w:rPr>
          <w:rFonts w:cs="Times New Roman"/>
          <w:color w:val="000000" w:themeColor="text1"/>
          <w:szCs w:val="24"/>
        </w:rPr>
      </w:pPr>
      <w:proofErr w:type="gramStart"/>
      <w:r w:rsidRPr="00C65916">
        <w:rPr>
          <w:rFonts w:cs="Times New Roman"/>
          <w:color w:val="000000" w:themeColor="text1"/>
          <w:szCs w:val="24"/>
        </w:rPr>
        <w:t>where</w:t>
      </w:r>
      <w:proofErr w:type="gramEnd"/>
      <w:r w:rsidRPr="00C65916">
        <w:rPr>
          <w:rFonts w:cs="Times New Roman"/>
          <w:color w:val="000000" w:themeColor="text1"/>
          <w:szCs w:val="24"/>
        </w:rPr>
        <w:t xml:space="preserve"> </w:t>
      </w:r>
      <w:r w:rsidRPr="00C65916">
        <w:rPr>
          <w:rFonts w:cs="Times New Roman"/>
          <w:color w:val="000000" w:themeColor="text1"/>
          <w:position w:val="-10"/>
          <w:szCs w:val="24"/>
        </w:rPr>
        <w:object w:dxaOrig="480" w:dyaOrig="300">
          <v:shape id="_x0000_i1160" type="#_x0000_t75" alt="" style="width:21.75pt;height:14.25pt" o:ole="">
            <v:imagedata r:id="rId267" o:title=""/>
          </v:shape>
          <o:OLEObject Type="Embed" ProgID="Equation.DSMT4" ShapeID="_x0000_i1160" DrawAspect="Content" ObjectID="_1634997539" r:id="rId268"/>
        </w:object>
      </w:r>
      <w:r w:rsidRPr="00C65916">
        <w:rPr>
          <w:rFonts w:cs="Times New Roman"/>
          <w:color w:val="000000" w:themeColor="text1"/>
          <w:szCs w:val="24"/>
        </w:rPr>
        <w:t xml:space="preserve"> is the number of amino acid type </w:t>
      </w:r>
      <w:r w:rsidRPr="00C65916">
        <w:rPr>
          <w:rFonts w:cs="Times New Roman"/>
          <w:color w:val="000000" w:themeColor="text1"/>
          <w:position w:val="-4"/>
          <w:szCs w:val="24"/>
        </w:rPr>
        <w:object w:dxaOrig="160" w:dyaOrig="180">
          <v:shape id="_x0000_i1161" type="#_x0000_t75" alt="" style="width:7.5pt;height:7.5pt" o:ole="">
            <v:imagedata r:id="rId269" o:title=""/>
          </v:shape>
          <o:OLEObject Type="Embed" ProgID="Equation.DSMT4" ShapeID="_x0000_i1161" DrawAspect="Content" ObjectID="_1634997540" r:id="rId270"/>
        </w:object>
      </w:r>
      <w:r w:rsidRPr="00C65916">
        <w:rPr>
          <w:rFonts w:cs="Times New Roman"/>
          <w:color w:val="000000" w:themeColor="text1"/>
          <w:szCs w:val="24"/>
        </w:rPr>
        <w:t xml:space="preserve"> in the coding sequence and </w:t>
      </w:r>
      <w:r w:rsidRPr="00C65916">
        <w:rPr>
          <w:rFonts w:cs="Times New Roman"/>
          <w:color w:val="000000" w:themeColor="text1"/>
          <w:position w:val="-6"/>
          <w:szCs w:val="24"/>
        </w:rPr>
        <w:object w:dxaOrig="240" w:dyaOrig="240">
          <v:shape id="_x0000_i1162" type="#_x0000_t75" alt="" style="width:14.25pt;height:14.25pt" o:ole="">
            <v:imagedata r:id="rId271" o:title=""/>
          </v:shape>
          <o:OLEObject Type="Embed" ProgID="Equation.DSMT4" ShapeID="_x0000_i1162" DrawAspect="Content" ObjectID="_1634997541" r:id="rId272"/>
        </w:object>
      </w:r>
      <w:r w:rsidRPr="00C65916">
        <w:rPr>
          <w:rFonts w:cs="Times New Roman"/>
          <w:color w:val="000000" w:themeColor="text1"/>
          <w:szCs w:val="24"/>
        </w:rPr>
        <w:t xml:space="preserve"> is sequence length.</w:t>
      </w:r>
    </w:p>
    <w:p w:rsidR="007B0DD3" w:rsidRPr="00C65916" w:rsidRDefault="007B0DD3" w:rsidP="007B0DD3">
      <w:pPr>
        <w:adjustRightInd w:val="0"/>
        <w:rPr>
          <w:rFonts w:cs="Times New Roman"/>
          <w:bCs/>
          <w:color w:val="000000" w:themeColor="text1"/>
          <w:szCs w:val="24"/>
        </w:rPr>
      </w:pPr>
      <w:r w:rsidRPr="00C65916">
        <w:rPr>
          <w:rFonts w:cs="Times New Roman"/>
          <w:bCs/>
          <w:color w:val="000000" w:themeColor="text1"/>
          <w:szCs w:val="24"/>
        </w:rPr>
        <w:t xml:space="preserve">8.2 Transition </w:t>
      </w:r>
    </w:p>
    <w:p w:rsidR="007B0DD3" w:rsidRPr="00C65916" w:rsidRDefault="007B0DD3" w:rsidP="007B0DD3">
      <w:pPr>
        <w:adjustRightInd w:val="0"/>
        <w:ind w:firstLine="720"/>
        <w:rPr>
          <w:rFonts w:cs="Times New Roman"/>
          <w:bCs/>
          <w:color w:val="000000" w:themeColor="text1"/>
          <w:szCs w:val="24"/>
        </w:rPr>
      </w:pPr>
      <w:r w:rsidRPr="00C65916">
        <w:rPr>
          <w:rFonts w:cs="Times New Roman"/>
          <w:bCs/>
          <w:color w:val="000000" w:themeColor="text1"/>
          <w:szCs w:val="24"/>
        </w:rPr>
        <w:t>The transition descriptor first converts the original sequence into a replacement sequence, and T includes three characteristics, the dipeptide composition frequency from the polar group to the neutral group and the composition frequency from the neutral group to the polar group. Transitions between the neutral group and the hydrophobicity and these between hydrophobic group and the polar group are defined in the same way. The T descriptor is defined as follows:</w:t>
      </w:r>
    </w:p>
    <w:p w:rsidR="007B0DD3" w:rsidRPr="00C65916" w:rsidRDefault="007B0DD3" w:rsidP="007B0DD3">
      <w:pPr>
        <w:adjustRightInd w:val="0"/>
        <w:spacing w:line="300" w:lineRule="auto"/>
        <w:jc w:val="right"/>
        <w:rPr>
          <w:rFonts w:cs="Times New Roman"/>
          <w:color w:val="000000" w:themeColor="text1"/>
          <w:szCs w:val="24"/>
        </w:rPr>
      </w:pPr>
      <w:r w:rsidRPr="00C65916">
        <w:rPr>
          <w:rFonts w:cs="Times New Roman"/>
          <w:color w:val="000000" w:themeColor="text1"/>
          <w:position w:val="-22"/>
          <w:szCs w:val="24"/>
        </w:rPr>
        <w:object w:dxaOrig="7800" w:dyaOrig="560">
          <v:shape id="_x0000_i1163" type="#_x0000_t75" alt="" style="width:388.5pt;height:29.25pt" o:ole="">
            <v:imagedata r:id="rId273" o:title=""/>
          </v:shape>
          <o:OLEObject Type="Embed" ProgID="Equation.DSMT4" ShapeID="_x0000_i1163" DrawAspect="Content" ObjectID="_1634997542" r:id="rId274"/>
        </w:object>
      </w:r>
      <w:r w:rsidRPr="00C65916">
        <w:rPr>
          <w:rFonts w:cs="Times New Roman"/>
          <w:color w:val="000000" w:themeColor="text1"/>
          <w:szCs w:val="24"/>
        </w:rPr>
        <w:t xml:space="preserve">   (32)</w:t>
      </w:r>
    </w:p>
    <w:p w:rsidR="007B0DD3" w:rsidRPr="00C65916" w:rsidRDefault="007B0DD3" w:rsidP="007B0DD3">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10"/>
          <w:szCs w:val="24"/>
        </w:rPr>
        <w:object w:dxaOrig="639" w:dyaOrig="300">
          <v:shape id="_x0000_i1164" type="#_x0000_t75" alt="" style="width:29.25pt;height:14.25pt" o:ole="">
            <v:imagedata r:id="rId275" o:title=""/>
          </v:shape>
          <o:OLEObject Type="Embed" ProgID="Equation.DSMT4" ShapeID="_x0000_i1164" DrawAspect="Content" ObjectID="_1634997543" r:id="rId276"/>
        </w:object>
      </w:r>
      <w:r w:rsidRPr="00C65916">
        <w:rPr>
          <w:rFonts w:cs="Times New Roman"/>
          <w:color w:val="000000" w:themeColor="text1"/>
          <w:szCs w:val="24"/>
        </w:rPr>
        <w:t xml:space="preserve"> and </w:t>
      </w:r>
      <w:r w:rsidRPr="00C65916">
        <w:rPr>
          <w:rFonts w:cs="Times New Roman"/>
          <w:color w:val="000000" w:themeColor="text1"/>
          <w:position w:val="-10"/>
          <w:szCs w:val="24"/>
        </w:rPr>
        <w:object w:dxaOrig="639" w:dyaOrig="300">
          <v:shape id="_x0000_i1165" type="#_x0000_t75" alt="" style="width:29.25pt;height:14.25pt" o:ole="">
            <v:imagedata r:id="rId277" o:title=""/>
          </v:shape>
          <o:OLEObject Type="Embed" ProgID="Equation.DSMT4" ShapeID="_x0000_i1165" DrawAspect="Content" ObjectID="_1634997544" r:id="rId278"/>
        </w:object>
      </w:r>
      <w:r w:rsidRPr="00C65916">
        <w:rPr>
          <w:rFonts w:cs="Times New Roman"/>
          <w:color w:val="000000" w:themeColor="text1"/>
          <w:szCs w:val="24"/>
        </w:rPr>
        <w:t xml:space="preserve"> are </w:t>
      </w:r>
      <w:proofErr w:type="gramStart"/>
      <w:r w:rsidRPr="00C65916">
        <w:rPr>
          <w:rFonts w:cs="Times New Roman"/>
          <w:color w:val="000000" w:themeColor="text1"/>
          <w:szCs w:val="24"/>
        </w:rPr>
        <w:t xml:space="preserve">the </w:t>
      </w:r>
      <w:r w:rsidRPr="00C65916">
        <w:rPr>
          <w:rFonts w:cs="Times New Roman"/>
          <w:color w:val="000000" w:themeColor="text1"/>
          <w:position w:val="-6"/>
          <w:szCs w:val="24"/>
        </w:rPr>
        <w:object w:dxaOrig="240" w:dyaOrig="200">
          <v:shape id="_x0000_i1166" type="#_x0000_t75" alt="" style="width:14.25pt;height:7.5pt" o:ole="">
            <v:imagedata r:id="rId279" o:title=""/>
          </v:shape>
          <o:OLEObject Type="Embed" ProgID="Equation.DSMT4" ShapeID="_x0000_i1166" DrawAspect="Content" ObjectID="_1634997545" r:id="rId280"/>
        </w:object>
      </w:r>
      <w:r w:rsidRPr="00C65916">
        <w:rPr>
          <w:rFonts w:cs="Times New Roman"/>
          <w:color w:val="000000" w:themeColor="text1"/>
          <w:szCs w:val="24"/>
        </w:rPr>
        <w:t xml:space="preserve"> and</w:t>
      </w:r>
      <w:proofErr w:type="gramEnd"/>
      <w:r w:rsidRPr="00C65916">
        <w:rPr>
          <w:rFonts w:cs="Times New Roman"/>
          <w:color w:val="000000" w:themeColor="text1"/>
          <w:szCs w:val="24"/>
        </w:rPr>
        <w:t xml:space="preserve"> </w:t>
      </w:r>
      <w:r w:rsidRPr="00C65916">
        <w:rPr>
          <w:rFonts w:cs="Times New Roman"/>
          <w:color w:val="000000" w:themeColor="text1"/>
          <w:position w:val="-6"/>
          <w:szCs w:val="24"/>
        </w:rPr>
        <w:object w:dxaOrig="240" w:dyaOrig="200">
          <v:shape id="_x0000_i1167" type="#_x0000_t75" alt="" style="width:14.25pt;height:7.5pt" o:ole="">
            <v:imagedata r:id="rId281" o:title=""/>
          </v:shape>
          <o:OLEObject Type="Embed" ProgID="Equation.DSMT4" ShapeID="_x0000_i1167" DrawAspect="Content" ObjectID="_1634997546" r:id="rId282"/>
        </w:object>
      </w:r>
      <w:r w:rsidRPr="00C65916">
        <w:rPr>
          <w:rFonts w:cs="Times New Roman"/>
          <w:color w:val="000000" w:themeColor="text1"/>
          <w:szCs w:val="24"/>
        </w:rPr>
        <w:t xml:space="preserve"> dipeptide frequency, respectively. </w:t>
      </w:r>
      <w:r w:rsidRPr="00C65916">
        <w:rPr>
          <w:rFonts w:cs="Times New Roman"/>
          <w:color w:val="000000" w:themeColor="text1"/>
          <w:position w:val="-6"/>
          <w:szCs w:val="24"/>
        </w:rPr>
        <w:object w:dxaOrig="240" w:dyaOrig="240">
          <v:shape id="_x0000_i1168" type="#_x0000_t75" alt="" style="width:14.25pt;height:14.25pt" o:ole="">
            <v:imagedata r:id="rId283" o:title=""/>
          </v:shape>
          <o:OLEObject Type="Embed" ProgID="Equation.DSMT4" ShapeID="_x0000_i1168" DrawAspect="Content" ObjectID="_1634997547" r:id="rId284"/>
        </w:object>
      </w:r>
      <w:r w:rsidRPr="00C65916">
        <w:rPr>
          <w:rFonts w:cs="Times New Roman"/>
          <w:color w:val="000000" w:themeColor="text1"/>
          <w:szCs w:val="24"/>
        </w:rPr>
        <w:t xml:space="preserve"> </w:t>
      </w:r>
      <w:proofErr w:type="gramStart"/>
      <w:r w:rsidRPr="00C65916">
        <w:rPr>
          <w:rFonts w:cs="Times New Roman"/>
          <w:color w:val="000000" w:themeColor="text1"/>
          <w:szCs w:val="24"/>
        </w:rPr>
        <w:t>is</w:t>
      </w:r>
      <w:proofErr w:type="gramEnd"/>
      <w:r w:rsidRPr="00C65916">
        <w:rPr>
          <w:rFonts w:cs="Times New Roman"/>
          <w:color w:val="000000" w:themeColor="text1"/>
          <w:szCs w:val="24"/>
        </w:rPr>
        <w:t xml:space="preserve"> the sequence length.</w:t>
      </w:r>
    </w:p>
    <w:p w:rsidR="007B0DD3" w:rsidRPr="00C65916" w:rsidRDefault="007B0DD3" w:rsidP="007B0DD3">
      <w:pPr>
        <w:adjustRightInd w:val="0"/>
        <w:rPr>
          <w:rFonts w:cs="Times New Roman"/>
          <w:bCs/>
          <w:color w:val="000000" w:themeColor="text1"/>
          <w:szCs w:val="24"/>
        </w:rPr>
      </w:pPr>
      <w:r w:rsidRPr="00C65916">
        <w:rPr>
          <w:rFonts w:cs="Times New Roman"/>
          <w:bCs/>
          <w:color w:val="000000" w:themeColor="text1"/>
          <w:szCs w:val="24"/>
        </w:rPr>
        <w:t>8.3 Distribution</w:t>
      </w:r>
    </w:p>
    <w:p w:rsidR="007B0DD3" w:rsidRPr="00C65916" w:rsidRDefault="007B0DD3" w:rsidP="007B0DD3">
      <w:pPr>
        <w:adjustRightInd w:val="0"/>
        <w:ind w:firstLineChars="300" w:firstLine="720"/>
        <w:rPr>
          <w:rFonts w:cs="Times New Roman"/>
          <w:color w:val="000000" w:themeColor="text1"/>
          <w:szCs w:val="24"/>
        </w:rPr>
      </w:pPr>
      <w:r w:rsidRPr="00C65916">
        <w:rPr>
          <w:rFonts w:cs="Times New Roman"/>
          <w:color w:val="000000" w:themeColor="text1"/>
          <w:szCs w:val="24"/>
        </w:rPr>
        <w:t xml:space="preserve">For each group (polar, neutral and hydrophobic), the D descriptor can generate five values. We obtain the position of the first, 25%, 50%, 75% and 100% of the specific encoded group sequence and then divided the position by the whole sequence. Given </w:t>
      </w:r>
      <w:r w:rsidRPr="00C65916">
        <w:rPr>
          <w:rFonts w:cs="Times New Roman"/>
          <w:color w:val="000000" w:themeColor="text1"/>
          <w:szCs w:val="24"/>
        </w:rPr>
        <w:lastRenderedPageBreak/>
        <w:t xml:space="preserve">sequence MTTTVPKVFAFHEF. It can be represented as '32223213323213' according to Hydrophobicity_PRAM900101. '1' represents polar, '2' represents neutral, '3' represents hydrophobicity. Take '3' for example, there are 6 residues encoded '3'. The first '3' is 1. The second '3' </w:t>
      </w:r>
      <w:proofErr w:type="gramStart"/>
      <w:r w:rsidRPr="00C65916">
        <w:rPr>
          <w:rFonts w:cs="Times New Roman"/>
          <w:color w:val="000000" w:themeColor="text1"/>
          <w:szCs w:val="24"/>
        </w:rPr>
        <w:t xml:space="preserve">is </w:t>
      </w:r>
      <w:proofErr w:type="gramEnd"/>
      <w:r w:rsidRPr="00C65916">
        <w:rPr>
          <w:rFonts w:cs="Times New Roman"/>
          <w:color w:val="000000" w:themeColor="text1"/>
          <w:position w:val="-6"/>
          <w:szCs w:val="24"/>
        </w:rPr>
        <w:object w:dxaOrig="980" w:dyaOrig="240">
          <v:shape id="_x0000_i1169" type="#_x0000_t75" alt="" style="width:50.25pt;height:14.25pt" o:ole="">
            <v:imagedata r:id="rId285" o:title=""/>
          </v:shape>
          <o:OLEObject Type="Embed" ProgID="Equation.DSMT4" ShapeID="_x0000_i1169" DrawAspect="Content" ObjectID="_1634997548" r:id="rId286"/>
        </w:object>
      </w:r>
      <w:r w:rsidRPr="00C65916">
        <w:rPr>
          <w:rFonts w:cs="Times New Roman"/>
          <w:color w:val="000000" w:themeColor="text1"/>
          <w:szCs w:val="24"/>
        </w:rPr>
        <w:t xml:space="preserve">. The third '3' </w:t>
      </w:r>
      <w:proofErr w:type="gramStart"/>
      <w:r w:rsidRPr="00C65916">
        <w:rPr>
          <w:rFonts w:cs="Times New Roman"/>
          <w:color w:val="000000" w:themeColor="text1"/>
          <w:szCs w:val="24"/>
        </w:rPr>
        <w:t xml:space="preserve">is </w:t>
      </w:r>
      <w:proofErr w:type="gramEnd"/>
      <w:r w:rsidRPr="00C65916">
        <w:rPr>
          <w:rFonts w:cs="Times New Roman"/>
          <w:color w:val="000000" w:themeColor="text1"/>
          <w:position w:val="-6"/>
          <w:szCs w:val="24"/>
        </w:rPr>
        <w:object w:dxaOrig="999" w:dyaOrig="240">
          <v:shape id="_x0000_i1170" type="#_x0000_t75" alt="" style="width:50.25pt;height:14.25pt" o:ole="">
            <v:imagedata r:id="rId287" o:title=""/>
          </v:shape>
          <o:OLEObject Type="Embed" ProgID="Equation.DSMT4" ShapeID="_x0000_i1170" DrawAspect="Content" ObjectID="_1634997549" r:id="rId288"/>
        </w:object>
      </w:r>
      <w:r w:rsidRPr="00C65916">
        <w:rPr>
          <w:rFonts w:cs="Times New Roman"/>
          <w:color w:val="000000" w:themeColor="text1"/>
          <w:szCs w:val="24"/>
        </w:rPr>
        <w:t xml:space="preserve">. The fourth '3' </w:t>
      </w:r>
      <w:proofErr w:type="gramStart"/>
      <w:r w:rsidRPr="00C65916">
        <w:rPr>
          <w:rFonts w:cs="Times New Roman"/>
          <w:color w:val="000000" w:themeColor="text1"/>
          <w:szCs w:val="24"/>
        </w:rPr>
        <w:t xml:space="preserve">is </w:t>
      </w:r>
      <w:proofErr w:type="gramEnd"/>
      <w:r w:rsidRPr="00C65916">
        <w:rPr>
          <w:rFonts w:cs="Times New Roman"/>
          <w:color w:val="000000" w:themeColor="text1"/>
          <w:position w:val="-6"/>
          <w:szCs w:val="24"/>
        </w:rPr>
        <w:object w:dxaOrig="999" w:dyaOrig="240">
          <v:shape id="_x0000_i1171" type="#_x0000_t75" alt="" style="width:50.25pt;height:14.25pt" o:ole="">
            <v:imagedata r:id="rId289" o:title=""/>
          </v:shape>
          <o:OLEObject Type="Embed" ProgID="Equation.DSMT4" ShapeID="_x0000_i1171" DrawAspect="Content" ObjectID="_1634997550" r:id="rId290"/>
        </w:object>
      </w:r>
      <w:r w:rsidRPr="00C65916">
        <w:rPr>
          <w:rFonts w:cs="Times New Roman"/>
          <w:color w:val="000000" w:themeColor="text1"/>
          <w:szCs w:val="24"/>
        </w:rPr>
        <w:t xml:space="preserve">. The fifth '3 </w:t>
      </w:r>
      <w:proofErr w:type="gramStart"/>
      <w:r w:rsidRPr="00C65916">
        <w:rPr>
          <w:rFonts w:cs="Times New Roman"/>
          <w:color w:val="000000" w:themeColor="text1"/>
          <w:szCs w:val="24"/>
        </w:rPr>
        <w:t xml:space="preserve">is </w:t>
      </w:r>
      <w:proofErr w:type="gramEnd"/>
      <w:r w:rsidRPr="00C65916">
        <w:rPr>
          <w:rFonts w:cs="Times New Roman"/>
          <w:color w:val="000000" w:themeColor="text1"/>
          <w:position w:val="-6"/>
          <w:szCs w:val="24"/>
        </w:rPr>
        <w:object w:dxaOrig="1080" w:dyaOrig="240">
          <v:shape id="_x0000_i1172" type="#_x0000_t75" alt="" style="width:50.25pt;height:14.25pt" o:ole="">
            <v:imagedata r:id="rId291" o:title=""/>
          </v:shape>
          <o:OLEObject Type="Embed" ProgID="Equation.DSMT4" ShapeID="_x0000_i1172" DrawAspect="Content" ObjectID="_1634997551" r:id="rId292"/>
        </w:object>
      </w:r>
      <w:r w:rsidRPr="00C65916">
        <w:rPr>
          <w:rFonts w:cs="Times New Roman"/>
          <w:color w:val="000000" w:themeColor="text1"/>
          <w:szCs w:val="24"/>
        </w:rPr>
        <w:t xml:space="preserve">. The position in the first, the second, the third, the fourth, the fifth '3' of whole sequence are 1, 1, 8, 9, </w:t>
      </w:r>
      <w:proofErr w:type="gramStart"/>
      <w:r w:rsidRPr="00C65916">
        <w:rPr>
          <w:rFonts w:cs="Times New Roman"/>
          <w:color w:val="000000" w:themeColor="text1"/>
          <w:szCs w:val="24"/>
        </w:rPr>
        <w:t>14</w:t>
      </w:r>
      <w:proofErr w:type="gramEnd"/>
      <w:r w:rsidRPr="00C65916">
        <w:rPr>
          <w:rFonts w:cs="Times New Roman"/>
          <w:color w:val="000000" w:themeColor="text1"/>
          <w:szCs w:val="24"/>
        </w:rPr>
        <w:t xml:space="preserve">, respectively. So the distribution descriptor for '3' </w:t>
      </w:r>
      <w:proofErr w:type="gramStart"/>
      <w:r w:rsidRPr="00C65916">
        <w:rPr>
          <w:rFonts w:cs="Times New Roman"/>
          <w:color w:val="000000" w:themeColor="text1"/>
          <w:szCs w:val="24"/>
        </w:rPr>
        <w:t xml:space="preserve">are </w:t>
      </w:r>
      <w:proofErr w:type="gramEnd"/>
      <w:r w:rsidRPr="00C65916">
        <w:rPr>
          <w:rFonts w:cs="Times New Roman"/>
          <w:color w:val="000000" w:themeColor="text1"/>
          <w:position w:val="-10"/>
          <w:szCs w:val="24"/>
        </w:rPr>
        <w:object w:dxaOrig="580" w:dyaOrig="300">
          <v:shape id="_x0000_i1173" type="#_x0000_t75" alt="" style="width:29.25pt;height:14.25pt" o:ole="">
            <v:imagedata r:id="rId293" o:title=""/>
          </v:shape>
          <o:OLEObject Type="Embed" ProgID="Equation.DSMT4" ShapeID="_x0000_i1173" DrawAspect="Content" ObjectID="_1634997552" r:id="rId294"/>
        </w:object>
      </w:r>
      <w:r w:rsidRPr="00C65916">
        <w:rPr>
          <w:rFonts w:cs="Times New Roman"/>
          <w:color w:val="000000" w:themeColor="text1"/>
          <w:szCs w:val="24"/>
        </w:rPr>
        <w:t>,</w:t>
      </w:r>
      <w:r w:rsidRPr="00C65916">
        <w:rPr>
          <w:rFonts w:cs="Times New Roman"/>
          <w:color w:val="000000" w:themeColor="text1"/>
          <w:position w:val="-10"/>
          <w:szCs w:val="24"/>
        </w:rPr>
        <w:object w:dxaOrig="580" w:dyaOrig="300">
          <v:shape id="_x0000_i1174" type="#_x0000_t75" alt="" style="width:29.25pt;height:14.25pt" o:ole="">
            <v:imagedata r:id="rId295" o:title=""/>
          </v:shape>
          <o:OLEObject Type="Embed" ProgID="Equation.DSMT4" ShapeID="_x0000_i1174" DrawAspect="Content" ObjectID="_1634997553" r:id="rId296"/>
        </w:object>
      </w:r>
      <w:r w:rsidRPr="00C65916">
        <w:rPr>
          <w:rFonts w:cs="Times New Roman"/>
          <w:color w:val="000000" w:themeColor="text1"/>
          <w:szCs w:val="24"/>
        </w:rPr>
        <w:t>,</w:t>
      </w:r>
      <w:r w:rsidRPr="00C65916">
        <w:rPr>
          <w:rFonts w:cs="Times New Roman"/>
          <w:color w:val="000000" w:themeColor="text1"/>
          <w:position w:val="-10"/>
          <w:szCs w:val="24"/>
        </w:rPr>
        <w:object w:dxaOrig="620" w:dyaOrig="300">
          <v:shape id="_x0000_i1175" type="#_x0000_t75" alt="" style="width:29.25pt;height:14.25pt" o:ole="">
            <v:imagedata r:id="rId297" o:title=""/>
          </v:shape>
          <o:OLEObject Type="Embed" ProgID="Equation.DSMT4" ShapeID="_x0000_i1175" DrawAspect="Content" ObjectID="_1634997554" r:id="rId298"/>
        </w:object>
      </w:r>
      <w:r w:rsidRPr="00C65916">
        <w:rPr>
          <w:rFonts w:cs="Times New Roman"/>
          <w:color w:val="000000" w:themeColor="text1"/>
          <w:szCs w:val="24"/>
        </w:rPr>
        <w:t>,</w:t>
      </w:r>
      <w:r w:rsidRPr="00C65916">
        <w:rPr>
          <w:rFonts w:cs="Times New Roman"/>
          <w:color w:val="000000" w:themeColor="text1"/>
          <w:position w:val="-10"/>
          <w:szCs w:val="24"/>
        </w:rPr>
        <w:object w:dxaOrig="620" w:dyaOrig="300">
          <v:shape id="_x0000_i1176" type="#_x0000_t75" alt="" style="width:29.25pt;height:14.25pt" o:ole="">
            <v:imagedata r:id="rId299" o:title=""/>
          </v:shape>
          <o:OLEObject Type="Embed" ProgID="Equation.DSMT4" ShapeID="_x0000_i1176" DrawAspect="Content" ObjectID="_1634997555" r:id="rId300"/>
        </w:object>
      </w:r>
      <w:r w:rsidRPr="00C65916">
        <w:rPr>
          <w:rFonts w:cs="Times New Roman"/>
          <w:color w:val="000000" w:themeColor="text1"/>
          <w:szCs w:val="24"/>
        </w:rPr>
        <w:t>,</w:t>
      </w:r>
      <w:r w:rsidRPr="00C65916">
        <w:rPr>
          <w:rFonts w:cs="Times New Roman"/>
          <w:color w:val="000000" w:themeColor="text1"/>
          <w:position w:val="-10"/>
          <w:szCs w:val="24"/>
        </w:rPr>
        <w:object w:dxaOrig="700" w:dyaOrig="300">
          <v:shape id="_x0000_i1177" type="#_x0000_t75" alt="" style="width:36pt;height:14.25pt" o:ole="">
            <v:imagedata r:id="rId301" o:title=""/>
          </v:shape>
          <o:OLEObject Type="Embed" ProgID="Equation.DSMT4" ShapeID="_x0000_i1177" DrawAspect="Content" ObjectID="_1634997556" r:id="rId302"/>
        </w:object>
      </w:r>
      <w:r w:rsidRPr="00C65916">
        <w:rPr>
          <w:rFonts w:cs="Times New Roman"/>
          <w:color w:val="000000" w:themeColor="text1"/>
          <w:szCs w:val="24"/>
        </w:rPr>
        <w:t>.</w:t>
      </w:r>
    </w:p>
    <w:p w:rsidR="007B0DD3" w:rsidRPr="00C65916" w:rsidRDefault="007B0DD3" w:rsidP="007B0DD3">
      <w:pPr>
        <w:adjustRightInd w:val="0"/>
        <w:ind w:firstLineChars="300" w:firstLine="720"/>
        <w:rPr>
          <w:rFonts w:cs="Times New Roman"/>
          <w:color w:val="000000" w:themeColor="text1"/>
          <w:szCs w:val="24"/>
        </w:rPr>
      </w:pPr>
      <w:r w:rsidRPr="00C65916">
        <w:rPr>
          <w:rFonts w:cs="Times New Roman"/>
          <w:color w:val="000000" w:themeColor="text1"/>
          <w:szCs w:val="24"/>
        </w:rPr>
        <w:t>The C descriptor generates a 39-dimensional feature vector, the T descriptor generates a 39-dimensional feature vector, and the D descriptor generates a 195-dimensional feature vector. For each protein sequence, the CTD generates a 273-dimensional feature vector.</w:t>
      </w:r>
    </w:p>
    <w:p w:rsidR="007B0DD3" w:rsidRPr="00C65916" w:rsidRDefault="007B0DD3" w:rsidP="007B0DD3">
      <w:pPr>
        <w:pStyle w:val="ListParagraph"/>
        <w:widowControl w:val="0"/>
        <w:numPr>
          <w:ilvl w:val="0"/>
          <w:numId w:val="18"/>
        </w:numPr>
        <w:adjustRightInd w:val="0"/>
        <w:spacing w:after="0"/>
        <w:contextualSpacing w:val="0"/>
        <w:jc w:val="both"/>
        <w:rPr>
          <w:rFonts w:cs="Times New Roman"/>
          <w:bCs/>
          <w:szCs w:val="24"/>
        </w:rPr>
      </w:pPr>
      <w:r w:rsidRPr="00C65916">
        <w:rPr>
          <w:rFonts w:cs="Times New Roman"/>
          <w:bCs/>
          <w:color w:val="000000" w:themeColor="text1"/>
          <w:szCs w:val="24"/>
        </w:rPr>
        <w:t>Encoding</w:t>
      </w:r>
      <w:r w:rsidRPr="00C65916">
        <w:rPr>
          <w:rFonts w:cs="Times New Roman"/>
          <w:bCs/>
          <w:szCs w:val="24"/>
        </w:rPr>
        <w:t xml:space="preserve"> based on grouped weight coding </w:t>
      </w:r>
      <w:r w:rsidRPr="00C65916">
        <w:rPr>
          <w:rFonts w:cs="Times New Roman"/>
          <w:bCs/>
          <w:color w:val="000000"/>
          <w:szCs w:val="24"/>
        </w:rPr>
        <w:t>(EBGW)</w:t>
      </w:r>
    </w:p>
    <w:p w:rsidR="007B0DD3" w:rsidRPr="00C65916" w:rsidRDefault="007B0DD3" w:rsidP="007B0DD3">
      <w:pPr>
        <w:autoSpaceDE w:val="0"/>
        <w:autoSpaceDN w:val="0"/>
        <w:ind w:firstLineChars="300" w:firstLine="720"/>
        <w:rPr>
          <w:rFonts w:cs="Times New Roman"/>
          <w:bCs/>
          <w:color w:val="000000"/>
          <w:szCs w:val="24"/>
        </w:rPr>
      </w:pPr>
      <w:r w:rsidRPr="00C65916">
        <w:rPr>
          <w:rFonts w:cs="Times New Roman"/>
          <w:bCs/>
          <w:color w:val="000000"/>
          <w:szCs w:val="24"/>
        </w:rPr>
        <w:t>Studies have shown that different amino acids have different physical and chemical properties. The EBGW can capture the sequence and physicochemical information based on grouped situation. These amino acids are classified into four categories:</w:t>
      </w:r>
    </w:p>
    <w:p w:rsidR="007B0DD3" w:rsidRPr="00C65916" w:rsidRDefault="007B0DD3" w:rsidP="007B0DD3">
      <w:pPr>
        <w:autoSpaceDE w:val="0"/>
        <w:autoSpaceDN w:val="0"/>
        <w:adjustRightInd w:val="0"/>
        <w:spacing w:line="240" w:lineRule="auto"/>
        <w:ind w:firstLineChars="200" w:firstLine="480"/>
        <w:rPr>
          <w:rFonts w:cs="Times New Roman"/>
          <w:color w:val="000000"/>
          <w:szCs w:val="24"/>
        </w:rPr>
      </w:pPr>
      <w:proofErr w:type="gramStart"/>
      <w:r w:rsidRPr="00C65916">
        <w:rPr>
          <w:rFonts w:cs="Times New Roman"/>
          <w:color w:val="000000"/>
          <w:szCs w:val="24"/>
        </w:rPr>
        <w:t>neutral</w:t>
      </w:r>
      <w:proofErr w:type="gramEnd"/>
      <w:r w:rsidRPr="00C65916">
        <w:rPr>
          <w:rFonts w:cs="Times New Roman"/>
          <w:color w:val="000000"/>
          <w:szCs w:val="24"/>
        </w:rPr>
        <w:t xml:space="preserve"> and hydrophobic amino acids </w:t>
      </w:r>
      <w:r w:rsidRPr="00C65916">
        <w:rPr>
          <w:rFonts w:cs="Times New Roman"/>
          <w:color w:val="000000"/>
          <w:position w:val="-10"/>
          <w:szCs w:val="24"/>
        </w:rPr>
        <w:object w:dxaOrig="2620" w:dyaOrig="300">
          <v:shape id="_x0000_i1178" type="#_x0000_t75" style="width:129.75pt;height:14.25pt" o:ole="">
            <v:imagedata r:id="rId303" o:title=""/>
          </v:shape>
          <o:OLEObject Type="Embed" ProgID="Equation.DSMT4" ShapeID="_x0000_i1178" DrawAspect="Content" ObjectID="_1634997557" r:id="rId304"/>
        </w:object>
      </w:r>
    </w:p>
    <w:p w:rsidR="007B0DD3" w:rsidRPr="00C65916" w:rsidRDefault="007B0DD3" w:rsidP="007B0DD3">
      <w:pPr>
        <w:autoSpaceDE w:val="0"/>
        <w:autoSpaceDN w:val="0"/>
        <w:adjustRightInd w:val="0"/>
        <w:spacing w:line="240" w:lineRule="auto"/>
        <w:ind w:firstLineChars="200" w:firstLine="480"/>
        <w:rPr>
          <w:rFonts w:cs="Times New Roman"/>
          <w:color w:val="000000"/>
          <w:szCs w:val="24"/>
        </w:rPr>
      </w:pPr>
      <w:proofErr w:type="gramStart"/>
      <w:r w:rsidRPr="00C65916">
        <w:rPr>
          <w:rFonts w:cs="Times New Roman"/>
          <w:color w:val="000000"/>
          <w:szCs w:val="24"/>
        </w:rPr>
        <w:t>neutral</w:t>
      </w:r>
      <w:proofErr w:type="gramEnd"/>
      <w:r w:rsidRPr="00C65916">
        <w:rPr>
          <w:rFonts w:cs="Times New Roman"/>
          <w:color w:val="000000"/>
          <w:szCs w:val="24"/>
        </w:rPr>
        <w:t xml:space="preserve"> and polarity amino acids </w:t>
      </w:r>
      <w:r w:rsidRPr="00C65916">
        <w:rPr>
          <w:rFonts w:cs="Times New Roman"/>
          <w:color w:val="000000"/>
          <w:position w:val="-10"/>
          <w:szCs w:val="24"/>
        </w:rPr>
        <w:object w:dxaOrig="1840" w:dyaOrig="300">
          <v:shape id="_x0000_i1179" type="#_x0000_t75" style="width:93.75pt;height:14.25pt" o:ole="">
            <v:imagedata r:id="rId305" o:title=""/>
          </v:shape>
          <o:OLEObject Type="Embed" ProgID="Equation.DSMT4" ShapeID="_x0000_i1179" DrawAspect="Content" ObjectID="_1634997558" r:id="rId306"/>
        </w:object>
      </w:r>
    </w:p>
    <w:p w:rsidR="007B0DD3" w:rsidRPr="00C65916" w:rsidRDefault="007B0DD3" w:rsidP="007B0DD3">
      <w:pPr>
        <w:autoSpaceDE w:val="0"/>
        <w:autoSpaceDN w:val="0"/>
        <w:adjustRightInd w:val="0"/>
        <w:spacing w:line="240" w:lineRule="auto"/>
        <w:ind w:firstLineChars="200" w:firstLine="480"/>
        <w:rPr>
          <w:rFonts w:cs="Times New Roman"/>
          <w:color w:val="000000"/>
          <w:szCs w:val="24"/>
        </w:rPr>
      </w:pPr>
      <w:proofErr w:type="gramStart"/>
      <w:r w:rsidRPr="00C65916">
        <w:rPr>
          <w:rFonts w:cs="Times New Roman"/>
          <w:color w:val="000000"/>
          <w:szCs w:val="24"/>
        </w:rPr>
        <w:t>acidic</w:t>
      </w:r>
      <w:proofErr w:type="gramEnd"/>
      <w:r w:rsidRPr="00C65916">
        <w:rPr>
          <w:rFonts w:cs="Times New Roman"/>
          <w:color w:val="000000"/>
          <w:szCs w:val="24"/>
        </w:rPr>
        <w:t xml:space="preserve"> amino acids </w:t>
      </w:r>
      <w:r w:rsidRPr="00C65916">
        <w:rPr>
          <w:rFonts w:cs="Times New Roman"/>
          <w:color w:val="000000"/>
          <w:position w:val="-10"/>
          <w:szCs w:val="24"/>
        </w:rPr>
        <w:object w:dxaOrig="1040" w:dyaOrig="300">
          <v:shape id="_x0000_i1180" type="#_x0000_t75" style="width:50.25pt;height:14.25pt" o:ole="">
            <v:imagedata r:id="rId307" o:title=""/>
          </v:shape>
          <o:OLEObject Type="Embed" ProgID="Equation.DSMT4" ShapeID="_x0000_i1180" DrawAspect="Content" ObjectID="_1634997559" r:id="rId308"/>
        </w:object>
      </w:r>
      <w:r w:rsidRPr="00C65916">
        <w:rPr>
          <w:rFonts w:cs="Times New Roman"/>
          <w:color w:val="000000"/>
          <w:szCs w:val="24"/>
        </w:rPr>
        <w:t xml:space="preserve"> </w:t>
      </w:r>
    </w:p>
    <w:p w:rsidR="007B0DD3" w:rsidRPr="00C65916" w:rsidRDefault="007B0DD3" w:rsidP="007B0DD3">
      <w:pPr>
        <w:autoSpaceDE w:val="0"/>
        <w:autoSpaceDN w:val="0"/>
        <w:adjustRightInd w:val="0"/>
        <w:spacing w:line="240" w:lineRule="auto"/>
        <w:ind w:firstLineChars="200" w:firstLine="480"/>
        <w:rPr>
          <w:rFonts w:cs="Times New Roman"/>
          <w:color w:val="000000"/>
          <w:szCs w:val="24"/>
        </w:rPr>
      </w:pPr>
      <w:proofErr w:type="gramStart"/>
      <w:r w:rsidRPr="00C65916">
        <w:rPr>
          <w:rFonts w:cs="Times New Roman"/>
          <w:color w:val="000000"/>
          <w:szCs w:val="24"/>
        </w:rPr>
        <w:t>basic</w:t>
      </w:r>
      <w:proofErr w:type="gramEnd"/>
      <w:r w:rsidRPr="00C65916">
        <w:rPr>
          <w:rFonts w:cs="Times New Roman"/>
          <w:color w:val="000000"/>
          <w:szCs w:val="24"/>
        </w:rPr>
        <w:t xml:space="preserve"> amino acids </w:t>
      </w:r>
      <w:r w:rsidRPr="00C65916">
        <w:rPr>
          <w:rFonts w:cs="Times New Roman"/>
          <w:color w:val="000000"/>
          <w:position w:val="-10"/>
          <w:szCs w:val="24"/>
        </w:rPr>
        <w:object w:dxaOrig="1280" w:dyaOrig="300">
          <v:shape id="_x0000_i1181" type="#_x0000_t75" style="width:65.25pt;height:14.25pt" o:ole="">
            <v:imagedata r:id="rId309" o:title=""/>
          </v:shape>
          <o:OLEObject Type="Embed" ProgID="Equation.DSMT4" ShapeID="_x0000_i1181" DrawAspect="Content" ObjectID="_1634997560" r:id="rId310"/>
        </w:object>
      </w:r>
      <w:r w:rsidRPr="00C65916">
        <w:rPr>
          <w:rFonts w:cs="Times New Roman"/>
          <w:color w:val="000000"/>
          <w:szCs w:val="24"/>
        </w:rPr>
        <w:t>.</w:t>
      </w:r>
    </w:p>
    <w:p w:rsidR="007B0DD3" w:rsidRPr="00C65916" w:rsidRDefault="007B0DD3" w:rsidP="007B0DD3">
      <w:pPr>
        <w:autoSpaceDE w:val="0"/>
        <w:autoSpaceDN w:val="0"/>
        <w:adjustRightInd w:val="0"/>
        <w:ind w:firstLine="720"/>
        <w:rPr>
          <w:rFonts w:cs="Times New Roman"/>
          <w:color w:val="000000"/>
          <w:szCs w:val="24"/>
        </w:rPr>
      </w:pPr>
      <w:r w:rsidRPr="00C65916">
        <w:rPr>
          <w:rFonts w:cs="Times New Roman"/>
          <w:color w:val="000000"/>
          <w:szCs w:val="24"/>
        </w:rPr>
        <w:t xml:space="preserve">Thus, we can get three combinations, each of which can partition the 20 amino acid residues into two disjoint group: </w:t>
      </w:r>
      <w:r w:rsidRPr="00C65916">
        <w:rPr>
          <w:rFonts w:cs="Times New Roman"/>
          <w:color w:val="000000"/>
          <w:position w:val="-10"/>
          <w:szCs w:val="24"/>
        </w:rPr>
        <w:object w:dxaOrig="740" w:dyaOrig="300">
          <v:shape id="_x0000_i1182" type="#_x0000_t75" style="width:36pt;height:14.25pt" o:ole="">
            <v:imagedata r:id="rId311" o:title=""/>
          </v:shape>
          <o:OLEObject Type="Embed" ProgID="Equation.DSMT4" ShapeID="_x0000_i1182" DrawAspect="Content" ObjectID="_1634997561" r:id="rId312"/>
        </w:object>
      </w:r>
      <w:r w:rsidRPr="00C65916">
        <w:rPr>
          <w:rFonts w:cs="Times New Roman"/>
          <w:color w:val="000000"/>
          <w:szCs w:val="24"/>
        </w:rPr>
        <w:t xml:space="preserve"> </w:t>
      </w:r>
      <w:proofErr w:type="gramStart"/>
      <w:r w:rsidRPr="00C65916">
        <w:rPr>
          <w:rFonts w:cs="Times New Roman"/>
          <w:color w:val="000000"/>
          <w:szCs w:val="24"/>
        </w:rPr>
        <w:t xml:space="preserve">vs </w:t>
      </w:r>
      <w:proofErr w:type="gramEnd"/>
      <w:r w:rsidRPr="00C65916">
        <w:rPr>
          <w:rFonts w:cs="Times New Roman"/>
          <w:color w:val="000000"/>
          <w:position w:val="-10"/>
          <w:szCs w:val="24"/>
        </w:rPr>
        <w:object w:dxaOrig="760" w:dyaOrig="300">
          <v:shape id="_x0000_i1183" type="#_x0000_t75" style="width:36pt;height:14.25pt" o:ole="">
            <v:imagedata r:id="rId313" o:title=""/>
          </v:shape>
          <o:OLEObject Type="Embed" ProgID="Equation.DSMT4" ShapeID="_x0000_i1183" DrawAspect="Content" ObjectID="_1634997562" r:id="rId314"/>
        </w:object>
      </w:r>
      <w:r w:rsidRPr="00C65916">
        <w:rPr>
          <w:rFonts w:cs="Times New Roman"/>
          <w:color w:val="000000"/>
          <w:szCs w:val="24"/>
        </w:rPr>
        <w:t xml:space="preserve">, or </w:t>
      </w:r>
      <w:r w:rsidRPr="00C65916">
        <w:rPr>
          <w:rFonts w:cs="Times New Roman"/>
          <w:color w:val="000000"/>
          <w:position w:val="-10"/>
          <w:szCs w:val="24"/>
        </w:rPr>
        <w:object w:dxaOrig="740" w:dyaOrig="300">
          <v:shape id="_x0000_i1184" type="#_x0000_t75" style="width:36pt;height:14.25pt" o:ole="">
            <v:imagedata r:id="rId315" o:title=""/>
          </v:shape>
          <o:OLEObject Type="Embed" ProgID="Equation.DSMT4" ShapeID="_x0000_i1184" DrawAspect="Content" ObjectID="_1634997563" r:id="rId316"/>
        </w:object>
      </w:r>
      <w:r w:rsidRPr="00C65916">
        <w:rPr>
          <w:rFonts w:cs="Times New Roman"/>
          <w:color w:val="000000"/>
          <w:szCs w:val="24"/>
        </w:rPr>
        <w:t>vs</w:t>
      </w:r>
      <w:r w:rsidRPr="00C65916">
        <w:rPr>
          <w:rFonts w:cs="Times New Roman"/>
          <w:color w:val="000000"/>
          <w:position w:val="-10"/>
          <w:szCs w:val="24"/>
        </w:rPr>
        <w:object w:dxaOrig="760" w:dyaOrig="300">
          <v:shape id="_x0000_i1185" type="#_x0000_t75" style="width:36pt;height:14.25pt" o:ole="">
            <v:imagedata r:id="rId317" o:title=""/>
          </v:shape>
          <o:OLEObject Type="Embed" ProgID="Equation.DSMT4" ShapeID="_x0000_i1185" DrawAspect="Content" ObjectID="_1634997564" r:id="rId318"/>
        </w:object>
      </w:r>
      <w:r w:rsidRPr="00C65916">
        <w:rPr>
          <w:rFonts w:cs="Times New Roman"/>
          <w:color w:val="000000"/>
          <w:szCs w:val="24"/>
        </w:rPr>
        <w:t xml:space="preserve">, and </w:t>
      </w:r>
      <w:r w:rsidRPr="00C65916">
        <w:rPr>
          <w:rFonts w:cs="Times New Roman"/>
          <w:color w:val="000000"/>
          <w:position w:val="-10"/>
          <w:szCs w:val="24"/>
        </w:rPr>
        <w:object w:dxaOrig="740" w:dyaOrig="300">
          <v:shape id="_x0000_i1186" type="#_x0000_t75" style="width:36pt;height:14.25pt" o:ole="">
            <v:imagedata r:id="rId319" o:title=""/>
          </v:shape>
          <o:OLEObject Type="Embed" ProgID="Equation.DSMT4" ShapeID="_x0000_i1186" DrawAspect="Content" ObjectID="_1634997565" r:id="rId320"/>
        </w:object>
      </w:r>
      <w:r w:rsidRPr="00C65916">
        <w:rPr>
          <w:rFonts w:cs="Times New Roman"/>
          <w:color w:val="000000"/>
          <w:szCs w:val="24"/>
        </w:rPr>
        <w:t xml:space="preserve"> vs </w:t>
      </w:r>
      <w:r w:rsidRPr="00C65916">
        <w:rPr>
          <w:rFonts w:cs="Times New Roman"/>
          <w:color w:val="000000"/>
          <w:position w:val="-10"/>
          <w:szCs w:val="24"/>
        </w:rPr>
        <w:object w:dxaOrig="760" w:dyaOrig="300">
          <v:shape id="_x0000_i1187" type="#_x0000_t75" style="width:36pt;height:14.25pt" o:ole="">
            <v:imagedata r:id="rId321" o:title=""/>
          </v:shape>
          <o:OLEObject Type="Embed" ProgID="Equation.DSMT4" ShapeID="_x0000_i1187" DrawAspect="Content" ObjectID="_1634997566" r:id="rId322"/>
        </w:object>
      </w:r>
      <w:r w:rsidRPr="00C65916">
        <w:rPr>
          <w:rFonts w:cs="Times New Roman"/>
          <w:color w:val="000000"/>
          <w:szCs w:val="24"/>
        </w:rPr>
        <w:t>. Let</w:t>
      </w:r>
      <w:r w:rsidRPr="00C65916">
        <w:rPr>
          <w:rFonts w:cs="Times New Roman"/>
          <w:color w:val="000000"/>
          <w:position w:val="-10"/>
          <w:szCs w:val="24"/>
        </w:rPr>
        <w:object w:dxaOrig="1120" w:dyaOrig="300">
          <v:shape id="_x0000_i1188" type="#_x0000_t75" style="width:57.75pt;height:14.25pt" o:ole="">
            <v:imagedata r:id="rId323" o:title=""/>
          </v:shape>
          <o:OLEObject Type="Embed" ProgID="Equation.DSMT4" ShapeID="_x0000_i1188" DrawAspect="Content" ObjectID="_1634997567" r:id="rId324"/>
        </w:object>
      </w:r>
      <w:r w:rsidRPr="00C65916">
        <w:rPr>
          <w:rFonts w:cs="Times New Roman"/>
          <w:color w:val="000000"/>
          <w:szCs w:val="24"/>
        </w:rPr>
        <w:t xml:space="preserve"> be a protein sequence, we can transform it into three </w:t>
      </w:r>
      <w:r w:rsidRPr="00C65916">
        <w:rPr>
          <w:rFonts w:cs="Times New Roman"/>
          <w:color w:val="000000"/>
          <w:szCs w:val="24"/>
        </w:rPr>
        <w:lastRenderedPageBreak/>
        <w:t>binary sequences by three homomorphic maps</w:t>
      </w:r>
      <w:r w:rsidRPr="00C65916">
        <w:rPr>
          <w:rFonts w:cs="Times New Roman"/>
          <w:color w:val="000000"/>
          <w:position w:val="-10"/>
          <w:szCs w:val="24"/>
        </w:rPr>
        <w:object w:dxaOrig="3640" w:dyaOrig="300">
          <v:shape id="_x0000_i1189" type="#_x0000_t75" style="width:180pt;height:14.25pt" o:ole="">
            <v:imagedata r:id="rId325" o:title=""/>
          </v:shape>
          <o:OLEObject Type="Embed" ProgID="Equation.DSMT4" ShapeID="_x0000_i1189" DrawAspect="Content" ObjectID="_1634997568" r:id="rId326"/>
        </w:object>
      </w:r>
      <w:r w:rsidRPr="00C65916">
        <w:rPr>
          <w:rFonts w:cs="Times New Roman"/>
          <w:color w:val="000000"/>
          <w:szCs w:val="24"/>
        </w:rPr>
        <w:t>which are defined as follows:</w:t>
      </w:r>
    </w:p>
    <w:p w:rsidR="007B0DD3" w:rsidRPr="00C65916" w:rsidRDefault="007B0DD3" w:rsidP="007B0DD3">
      <w:pPr>
        <w:autoSpaceDE w:val="0"/>
        <w:autoSpaceDN w:val="0"/>
        <w:adjustRightInd w:val="0"/>
        <w:spacing w:line="300" w:lineRule="auto"/>
        <w:ind w:firstLineChars="900" w:firstLine="2160"/>
        <w:jc w:val="right"/>
        <w:rPr>
          <w:rFonts w:cs="Times New Roman"/>
          <w:color w:val="000000"/>
          <w:szCs w:val="24"/>
        </w:rPr>
      </w:pPr>
      <w:r w:rsidRPr="00C65916">
        <w:rPr>
          <w:rFonts w:cs="Times New Roman"/>
          <w:color w:val="000000"/>
          <w:position w:val="-30"/>
          <w:szCs w:val="24"/>
        </w:rPr>
        <w:object w:dxaOrig="3739" w:dyaOrig="700">
          <v:shape id="_x0000_i1190" type="#_x0000_t75" style="width:187.5pt;height:36pt" o:ole="">
            <v:imagedata r:id="rId327" o:title=""/>
          </v:shape>
          <o:OLEObject Type="Embed" ProgID="Equation.DSMT4" ShapeID="_x0000_i1190" DrawAspect="Content" ObjectID="_1634997569" r:id="rId328"/>
        </w:object>
      </w:r>
      <w:r w:rsidRPr="00C65916">
        <w:rPr>
          <w:rFonts w:cs="Times New Roman"/>
          <w:color w:val="000000"/>
          <w:szCs w:val="24"/>
        </w:rPr>
        <w:t xml:space="preserve">                                   (33)</w:t>
      </w:r>
    </w:p>
    <w:p w:rsidR="007B0DD3" w:rsidRPr="00C65916" w:rsidRDefault="007B0DD3" w:rsidP="007B0DD3">
      <w:pPr>
        <w:autoSpaceDE w:val="0"/>
        <w:autoSpaceDN w:val="0"/>
        <w:adjustRightInd w:val="0"/>
        <w:spacing w:line="300" w:lineRule="auto"/>
        <w:ind w:firstLineChars="900" w:firstLine="2160"/>
        <w:jc w:val="right"/>
        <w:rPr>
          <w:rFonts w:cs="Times New Roman"/>
          <w:color w:val="000000"/>
          <w:szCs w:val="24"/>
        </w:rPr>
      </w:pPr>
      <w:r w:rsidRPr="00C65916">
        <w:rPr>
          <w:rFonts w:cs="Times New Roman"/>
          <w:color w:val="000000"/>
          <w:position w:val="-30"/>
          <w:szCs w:val="24"/>
        </w:rPr>
        <w:object w:dxaOrig="3739" w:dyaOrig="700">
          <v:shape id="_x0000_i1191" type="#_x0000_t75" style="width:187.5pt;height:36pt" o:ole="">
            <v:imagedata r:id="rId329" o:title=""/>
          </v:shape>
          <o:OLEObject Type="Embed" ProgID="Equation.DSMT4" ShapeID="_x0000_i1191" DrawAspect="Content" ObjectID="_1634997570" r:id="rId330"/>
        </w:object>
      </w:r>
      <w:r w:rsidRPr="00C65916">
        <w:rPr>
          <w:rFonts w:cs="Times New Roman"/>
          <w:color w:val="000000"/>
          <w:szCs w:val="24"/>
        </w:rPr>
        <w:t xml:space="preserve">                                   (34)</w:t>
      </w:r>
    </w:p>
    <w:p w:rsidR="007B0DD3" w:rsidRPr="00C65916" w:rsidRDefault="007B0DD3" w:rsidP="007B0DD3">
      <w:pPr>
        <w:autoSpaceDE w:val="0"/>
        <w:autoSpaceDN w:val="0"/>
        <w:adjustRightInd w:val="0"/>
        <w:spacing w:line="300" w:lineRule="auto"/>
        <w:ind w:firstLineChars="100" w:firstLine="240"/>
        <w:jc w:val="right"/>
        <w:rPr>
          <w:rFonts w:cs="Times New Roman"/>
          <w:color w:val="000000"/>
          <w:szCs w:val="24"/>
        </w:rPr>
      </w:pPr>
      <w:r w:rsidRPr="00C65916">
        <w:rPr>
          <w:rFonts w:cs="Times New Roman"/>
          <w:color w:val="000000"/>
          <w:szCs w:val="24"/>
        </w:rPr>
        <w:t xml:space="preserve">               </w:t>
      </w:r>
      <w:r w:rsidRPr="00C65916">
        <w:rPr>
          <w:rFonts w:cs="Times New Roman"/>
          <w:color w:val="000000"/>
          <w:position w:val="-30"/>
          <w:szCs w:val="24"/>
        </w:rPr>
        <w:object w:dxaOrig="3739" w:dyaOrig="700">
          <v:shape id="_x0000_i1192" type="#_x0000_t75" style="width:187.5pt;height:36pt" o:ole="">
            <v:imagedata r:id="rId331" o:title=""/>
          </v:shape>
          <o:OLEObject Type="Embed" ProgID="Equation.DSMT4" ShapeID="_x0000_i1192" DrawAspect="Content" ObjectID="_1634997571" r:id="rId332"/>
        </w:object>
      </w:r>
      <w:r w:rsidRPr="00C65916">
        <w:rPr>
          <w:rFonts w:cs="Times New Roman"/>
          <w:color w:val="000000"/>
          <w:szCs w:val="24"/>
        </w:rPr>
        <w:t xml:space="preserve">                                   (35)</w:t>
      </w:r>
    </w:p>
    <w:p w:rsidR="007B0DD3" w:rsidRPr="00C65916" w:rsidRDefault="007B0DD3" w:rsidP="007B0DD3">
      <w:pPr>
        <w:autoSpaceDE w:val="0"/>
        <w:autoSpaceDN w:val="0"/>
        <w:adjustRightInd w:val="0"/>
        <w:rPr>
          <w:rFonts w:cs="Times New Roman"/>
          <w:color w:val="000000"/>
          <w:szCs w:val="24"/>
        </w:rPr>
      </w:pPr>
      <w:proofErr w:type="gramStart"/>
      <w:r w:rsidRPr="00C65916">
        <w:rPr>
          <w:rFonts w:cs="Times New Roman"/>
          <w:color w:val="000000"/>
          <w:szCs w:val="24"/>
        </w:rPr>
        <w:t xml:space="preserve">where </w:t>
      </w:r>
      <w:proofErr w:type="gramEnd"/>
      <w:r w:rsidRPr="00C65916">
        <w:rPr>
          <w:rFonts w:cs="Times New Roman"/>
          <w:color w:val="000000"/>
          <w:position w:val="-10"/>
          <w:szCs w:val="24"/>
        </w:rPr>
        <w:object w:dxaOrig="3180" w:dyaOrig="320">
          <v:shape id="_x0000_i1193" type="#_x0000_t75" style="width:158.25pt;height:14.25pt" o:ole="">
            <v:imagedata r:id="rId333" o:title=""/>
          </v:shape>
          <o:OLEObject Type="Embed" ProgID="Equation.DSMT4" ShapeID="_x0000_i1193" DrawAspect="Content" ObjectID="_1634997572" r:id="rId334"/>
        </w:object>
      </w:r>
      <w:r w:rsidRPr="00C65916">
        <w:rPr>
          <w:rFonts w:cs="Times New Roman"/>
          <w:color w:val="000000"/>
          <w:szCs w:val="24"/>
        </w:rPr>
        <w:t xml:space="preserve">, and we call </w:t>
      </w:r>
      <w:r w:rsidRPr="00C65916">
        <w:rPr>
          <w:rFonts w:cs="Times New Roman"/>
          <w:color w:val="000000"/>
          <w:position w:val="-10"/>
          <w:szCs w:val="24"/>
        </w:rPr>
        <w:object w:dxaOrig="1380" w:dyaOrig="300">
          <v:shape id="_x0000_i1194" type="#_x0000_t75" style="width:65.25pt;height:14.25pt" o:ole="">
            <v:imagedata r:id="rId335" o:title=""/>
          </v:shape>
          <o:OLEObject Type="Embed" ProgID="Equation.DSMT4" ShapeID="_x0000_i1194" DrawAspect="Content" ObjectID="_1634997573" r:id="rId336"/>
        </w:object>
      </w:r>
      <w:r w:rsidRPr="00C65916">
        <w:rPr>
          <w:rFonts w:cs="Times New Roman"/>
          <w:color w:val="000000"/>
          <w:szCs w:val="24"/>
        </w:rPr>
        <w:t>as characteristic sequence of the protein sequence.</w:t>
      </w:r>
    </w:p>
    <w:p w:rsidR="007B0DD3" w:rsidRPr="00C65916" w:rsidRDefault="007B0DD3" w:rsidP="007B0DD3">
      <w:pPr>
        <w:autoSpaceDE w:val="0"/>
        <w:autoSpaceDN w:val="0"/>
        <w:adjustRightInd w:val="0"/>
        <w:ind w:firstLineChars="300" w:firstLine="720"/>
        <w:rPr>
          <w:rFonts w:cs="Times New Roman"/>
          <w:color w:val="000000"/>
          <w:szCs w:val="24"/>
        </w:rPr>
      </w:pPr>
      <w:proofErr w:type="gramStart"/>
      <w:r w:rsidRPr="00C65916">
        <w:rPr>
          <w:rFonts w:cs="Times New Roman"/>
          <w:color w:val="000000"/>
          <w:szCs w:val="24"/>
        </w:rPr>
        <w:t xml:space="preserve">Then </w:t>
      </w:r>
      <w:proofErr w:type="gramEnd"/>
      <w:r w:rsidRPr="00C65916">
        <w:rPr>
          <w:rFonts w:cs="Times New Roman"/>
          <w:color w:val="000000"/>
          <w:position w:val="-10"/>
          <w:szCs w:val="24"/>
        </w:rPr>
        <w:object w:dxaOrig="580" w:dyaOrig="300">
          <v:shape id="_x0000_i1195" type="#_x0000_t75" style="width:29.25pt;height:14.25pt" o:ole="">
            <v:imagedata r:id="rId337" o:title=""/>
          </v:shape>
          <o:OLEObject Type="Embed" ProgID="Equation.DSMT4" ShapeID="_x0000_i1195" DrawAspect="Content" ObjectID="_1634997574" r:id="rId338"/>
        </w:object>
      </w:r>
      <w:r w:rsidRPr="00C65916">
        <w:rPr>
          <w:rFonts w:cs="Times New Roman"/>
          <w:color w:val="000000"/>
          <w:szCs w:val="24"/>
        </w:rPr>
        <w:t xml:space="preserve">, </w:t>
      </w:r>
      <w:r w:rsidRPr="00C65916">
        <w:rPr>
          <w:rFonts w:cs="Times New Roman"/>
          <w:color w:val="000000"/>
          <w:position w:val="-10"/>
          <w:szCs w:val="24"/>
        </w:rPr>
        <w:object w:dxaOrig="600" w:dyaOrig="300">
          <v:shape id="_x0000_i1196" type="#_x0000_t75" style="width:29.25pt;height:14.25pt" o:ole="">
            <v:imagedata r:id="rId339" o:title=""/>
          </v:shape>
          <o:OLEObject Type="Embed" ProgID="Equation.DSMT4" ShapeID="_x0000_i1196" DrawAspect="Content" ObjectID="_1634997575" r:id="rId340"/>
        </w:object>
      </w:r>
      <w:r w:rsidRPr="00C65916">
        <w:rPr>
          <w:rFonts w:cs="Times New Roman"/>
          <w:color w:val="000000"/>
          <w:szCs w:val="24"/>
        </w:rPr>
        <w:t>,</w:t>
      </w:r>
      <w:r w:rsidRPr="00C65916">
        <w:rPr>
          <w:rFonts w:cs="Times New Roman"/>
          <w:color w:val="000000"/>
          <w:position w:val="-10"/>
          <w:szCs w:val="24"/>
        </w:rPr>
        <w:object w:dxaOrig="600" w:dyaOrig="300">
          <v:shape id="_x0000_i1197" type="#_x0000_t75" style="width:29.25pt;height:14.25pt" o:ole="">
            <v:imagedata r:id="rId341" o:title=""/>
          </v:shape>
          <o:OLEObject Type="Embed" ProgID="Equation.DSMT4" ShapeID="_x0000_i1197" DrawAspect="Content" ObjectID="_1634997576" r:id="rId342"/>
        </w:object>
      </w:r>
      <w:r w:rsidRPr="00C65916">
        <w:rPr>
          <w:rFonts w:cs="Times New Roman"/>
          <w:color w:val="000000"/>
          <w:szCs w:val="24"/>
        </w:rPr>
        <w:t xml:space="preserve"> are three binary sequences of length </w:t>
      </w:r>
      <w:r w:rsidRPr="00C65916">
        <w:rPr>
          <w:rFonts w:cs="Times New Roman"/>
          <w:i/>
          <w:color w:val="000000"/>
          <w:szCs w:val="24"/>
        </w:rPr>
        <w:t>L</w:t>
      </w:r>
      <w:r w:rsidRPr="00C65916">
        <w:rPr>
          <w:rFonts w:cs="Times New Roman"/>
          <w:color w:val="000000"/>
          <w:szCs w:val="24"/>
        </w:rPr>
        <w:t xml:space="preserve">. These sequences are divided into a number of sub-sequences of increasing length successively. A fixed parameter </w:t>
      </w:r>
      <w:r w:rsidRPr="00C65916">
        <w:rPr>
          <w:rFonts w:cs="Times New Roman"/>
          <w:i/>
          <w:color w:val="000000"/>
          <w:szCs w:val="24"/>
        </w:rPr>
        <w:t xml:space="preserve">N </w:t>
      </w:r>
      <w:r w:rsidRPr="00C65916">
        <w:rPr>
          <w:rFonts w:cs="Times New Roman"/>
          <w:color w:val="000000"/>
          <w:szCs w:val="24"/>
        </w:rPr>
        <w:t>is set and the sub-sequence can be expressed as</w:t>
      </w:r>
      <w:r w:rsidRPr="00C65916">
        <w:rPr>
          <w:rFonts w:cs="Times New Roman"/>
          <w:color w:val="000000"/>
          <w:position w:val="-12"/>
          <w:szCs w:val="24"/>
        </w:rPr>
        <w:object w:dxaOrig="1900" w:dyaOrig="340">
          <v:shape id="_x0000_i1198" type="#_x0000_t75" style="width:93.75pt;height:14.25pt" o:ole="">
            <v:imagedata r:id="rId343" o:title=""/>
          </v:shape>
          <o:OLEObject Type="Embed" ProgID="Equation.DSMT4" ShapeID="_x0000_i1198" DrawAspect="Content" ObjectID="_1634997577" r:id="rId344"/>
        </w:object>
      </w:r>
      <w:r w:rsidRPr="00C65916">
        <w:rPr>
          <w:rFonts w:cs="Times New Roman"/>
          <w:color w:val="000000"/>
          <w:szCs w:val="24"/>
        </w:rPr>
        <w:t>, where</w:t>
      </w:r>
      <w:r w:rsidRPr="00C65916">
        <w:rPr>
          <w:rFonts w:cs="Times New Roman"/>
          <w:color w:val="000000"/>
          <w:position w:val="-14"/>
          <w:szCs w:val="24"/>
        </w:rPr>
        <w:object w:dxaOrig="320" w:dyaOrig="400">
          <v:shape id="_x0000_i1199" type="#_x0000_t75" style="width:14.25pt;height:21.75pt" o:ole="">
            <v:imagedata r:id="rId345" o:title=""/>
          </v:shape>
          <o:OLEObject Type="Embed" ProgID="Equation.DSMT4" ShapeID="_x0000_i1199" DrawAspect="Content" ObjectID="_1634997578" r:id="rId346"/>
        </w:object>
      </w:r>
      <w:r w:rsidRPr="00C65916">
        <w:rPr>
          <w:rFonts w:cs="Times New Roman"/>
          <w:color w:val="000000"/>
          <w:szCs w:val="24"/>
        </w:rPr>
        <w:t xml:space="preserve"> represents the integer operator. Calculate the frequency of 1 in each sub-sequence, each </w:t>
      </w:r>
      <w:r w:rsidRPr="00C65916">
        <w:rPr>
          <w:rFonts w:cs="Times New Roman"/>
          <w:color w:val="000000"/>
          <w:position w:val="-10"/>
          <w:szCs w:val="24"/>
        </w:rPr>
        <w:object w:dxaOrig="580" w:dyaOrig="300">
          <v:shape id="_x0000_i1200" type="#_x0000_t75" style="width:29.25pt;height:14.25pt" o:ole="">
            <v:imagedata r:id="rId347" o:title=""/>
          </v:shape>
          <o:OLEObject Type="Embed" ProgID="Equation.DSMT4" ShapeID="_x0000_i1200" DrawAspect="Content" ObjectID="_1634997579" r:id="rId348"/>
        </w:object>
      </w:r>
      <w:r w:rsidRPr="00C65916">
        <w:rPr>
          <w:rFonts w:cs="Times New Roman"/>
          <w:color w:val="000000"/>
          <w:szCs w:val="24"/>
        </w:rPr>
        <w:t xml:space="preserve"> can be converted into an </w:t>
      </w:r>
      <w:r w:rsidRPr="00C65916">
        <w:rPr>
          <w:rFonts w:cs="Times New Roman"/>
          <w:i/>
          <w:color w:val="000000"/>
          <w:szCs w:val="24"/>
        </w:rPr>
        <w:t>N</w:t>
      </w:r>
      <w:r w:rsidRPr="00C65916">
        <w:rPr>
          <w:rFonts w:cs="Times New Roman"/>
          <w:color w:val="000000"/>
          <w:szCs w:val="24"/>
        </w:rPr>
        <w:t xml:space="preserve">-dimensional feature vector. To sum up, for a protein sequence </w:t>
      </w:r>
      <w:r w:rsidRPr="00C65916">
        <w:rPr>
          <w:rFonts w:cs="Times New Roman"/>
          <w:i/>
          <w:color w:val="000000"/>
          <w:szCs w:val="24"/>
        </w:rPr>
        <w:t xml:space="preserve">P </w:t>
      </w:r>
      <w:r w:rsidRPr="00C65916">
        <w:rPr>
          <w:rFonts w:cs="Times New Roman"/>
          <w:color w:val="000000"/>
          <w:szCs w:val="24"/>
        </w:rPr>
        <w:t xml:space="preserve">with length </w:t>
      </w:r>
      <w:r w:rsidRPr="00C65916">
        <w:rPr>
          <w:rFonts w:cs="Times New Roman"/>
          <w:i/>
          <w:color w:val="000000"/>
          <w:szCs w:val="24"/>
        </w:rPr>
        <w:t>L</w:t>
      </w:r>
      <w:r w:rsidRPr="00C65916">
        <w:rPr>
          <w:rFonts w:cs="Times New Roman"/>
          <w:color w:val="000000"/>
          <w:szCs w:val="24"/>
        </w:rPr>
        <w:t>, a 3</w:t>
      </w:r>
      <w:r w:rsidRPr="00C65916">
        <w:rPr>
          <w:rFonts w:cs="Times New Roman"/>
          <w:i/>
          <w:color w:val="000000"/>
          <w:szCs w:val="24"/>
        </w:rPr>
        <w:t>N</w:t>
      </w:r>
      <w:r w:rsidRPr="00C65916">
        <w:rPr>
          <w:rFonts w:cs="Times New Roman"/>
          <w:color w:val="000000"/>
          <w:szCs w:val="24"/>
        </w:rPr>
        <w:t>-dimension vector can be obtained.</w:t>
      </w:r>
    </w:p>
    <w:p w:rsidR="007B0DD3" w:rsidRPr="00C65916" w:rsidRDefault="007B0DD3" w:rsidP="007B0DD3">
      <w:pPr>
        <w:autoSpaceDE w:val="0"/>
        <w:autoSpaceDN w:val="0"/>
        <w:adjustRightInd w:val="0"/>
        <w:spacing w:beforeLines="50" w:before="120"/>
        <w:rPr>
          <w:rFonts w:cs="Times New Roman"/>
          <w:bCs/>
          <w:color w:val="000000" w:themeColor="text1"/>
          <w:szCs w:val="24"/>
        </w:rPr>
      </w:pPr>
      <w:r w:rsidRPr="00C65916">
        <w:rPr>
          <w:rFonts w:cs="Times New Roman"/>
          <w:bCs/>
          <w:color w:val="000000" w:themeColor="text1"/>
          <w:szCs w:val="24"/>
        </w:rPr>
        <w:t>Type 2: Physicochemical information</w:t>
      </w:r>
    </w:p>
    <w:p w:rsidR="007B0DD3" w:rsidRPr="00C65916" w:rsidRDefault="007B0DD3" w:rsidP="007B0DD3">
      <w:pPr>
        <w:pStyle w:val="Default"/>
        <w:widowControl w:val="0"/>
        <w:numPr>
          <w:ilvl w:val="0"/>
          <w:numId w:val="18"/>
        </w:numPr>
        <w:spacing w:line="480" w:lineRule="auto"/>
        <w:rPr>
          <w:bCs/>
        </w:rPr>
      </w:pPr>
      <w:r w:rsidRPr="00C65916">
        <w:rPr>
          <w:bCs/>
        </w:rPr>
        <w:t xml:space="preserve"> Auto covariance (AC)</w:t>
      </w:r>
    </w:p>
    <w:p w:rsidR="007B0DD3" w:rsidRPr="00C65916" w:rsidRDefault="007B0DD3" w:rsidP="007B0DD3">
      <w:pPr>
        <w:pStyle w:val="Default"/>
        <w:spacing w:line="480" w:lineRule="auto"/>
        <w:ind w:firstLineChars="300" w:firstLine="720"/>
        <w:jc w:val="both"/>
        <w:rPr>
          <w:bCs/>
        </w:rPr>
      </w:pPr>
      <w:r w:rsidRPr="00C65916">
        <w:rPr>
          <w:bCs/>
        </w:rPr>
        <w:t xml:space="preserve">Suppose a protein sequence P with </w:t>
      </w:r>
      <w:r w:rsidRPr="00C65916">
        <w:rPr>
          <w:bCs/>
          <w:i/>
          <w:iCs/>
        </w:rPr>
        <w:t xml:space="preserve">L </w:t>
      </w:r>
      <w:r w:rsidRPr="00C65916">
        <w:rPr>
          <w:bCs/>
        </w:rPr>
        <w:t xml:space="preserve">amino acid residues; i.e. </w:t>
      </w:r>
    </w:p>
    <w:p w:rsidR="007B0DD3" w:rsidRPr="00C65916" w:rsidRDefault="007B0DD3" w:rsidP="007B0DD3">
      <w:pPr>
        <w:pStyle w:val="Default"/>
        <w:spacing w:line="300" w:lineRule="auto"/>
        <w:jc w:val="right"/>
      </w:pPr>
      <w:r w:rsidRPr="00C65916">
        <w:rPr>
          <w:position w:val="-10"/>
        </w:rPr>
        <w:object w:dxaOrig="1600" w:dyaOrig="300">
          <v:shape id="_x0000_i1201" type="#_x0000_t75" style="width:78.75pt;height:14.25pt" o:ole="">
            <v:imagedata r:id="rId349" o:title=""/>
          </v:shape>
          <o:OLEObject Type="Embed" ProgID="Equation.DSMT4" ShapeID="_x0000_i1201" DrawAspect="Content" ObjectID="_1634997580" r:id="rId350"/>
        </w:object>
      </w:r>
      <w:r w:rsidRPr="00C65916">
        <w:t xml:space="preserve">                                                     (36)</w:t>
      </w:r>
    </w:p>
    <w:p w:rsidR="007B0DD3" w:rsidRPr="00C65916" w:rsidRDefault="007B0DD3" w:rsidP="007B0DD3">
      <w:pPr>
        <w:pStyle w:val="Default"/>
        <w:spacing w:line="480" w:lineRule="auto"/>
        <w:jc w:val="both"/>
      </w:pPr>
      <w:proofErr w:type="gramStart"/>
      <w:r w:rsidRPr="00C65916">
        <w:t>where</w:t>
      </w:r>
      <w:proofErr w:type="gramEnd"/>
      <w:r w:rsidRPr="00C65916">
        <w:t xml:space="preserve"> </w:t>
      </w:r>
      <w:r w:rsidRPr="00C65916">
        <w:rPr>
          <w:position w:val="-10"/>
        </w:rPr>
        <w:object w:dxaOrig="240" w:dyaOrig="300">
          <v:shape id="_x0000_i1202" type="#_x0000_t75" style="width:14.25pt;height:14.25pt" o:ole="">
            <v:imagedata r:id="rId351" o:title=""/>
          </v:shape>
          <o:OLEObject Type="Embed" ProgID="Equation.DSMT4" ShapeID="_x0000_i1202" DrawAspect="Content" ObjectID="_1634997581" r:id="rId352"/>
        </w:object>
      </w:r>
      <w:r w:rsidRPr="00C65916">
        <w:t xml:space="preserve"> represents the amino acid residue at the sequence position 1, </w:t>
      </w:r>
      <w:r w:rsidRPr="00C65916">
        <w:rPr>
          <w:position w:val="-10"/>
        </w:rPr>
        <w:object w:dxaOrig="260" w:dyaOrig="300">
          <v:shape id="_x0000_i1203" type="#_x0000_t75" style="width:14.25pt;height:14.25pt" o:ole="">
            <v:imagedata r:id="rId353" o:title=""/>
          </v:shape>
          <o:OLEObject Type="Embed" ProgID="Equation.DSMT4" ShapeID="_x0000_i1203" DrawAspect="Content" ObjectID="_1634997582" r:id="rId354"/>
        </w:object>
      </w:r>
      <w:r w:rsidRPr="00C65916">
        <w:t xml:space="preserve"> the amino acid residue at position 2 and so forth. </w:t>
      </w:r>
    </w:p>
    <w:p w:rsidR="007B0DD3" w:rsidRPr="00C65916" w:rsidRDefault="007B0DD3" w:rsidP="007B0DD3">
      <w:pPr>
        <w:pStyle w:val="Default"/>
        <w:spacing w:line="480" w:lineRule="auto"/>
        <w:ind w:firstLineChars="250" w:firstLine="600"/>
        <w:jc w:val="both"/>
      </w:pPr>
      <w:r w:rsidRPr="00C65916">
        <w:lastRenderedPageBreak/>
        <w:t xml:space="preserve">The AC approach measures the correlation of the same property between two residues separated by a distance of </w:t>
      </w:r>
      <w:r w:rsidRPr="00C65916">
        <w:rPr>
          <w:position w:val="-6"/>
        </w:rPr>
        <w:object w:dxaOrig="139" w:dyaOrig="240">
          <v:shape id="_x0000_i1204" type="#_x0000_t75" style="width:7.5pt;height:14.25pt" o:ole="">
            <v:imagedata r:id="rId355" o:title=""/>
          </v:shape>
          <o:OLEObject Type="Embed" ProgID="Equation.DSMT4" ShapeID="_x0000_i1204" DrawAspect="Content" ObjectID="_1634997583" r:id="rId356"/>
        </w:object>
      </w:r>
      <w:r w:rsidRPr="00C65916">
        <w:rPr>
          <w:i/>
          <w:iCs/>
        </w:rPr>
        <w:t xml:space="preserve"> </w:t>
      </w:r>
      <w:r w:rsidRPr="00C65916">
        <w:t xml:space="preserve">along the sequence, which can be calculated as: </w:t>
      </w:r>
    </w:p>
    <w:p w:rsidR="007B0DD3" w:rsidRPr="00C65916" w:rsidRDefault="007B0DD3" w:rsidP="007B0DD3">
      <w:pPr>
        <w:pStyle w:val="Default"/>
        <w:spacing w:line="300" w:lineRule="auto"/>
        <w:jc w:val="right"/>
      </w:pPr>
      <w:r w:rsidRPr="00C65916">
        <w:rPr>
          <w:position w:val="-24"/>
        </w:rPr>
        <w:object w:dxaOrig="3900" w:dyaOrig="580">
          <v:shape id="_x0000_i1205" type="#_x0000_t75" style="width:194.25pt;height:29.25pt" o:ole="">
            <v:imagedata r:id="rId357" o:title=""/>
          </v:shape>
          <o:OLEObject Type="Embed" ProgID="Equation.DSMT4" ShapeID="_x0000_i1205" DrawAspect="Content" ObjectID="_1634997584" r:id="rId358"/>
        </w:object>
      </w:r>
      <w:r w:rsidRPr="00C65916">
        <w:t xml:space="preserve">                           (37)</w:t>
      </w:r>
    </w:p>
    <w:p w:rsidR="007B0DD3" w:rsidRPr="00C65916" w:rsidRDefault="007B0DD3" w:rsidP="007B0DD3">
      <w:pPr>
        <w:pStyle w:val="Default"/>
        <w:spacing w:line="480" w:lineRule="auto"/>
        <w:jc w:val="both"/>
      </w:pPr>
      <w:r w:rsidRPr="00C65916">
        <w:t xml:space="preserve">where </w:t>
      </w:r>
      <w:r w:rsidRPr="00C65916">
        <w:rPr>
          <w:position w:val="-6"/>
        </w:rPr>
        <w:object w:dxaOrig="180" w:dyaOrig="200">
          <v:shape id="_x0000_i1206" type="#_x0000_t75" style="width:7.5pt;height:7.5pt" o:ole="">
            <v:imagedata r:id="rId359" o:title=""/>
          </v:shape>
          <o:OLEObject Type="Embed" ProgID="Equation.DSMT4" ShapeID="_x0000_i1206" DrawAspect="Content" ObjectID="_1634997585" r:id="rId360"/>
        </w:object>
      </w:r>
      <w:r w:rsidRPr="00C65916">
        <w:rPr>
          <w:i/>
          <w:iCs/>
        </w:rPr>
        <w:t xml:space="preserve"> </w:t>
      </w:r>
      <w:r w:rsidRPr="00C65916">
        <w:t xml:space="preserve">is a physicochemical index, </w:t>
      </w:r>
      <w:r w:rsidRPr="00C65916">
        <w:rPr>
          <w:position w:val="-4"/>
        </w:rPr>
        <w:object w:dxaOrig="200" w:dyaOrig="220">
          <v:shape id="_x0000_i1207" type="#_x0000_t75" style="width:7.5pt;height:7.5pt" o:ole="">
            <v:imagedata r:id="rId361" o:title=""/>
          </v:shape>
          <o:OLEObject Type="Embed" ProgID="Equation.DSMT4" ShapeID="_x0000_i1207" DrawAspect="Content" ObjectID="_1634997586" r:id="rId362"/>
        </w:object>
      </w:r>
      <w:r w:rsidRPr="00C65916">
        <w:rPr>
          <w:i/>
          <w:iCs/>
        </w:rPr>
        <w:t xml:space="preserve"> </w:t>
      </w:r>
      <w:r w:rsidRPr="00C65916">
        <w:t xml:space="preserve">is the length of the protein sequence, means the numerical value of the physicochemical index </w:t>
      </w:r>
      <w:r w:rsidRPr="00C65916">
        <w:rPr>
          <w:position w:val="-6"/>
        </w:rPr>
        <w:object w:dxaOrig="180" w:dyaOrig="200">
          <v:shape id="_x0000_i1208" type="#_x0000_t75" style="width:7.5pt;height:7.5pt" o:ole="">
            <v:imagedata r:id="rId363" o:title=""/>
          </v:shape>
          <o:OLEObject Type="Embed" ProgID="Equation.DSMT4" ShapeID="_x0000_i1208" DrawAspect="Content" ObjectID="_1634997587" r:id="rId364"/>
        </w:object>
      </w:r>
      <w:r w:rsidRPr="00C65916">
        <w:rPr>
          <w:i/>
          <w:iCs/>
        </w:rPr>
        <w:t xml:space="preserve"> </w:t>
      </w:r>
      <w:r w:rsidRPr="00C65916">
        <w:t xml:space="preserve">for the amino acid </w:t>
      </w:r>
      <w:r w:rsidRPr="00C65916">
        <w:rPr>
          <w:position w:val="-10"/>
        </w:rPr>
        <w:object w:dxaOrig="240" w:dyaOrig="300">
          <v:shape id="_x0000_i1209" type="#_x0000_t75" style="width:14.25pt;height:14.25pt" o:ole="">
            <v:imagedata r:id="rId365" o:title=""/>
          </v:shape>
          <o:OLEObject Type="Embed" ProgID="Equation.DSMT4" ShapeID="_x0000_i1209" DrawAspect="Content" ObjectID="_1634997588" r:id="rId366"/>
        </w:object>
      </w:r>
      <w:r w:rsidRPr="00C65916">
        <w:t xml:space="preserve"> at position </w:t>
      </w:r>
      <w:r w:rsidRPr="00C65916">
        <w:rPr>
          <w:position w:val="-6"/>
        </w:rPr>
        <w:object w:dxaOrig="139" w:dyaOrig="240">
          <v:shape id="_x0000_i1210" type="#_x0000_t75" style="width:7.5pt;height:14.25pt" o:ole="">
            <v:imagedata r:id="rId367" o:title=""/>
          </v:shape>
          <o:OLEObject Type="Embed" ProgID="Equation.DSMT4" ShapeID="_x0000_i1210" DrawAspect="Content" ObjectID="_1634997589" r:id="rId368"/>
        </w:object>
      </w:r>
      <w:r w:rsidRPr="00C65916">
        <w:t xml:space="preserve">, </w:t>
      </w:r>
      <w:r w:rsidRPr="00C65916">
        <w:rPr>
          <w:position w:val="-10"/>
        </w:rPr>
        <w:object w:dxaOrig="220" w:dyaOrig="300">
          <v:shape id="_x0000_i1211" type="#_x0000_t75" style="width:14.25pt;height:14.25pt" o:ole="">
            <v:imagedata r:id="rId369" o:title=""/>
          </v:shape>
          <o:OLEObject Type="Embed" ProgID="Equation.DSMT4" ShapeID="_x0000_i1211" DrawAspect="Content" ObjectID="_1634997590" r:id="rId370"/>
        </w:object>
      </w:r>
      <w:r w:rsidRPr="00C65916">
        <w:t xml:space="preserve"> is the average value for physicochemical index </w:t>
      </w:r>
      <w:r w:rsidRPr="00C65916">
        <w:rPr>
          <w:position w:val="-6"/>
        </w:rPr>
        <w:object w:dxaOrig="180" w:dyaOrig="200">
          <v:shape id="_x0000_i1212" type="#_x0000_t75" style="width:7.5pt;height:7.5pt" o:ole="">
            <v:imagedata r:id="rId359" o:title=""/>
          </v:shape>
          <o:OLEObject Type="Embed" ProgID="Equation.DSMT4" ShapeID="_x0000_i1212" DrawAspect="Content" ObjectID="_1634997591" r:id="rId371"/>
        </w:object>
      </w:r>
      <w:r w:rsidRPr="00C65916">
        <w:rPr>
          <w:i/>
          <w:iCs/>
        </w:rPr>
        <w:t xml:space="preserve"> </w:t>
      </w:r>
      <w:r w:rsidRPr="00C65916">
        <w:t xml:space="preserve">along the whole sequence. In such a way, the length of AC feature vector </w:t>
      </w:r>
      <w:proofErr w:type="gramStart"/>
      <w:r w:rsidRPr="00C65916">
        <w:t xml:space="preserve">is </w:t>
      </w:r>
      <w:proofErr w:type="gramEnd"/>
      <w:r w:rsidRPr="00C65916">
        <w:rPr>
          <w:position w:val="-8"/>
        </w:rPr>
        <w:object w:dxaOrig="620" w:dyaOrig="260">
          <v:shape id="_x0000_i1213" type="#_x0000_t75" style="width:29.25pt;height:14.25pt" o:ole="">
            <v:imagedata r:id="rId372" o:title=""/>
          </v:shape>
          <o:OLEObject Type="Embed" ProgID="Equation.DSMT4" ShapeID="_x0000_i1213" DrawAspect="Content" ObjectID="_1634997592" r:id="rId373"/>
        </w:object>
      </w:r>
      <w:r w:rsidRPr="00C65916">
        <w:t xml:space="preserve">, where </w:t>
      </w:r>
      <w:r w:rsidRPr="00C65916">
        <w:rPr>
          <w:i/>
          <w:iCs/>
        </w:rPr>
        <w:t xml:space="preserve">N </w:t>
      </w:r>
      <w:r w:rsidRPr="00C65916">
        <w:t xml:space="preserve">is the number of physicochemical indices extracted from </w:t>
      </w:r>
      <w:proofErr w:type="spellStart"/>
      <w:r w:rsidRPr="00C65916">
        <w:t>AAindex</w:t>
      </w:r>
      <w:proofErr w:type="spellEnd"/>
      <w:r w:rsidRPr="00C65916">
        <w:t xml:space="preserve">; </w:t>
      </w:r>
      <w:r w:rsidRPr="00C65916">
        <w:rPr>
          <w:i/>
          <w:iCs/>
          <w:position w:val="-8"/>
        </w:rPr>
        <w:object w:dxaOrig="320" w:dyaOrig="260">
          <v:shape id="_x0000_i1214" type="#_x0000_t75" style="width:14.25pt;height:14.25pt" o:ole="">
            <v:imagedata r:id="rId374" o:title=""/>
          </v:shape>
          <o:OLEObject Type="Embed" ProgID="Equation.DSMT4" ShapeID="_x0000_i1214" DrawAspect="Content" ObjectID="_1634997593" r:id="rId375"/>
        </w:object>
      </w:r>
      <w:r w:rsidRPr="00C65916">
        <w:t xml:space="preserve"> is the maximum of sequence. </w:t>
      </w:r>
    </w:p>
    <w:p w:rsidR="007B0DD3" w:rsidRPr="00C65916" w:rsidRDefault="007B0DD3" w:rsidP="007B0DD3">
      <w:pPr>
        <w:pStyle w:val="ListParagraph"/>
        <w:numPr>
          <w:ilvl w:val="0"/>
          <w:numId w:val="18"/>
        </w:numPr>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Moreau-</w:t>
      </w:r>
      <w:proofErr w:type="spellStart"/>
      <w:r w:rsidRPr="00C65916">
        <w:rPr>
          <w:rFonts w:cs="Times New Roman"/>
          <w:bCs/>
          <w:color w:val="000000" w:themeColor="text1"/>
          <w:szCs w:val="24"/>
        </w:rPr>
        <w:t>Broto</w:t>
      </w:r>
      <w:proofErr w:type="spellEnd"/>
      <w:r w:rsidRPr="00C65916">
        <w:rPr>
          <w:rFonts w:cs="Times New Roman"/>
          <w:bCs/>
          <w:color w:val="000000" w:themeColor="text1"/>
          <w:szCs w:val="24"/>
        </w:rPr>
        <w:t xml:space="preserve"> autocorrelation (</w:t>
      </w:r>
      <w:proofErr w:type="spellStart"/>
      <w:r w:rsidRPr="00C65916">
        <w:rPr>
          <w:rFonts w:cs="Times New Roman"/>
          <w:bCs/>
          <w:color w:val="000000" w:themeColor="text1"/>
          <w:szCs w:val="24"/>
        </w:rPr>
        <w:t>Morean-Broto</w:t>
      </w:r>
      <w:proofErr w:type="spellEnd"/>
      <w:r w:rsidRPr="00C65916">
        <w:rPr>
          <w:rFonts w:cs="Times New Roman"/>
          <w:bCs/>
          <w:color w:val="000000" w:themeColor="text1"/>
          <w:szCs w:val="24"/>
        </w:rPr>
        <w:t>)</w:t>
      </w:r>
    </w:p>
    <w:p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Moreau-</w:t>
      </w:r>
      <w:proofErr w:type="spellStart"/>
      <w:r w:rsidRPr="00C65916">
        <w:rPr>
          <w:rFonts w:cs="Times New Roman"/>
          <w:bCs/>
          <w:color w:val="000000" w:themeColor="text1"/>
          <w:szCs w:val="24"/>
        </w:rPr>
        <w:t>Broto</w:t>
      </w:r>
      <w:proofErr w:type="spellEnd"/>
      <w:r w:rsidRPr="00C65916">
        <w:rPr>
          <w:rFonts w:cs="Times New Roman"/>
          <w:bCs/>
          <w:color w:val="000000" w:themeColor="text1"/>
          <w:szCs w:val="24"/>
        </w:rPr>
        <w:t xml:space="preserve"> autocorrelation descriptor is defined as:</w:t>
      </w:r>
    </w:p>
    <w:p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22"/>
          <w:szCs w:val="24"/>
        </w:rPr>
        <w:object w:dxaOrig="2920" w:dyaOrig="560">
          <v:shape id="_x0000_i1215" type="#_x0000_t75" alt="" style="width:2in;height:29.25pt" o:ole="">
            <v:imagedata r:id="rId376" o:title=""/>
          </v:shape>
          <o:OLEObject Type="Embed" ProgID="Equation.DSMT4" ShapeID="_x0000_i1215" DrawAspect="Content" ObjectID="_1634997594" r:id="rId377"/>
        </w:object>
      </w:r>
      <w:r w:rsidRPr="00C65916">
        <w:rPr>
          <w:rFonts w:cs="Times New Roman"/>
          <w:color w:val="000000" w:themeColor="text1"/>
          <w:szCs w:val="24"/>
        </w:rPr>
        <w:t xml:space="preserve">                                          (38)</w:t>
      </w:r>
    </w:p>
    <w:p w:rsidR="007B0DD3" w:rsidRPr="00C65916" w:rsidRDefault="007B0DD3" w:rsidP="007B0DD3">
      <w:pPr>
        <w:adjustRightInd w:val="0"/>
        <w:rPr>
          <w:rFonts w:cs="Times New Roman"/>
          <w:color w:val="000000" w:themeColor="text1"/>
          <w:szCs w:val="24"/>
        </w:rPr>
      </w:pPr>
      <w:proofErr w:type="gramStart"/>
      <w:r w:rsidRPr="00C65916">
        <w:rPr>
          <w:rFonts w:cs="Times New Roman"/>
          <w:color w:val="000000" w:themeColor="text1"/>
          <w:szCs w:val="24"/>
        </w:rPr>
        <w:t xml:space="preserve">where </w:t>
      </w:r>
      <w:proofErr w:type="gramEnd"/>
      <w:r w:rsidRPr="00C65916">
        <w:rPr>
          <w:rFonts w:cs="Times New Roman"/>
          <w:color w:val="000000" w:themeColor="text1"/>
          <w:position w:val="-24"/>
          <w:szCs w:val="24"/>
        </w:rPr>
        <w:object w:dxaOrig="2420" w:dyaOrig="580">
          <v:shape id="_x0000_i1216" type="#_x0000_t75" alt="" style="width:123pt;height:29.25pt" o:ole="">
            <v:imagedata r:id="rId378" o:title=""/>
          </v:shape>
          <o:OLEObject Type="Embed" ProgID="Equation.DSMT4" ShapeID="_x0000_i1216" DrawAspect="Content" ObjectID="_1634997595" r:id="rId379"/>
        </w:object>
      </w:r>
      <w:r w:rsidRPr="00C65916">
        <w:rPr>
          <w:rFonts w:cs="Times New Roman"/>
          <w:color w:val="000000" w:themeColor="text1"/>
          <w:szCs w:val="24"/>
        </w:rPr>
        <w:t xml:space="preserve">, </w:t>
      </w:r>
      <w:r w:rsidRPr="00C65916">
        <w:rPr>
          <w:rFonts w:cs="Times New Roman"/>
          <w:color w:val="000000" w:themeColor="text1"/>
          <w:position w:val="-10"/>
          <w:szCs w:val="24"/>
        </w:rPr>
        <w:object w:dxaOrig="360" w:dyaOrig="300">
          <v:shape id="_x0000_i1217" type="#_x0000_t75" alt="" style="width:14.25pt;height:14.25pt" o:ole="">
            <v:imagedata r:id="rId380" o:title=""/>
          </v:shape>
          <o:OLEObject Type="Embed" ProgID="Equation.DSMT4" ShapeID="_x0000_i1217" DrawAspect="Content" ObjectID="_1634997596" r:id="rId381"/>
        </w:object>
      </w:r>
      <w:r w:rsidRPr="00C65916">
        <w:rPr>
          <w:rFonts w:cs="Times New Roman"/>
          <w:color w:val="000000" w:themeColor="text1"/>
          <w:szCs w:val="24"/>
        </w:rPr>
        <w:t xml:space="preserve">and </w:t>
      </w:r>
      <w:r w:rsidRPr="00C65916">
        <w:rPr>
          <w:rFonts w:cs="Times New Roman"/>
          <w:color w:val="000000" w:themeColor="text1"/>
          <w:position w:val="-10"/>
          <w:szCs w:val="24"/>
        </w:rPr>
        <w:object w:dxaOrig="480" w:dyaOrig="300">
          <v:shape id="_x0000_i1218" type="#_x0000_t75" alt="" style="width:21.75pt;height:14.25pt" o:ole="">
            <v:imagedata r:id="rId382" o:title=""/>
          </v:shape>
          <o:OLEObject Type="Embed" ProgID="Equation.DSMT4" ShapeID="_x0000_i1218" DrawAspect="Content" ObjectID="_1634997597" r:id="rId383"/>
        </w:object>
      </w:r>
      <w:r w:rsidRPr="00C65916">
        <w:rPr>
          <w:rFonts w:cs="Times New Roman"/>
          <w:color w:val="000000" w:themeColor="text1"/>
          <w:szCs w:val="24"/>
        </w:rPr>
        <w:t xml:space="preserve"> indicate the </w:t>
      </w:r>
      <w:r w:rsidRPr="00C65916">
        <w:rPr>
          <w:rFonts w:cs="Times New Roman"/>
          <w:color w:val="000000" w:themeColor="text1"/>
          <w:position w:val="-6"/>
          <w:szCs w:val="24"/>
        </w:rPr>
        <w:object w:dxaOrig="360" w:dyaOrig="260">
          <v:shape id="_x0000_i1219" type="#_x0000_t75" alt="" style="width:14.25pt;height:14.25pt" o:ole="">
            <v:imagedata r:id="rId384" o:title=""/>
          </v:shape>
          <o:OLEObject Type="Embed" ProgID="Equation.DSMT4" ShapeID="_x0000_i1219" DrawAspect="Content" ObjectID="_1634997598" r:id="rId385"/>
        </w:object>
      </w:r>
      <w:r w:rsidRPr="00C65916">
        <w:rPr>
          <w:rFonts w:cs="Times New Roman"/>
          <w:color w:val="000000" w:themeColor="text1"/>
          <w:szCs w:val="24"/>
        </w:rPr>
        <w:t xml:space="preserve"> and the </w:t>
      </w:r>
      <w:r w:rsidRPr="00C65916">
        <w:rPr>
          <w:rFonts w:cs="Times New Roman"/>
          <w:color w:val="000000" w:themeColor="text1"/>
          <w:position w:val="-6"/>
          <w:szCs w:val="24"/>
        </w:rPr>
        <w:object w:dxaOrig="600" w:dyaOrig="260">
          <v:shape id="_x0000_i1220" type="#_x0000_t75" alt="" style="width:29.25pt;height:14.25pt" o:ole="">
            <v:imagedata r:id="rId386" o:title=""/>
          </v:shape>
          <o:OLEObject Type="Embed" ProgID="Equation.DSMT4" ShapeID="_x0000_i1220" DrawAspect="Content" ObjectID="_1634997599" r:id="rId387"/>
        </w:object>
      </w:r>
      <w:r w:rsidRPr="00C65916">
        <w:rPr>
          <w:rFonts w:cs="Times New Roman"/>
          <w:color w:val="000000" w:themeColor="text1"/>
          <w:szCs w:val="24"/>
        </w:rPr>
        <w:t xml:space="preserve"> amino acids of the protein sequence, respectively. </w:t>
      </w:r>
      <w:r w:rsidRPr="00C65916">
        <w:rPr>
          <w:rFonts w:cs="Times New Roman"/>
          <w:color w:val="000000" w:themeColor="text1"/>
          <w:position w:val="-10"/>
          <w:szCs w:val="24"/>
        </w:rPr>
        <w:object w:dxaOrig="700" w:dyaOrig="300">
          <v:shape id="_x0000_i1221" type="#_x0000_t75" alt="" style="width:36pt;height:14.25pt" o:ole="">
            <v:imagedata r:id="rId388" o:title=""/>
          </v:shape>
          <o:OLEObject Type="Embed" ProgID="Equation.DSMT4" ShapeID="_x0000_i1221" DrawAspect="Content" ObjectID="_1634997600" r:id="rId389"/>
        </w:object>
      </w:r>
      <w:r w:rsidRPr="00C65916">
        <w:rPr>
          <w:rFonts w:cs="Times New Roman"/>
          <w:color w:val="000000" w:themeColor="text1"/>
          <w:szCs w:val="24"/>
        </w:rPr>
        <w:t xml:space="preserve"> </w:t>
      </w:r>
      <w:proofErr w:type="gramStart"/>
      <w:r w:rsidRPr="00C65916">
        <w:rPr>
          <w:rFonts w:cs="Times New Roman"/>
          <w:color w:val="000000" w:themeColor="text1"/>
          <w:szCs w:val="24"/>
        </w:rPr>
        <w:t>and</w:t>
      </w:r>
      <w:proofErr w:type="gramEnd"/>
      <w:r w:rsidRPr="00C65916">
        <w:rPr>
          <w:rFonts w:cs="Times New Roman"/>
          <w:color w:val="000000" w:themeColor="text1"/>
          <w:szCs w:val="24"/>
        </w:rPr>
        <w:t xml:space="preserve"> </w:t>
      </w:r>
      <w:r w:rsidRPr="00C65916">
        <w:rPr>
          <w:rFonts w:cs="Times New Roman"/>
          <w:color w:val="000000" w:themeColor="text1"/>
          <w:position w:val="-10"/>
          <w:szCs w:val="24"/>
        </w:rPr>
        <w:object w:dxaOrig="800" w:dyaOrig="300">
          <v:shape id="_x0000_i1222" type="#_x0000_t75" alt="" style="width:36pt;height:14.25pt" o:ole="">
            <v:imagedata r:id="rId390" o:title=""/>
          </v:shape>
          <o:OLEObject Type="Embed" ProgID="Equation.DSMT4" ShapeID="_x0000_i1222" DrawAspect="Content" ObjectID="_1634997601" r:id="rId391"/>
        </w:object>
      </w:r>
      <w:r w:rsidRPr="00C65916">
        <w:rPr>
          <w:rFonts w:cs="Times New Roman"/>
          <w:color w:val="000000" w:themeColor="text1"/>
          <w:szCs w:val="24"/>
        </w:rPr>
        <w:t xml:space="preserve">indicate the normalized physicochemical values of </w:t>
      </w:r>
      <w:r w:rsidRPr="00C65916">
        <w:rPr>
          <w:rFonts w:cs="Times New Roman"/>
          <w:color w:val="000000" w:themeColor="text1"/>
          <w:position w:val="-10"/>
          <w:szCs w:val="24"/>
        </w:rPr>
        <w:object w:dxaOrig="360" w:dyaOrig="300">
          <v:shape id="_x0000_i1223" type="#_x0000_t75" alt="" style="width:14.25pt;height:14.25pt" o:ole="">
            <v:imagedata r:id="rId392" o:title=""/>
          </v:shape>
          <o:OLEObject Type="Embed" ProgID="Equation.DSMT4" ShapeID="_x0000_i1223" DrawAspect="Content" ObjectID="_1634997602" r:id="rId393"/>
        </w:object>
      </w:r>
      <w:r w:rsidRPr="00C65916">
        <w:rPr>
          <w:rFonts w:cs="Times New Roman"/>
          <w:color w:val="000000" w:themeColor="text1"/>
          <w:szCs w:val="24"/>
        </w:rPr>
        <w:t xml:space="preserve"> </w:t>
      </w:r>
      <w:proofErr w:type="spellStart"/>
      <w:r w:rsidRPr="00C65916">
        <w:rPr>
          <w:rFonts w:cs="Times New Roman"/>
          <w:color w:val="000000" w:themeColor="text1"/>
          <w:szCs w:val="24"/>
        </w:rPr>
        <w:t>and</w:t>
      </w:r>
      <w:proofErr w:type="spellEnd"/>
      <w:r w:rsidRPr="00C65916">
        <w:rPr>
          <w:rFonts w:cs="Times New Roman"/>
          <w:color w:val="000000" w:themeColor="text1"/>
          <w:szCs w:val="24"/>
        </w:rPr>
        <w:t xml:space="preserve"> </w:t>
      </w:r>
      <w:r w:rsidRPr="00C65916">
        <w:rPr>
          <w:rFonts w:cs="Times New Roman"/>
          <w:color w:val="000000" w:themeColor="text1"/>
          <w:position w:val="-10"/>
          <w:szCs w:val="24"/>
        </w:rPr>
        <w:object w:dxaOrig="480" w:dyaOrig="300">
          <v:shape id="_x0000_i1224" type="#_x0000_t75" alt="" style="width:21.75pt;height:14.25pt" o:ole="">
            <v:imagedata r:id="rId394" o:title=""/>
          </v:shape>
          <o:OLEObject Type="Embed" ProgID="Equation.DSMT4" ShapeID="_x0000_i1224" DrawAspect="Content" ObjectID="_1634997603" r:id="rId395"/>
        </w:object>
      </w:r>
      <w:r w:rsidRPr="00C65916">
        <w:rPr>
          <w:rFonts w:cs="Times New Roman"/>
          <w:color w:val="000000" w:themeColor="text1"/>
          <w:szCs w:val="24"/>
        </w:rPr>
        <w:t xml:space="preserve">. </w:t>
      </w:r>
      <w:proofErr w:type="gramStart"/>
      <w:r w:rsidRPr="00C65916">
        <w:rPr>
          <w:rFonts w:cs="Times New Roman"/>
          <w:color w:val="000000" w:themeColor="text1"/>
          <w:szCs w:val="24"/>
        </w:rPr>
        <w:t xml:space="preserve">The </w:t>
      </w:r>
      <w:r w:rsidRPr="00C65916">
        <w:rPr>
          <w:rFonts w:cs="Times New Roman"/>
          <w:color w:val="000000" w:themeColor="text1"/>
          <w:position w:val="-10"/>
          <w:szCs w:val="24"/>
        </w:rPr>
        <w:object w:dxaOrig="340" w:dyaOrig="300">
          <v:shape id="_x0000_i1225" type="#_x0000_t75" alt="" style="width:14.25pt;height:14.25pt" o:ole="">
            <v:imagedata r:id="rId396" o:title=""/>
          </v:shape>
          <o:OLEObject Type="Embed" ProgID="Equation.DSMT4" ShapeID="_x0000_i1225" DrawAspect="Content" ObjectID="_1634997604" r:id="rId397"/>
        </w:object>
      </w:r>
      <w:r w:rsidRPr="00C65916">
        <w:rPr>
          <w:rFonts w:cs="Times New Roman"/>
          <w:color w:val="000000" w:themeColor="text1"/>
          <w:szCs w:val="24"/>
        </w:rPr>
        <w:t xml:space="preserve"> is</w:t>
      </w:r>
      <w:proofErr w:type="gramEnd"/>
      <w:r w:rsidRPr="00C65916">
        <w:rPr>
          <w:rFonts w:cs="Times New Roman"/>
          <w:color w:val="000000" w:themeColor="text1"/>
          <w:szCs w:val="24"/>
        </w:rPr>
        <w:t xml:space="preserve"> the parameter that needs to be adjusted.</w:t>
      </w:r>
    </w:p>
    <w:p w:rsidR="007B0DD3" w:rsidRPr="00C65916" w:rsidRDefault="007B0DD3" w:rsidP="007B0DD3">
      <w:pPr>
        <w:pStyle w:val="ListParagraph"/>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Moran autocorrelation (Moran)</w:t>
      </w:r>
    </w:p>
    <w:p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Moran autocorrelation descriptor is defined as:</w:t>
      </w:r>
    </w:p>
    <w:p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52"/>
          <w:szCs w:val="24"/>
        </w:rPr>
        <w:object w:dxaOrig="4900" w:dyaOrig="1140">
          <v:shape id="_x0000_i1226" type="#_x0000_t75" alt="" style="width:245.25pt;height:57.75pt" o:ole="">
            <v:imagedata r:id="rId398" o:title=""/>
          </v:shape>
          <o:OLEObject Type="Embed" ProgID="Equation.DSMT4" ShapeID="_x0000_i1226" DrawAspect="Content" ObjectID="_1634997605" r:id="rId399"/>
        </w:object>
      </w:r>
      <w:r w:rsidRPr="00C65916">
        <w:rPr>
          <w:rFonts w:cs="Times New Roman"/>
          <w:color w:val="000000" w:themeColor="text1"/>
          <w:szCs w:val="24"/>
        </w:rPr>
        <w:t xml:space="preserve">                        (39)</w:t>
      </w:r>
    </w:p>
    <w:p w:rsidR="007B0DD3" w:rsidRPr="00C65916" w:rsidRDefault="007B0DD3" w:rsidP="007B0DD3">
      <w:pPr>
        <w:adjustRightInd w:val="0"/>
        <w:rPr>
          <w:rFonts w:cs="Times New Roman"/>
          <w:color w:val="000000" w:themeColor="text1"/>
          <w:szCs w:val="24"/>
        </w:rPr>
      </w:pPr>
      <w:proofErr w:type="gramStart"/>
      <w:r w:rsidRPr="00C65916">
        <w:rPr>
          <w:rFonts w:cs="Times New Roman"/>
          <w:color w:val="000000" w:themeColor="text1"/>
          <w:szCs w:val="24"/>
        </w:rPr>
        <w:lastRenderedPageBreak/>
        <w:t>where</w:t>
      </w:r>
      <w:proofErr w:type="gramEnd"/>
      <w:r w:rsidRPr="00C65916">
        <w:rPr>
          <w:rFonts w:cs="Times New Roman"/>
          <w:color w:val="000000" w:themeColor="text1"/>
          <w:szCs w:val="24"/>
        </w:rPr>
        <w:t xml:space="preserve"> </w:t>
      </w:r>
      <w:r w:rsidRPr="00C65916">
        <w:rPr>
          <w:rFonts w:cs="Times New Roman"/>
          <w:color w:val="000000" w:themeColor="text1"/>
          <w:position w:val="-4"/>
          <w:szCs w:val="24"/>
        </w:rPr>
        <w:object w:dxaOrig="220" w:dyaOrig="260">
          <v:shape id="_x0000_i1227" type="#_x0000_t75" alt="" style="width:14.25pt;height:14.25pt" o:ole="">
            <v:imagedata r:id="rId400" o:title=""/>
          </v:shape>
          <o:OLEObject Type="Embed" ProgID="Equation.DSMT4" ShapeID="_x0000_i1227" DrawAspect="Content" ObjectID="_1634997606" r:id="rId401"/>
        </w:object>
      </w:r>
      <w:r w:rsidRPr="00C65916">
        <w:rPr>
          <w:rFonts w:cs="Times New Roman"/>
          <w:color w:val="000000" w:themeColor="text1"/>
          <w:szCs w:val="24"/>
        </w:rPr>
        <w:t xml:space="preserve"> represents the mean value of whole protein sequence for specific physicochemical property.</w:t>
      </w:r>
    </w:p>
    <w:p w:rsidR="007B0DD3" w:rsidRPr="00C65916" w:rsidRDefault="007B0DD3" w:rsidP="007B0DD3">
      <w:pPr>
        <w:pStyle w:val="ListParagraph"/>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Geary autocorrelation (Geary)</w:t>
      </w:r>
    </w:p>
    <w:p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Geary autocorrelation descriptor is defined as:</w:t>
      </w:r>
    </w:p>
    <w:p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52"/>
          <w:szCs w:val="24"/>
        </w:rPr>
        <w:object w:dxaOrig="4599" w:dyaOrig="1140">
          <v:shape id="_x0000_i1228" type="#_x0000_t75" alt="" style="width:230.25pt;height:57.75pt" o:ole="">
            <v:imagedata r:id="rId402" o:title=""/>
          </v:shape>
          <o:OLEObject Type="Embed" ProgID="Equation.DSMT4" ShapeID="_x0000_i1228" DrawAspect="Content" ObjectID="_1634997607" r:id="rId403"/>
        </w:object>
      </w:r>
      <w:r w:rsidRPr="00C65916">
        <w:rPr>
          <w:rFonts w:cs="Times New Roman"/>
          <w:color w:val="000000" w:themeColor="text1"/>
          <w:szCs w:val="24"/>
        </w:rPr>
        <w:t xml:space="preserve">                          (40)</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 xml:space="preserve"> Quasi-sequence-order descriptors (QSO)</w:t>
      </w:r>
    </w:p>
    <w:p w:rsidR="007B0DD3" w:rsidRPr="00C65916" w:rsidRDefault="007B0DD3" w:rsidP="007B0DD3">
      <w:pPr>
        <w:autoSpaceDE w:val="0"/>
        <w:autoSpaceDN w:val="0"/>
        <w:adjustRightInd w:val="0"/>
        <w:ind w:firstLine="720"/>
        <w:rPr>
          <w:rFonts w:eastAsia="DengXian" w:cs="Times New Roman"/>
          <w:bCs/>
          <w:szCs w:val="24"/>
        </w:rPr>
      </w:pPr>
      <w:r w:rsidRPr="00C65916">
        <w:rPr>
          <w:rFonts w:eastAsia="DengXian" w:cs="Times New Roman"/>
          <w:bCs/>
          <w:szCs w:val="24"/>
        </w:rPr>
        <w:t>The sequence order features can also be used for representing amino acid distribution patterns of a specific physicochemical property along protein or peptide sequence. These descriptors are derived from both the Schneider-</w:t>
      </w:r>
      <w:proofErr w:type="spellStart"/>
      <w:r w:rsidRPr="00C65916">
        <w:rPr>
          <w:rFonts w:eastAsia="DengXian" w:cs="Times New Roman"/>
          <w:bCs/>
          <w:szCs w:val="24"/>
        </w:rPr>
        <w:t>Wrede</w:t>
      </w:r>
      <w:proofErr w:type="spellEnd"/>
      <w:r w:rsidRPr="00C65916">
        <w:rPr>
          <w:rFonts w:eastAsia="DengXian" w:cs="Times New Roman"/>
          <w:bCs/>
          <w:szCs w:val="24"/>
        </w:rPr>
        <w:t xml:space="preserve"> physicochemical distance matrix and the Grantham chemical distance matrix between each pair of the 20 amino acids. The</w:t>
      </w:r>
      <w:r w:rsidRPr="00C65916">
        <w:rPr>
          <w:rFonts w:eastAsia="DengXian" w:cs="Times New Roman"/>
          <w:bCs/>
          <w:position w:val="-6"/>
          <w:szCs w:val="24"/>
        </w:rPr>
        <w:object w:dxaOrig="260" w:dyaOrig="260">
          <v:shape id="_x0000_i1229" type="#_x0000_t75" style="width:14.25pt;height:14.25pt" o:ole="">
            <v:imagedata r:id="rId404" o:title=""/>
          </v:shape>
          <o:OLEObject Type="Embed" ProgID="Equation.DSMT4" ShapeID="_x0000_i1229" DrawAspect="Content" ObjectID="_1634997608" r:id="rId405"/>
        </w:object>
      </w:r>
      <w:proofErr w:type="spellStart"/>
      <w:proofErr w:type="gramStart"/>
      <w:r w:rsidRPr="00C65916">
        <w:rPr>
          <w:rFonts w:eastAsia="DengXian" w:cs="Times New Roman"/>
          <w:bCs/>
          <w:szCs w:val="24"/>
        </w:rPr>
        <w:t>th</w:t>
      </w:r>
      <w:proofErr w:type="spellEnd"/>
      <w:proofErr w:type="gramEnd"/>
      <w:r w:rsidRPr="00C65916">
        <w:rPr>
          <w:rFonts w:eastAsia="DengXian" w:cs="Times New Roman"/>
          <w:bCs/>
          <w:szCs w:val="24"/>
        </w:rPr>
        <w:t xml:space="preserve"> rank sequence-order-coupling number is defined as</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0"/>
          <w:szCs w:val="24"/>
        </w:rPr>
        <w:object w:dxaOrig="3420" w:dyaOrig="700">
          <v:shape id="_x0000_i1230" type="#_x0000_t75" style="width:173.25pt;height:36pt" o:ole="">
            <v:imagedata r:id="rId406" o:title=""/>
          </v:shape>
          <o:OLEObject Type="Embed" ProgID="Equation.DSMT4" ShapeID="_x0000_i1230" DrawAspect="Content" ObjectID="_1634997609" r:id="rId407"/>
        </w:object>
      </w:r>
      <w:r w:rsidRPr="00C65916">
        <w:rPr>
          <w:rFonts w:eastAsia="DengXian" w:cs="Times New Roman"/>
          <w:szCs w:val="24"/>
        </w:rPr>
        <w:t xml:space="preserve">                                  (41)</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position w:val="-12"/>
          <w:szCs w:val="24"/>
        </w:rPr>
        <w:object w:dxaOrig="499" w:dyaOrig="320">
          <v:shape id="_x0000_i1231" type="#_x0000_t75" style="width:29.25pt;height:14.25pt" o:ole="">
            <v:imagedata r:id="rId408" o:title=""/>
          </v:shape>
          <o:OLEObject Type="Embed" ProgID="Equation.DSMT4" ShapeID="_x0000_i1231" DrawAspect="Content" ObjectID="_1634997610" r:id="rId409"/>
        </w:object>
      </w:r>
      <w:r w:rsidRPr="00C65916">
        <w:rPr>
          <w:rFonts w:eastAsia="DengXian" w:cs="Times New Roman"/>
          <w:szCs w:val="24"/>
        </w:rPr>
        <w:t>is the distance between the two amino acids at position</w:t>
      </w:r>
      <w:r w:rsidRPr="00C65916">
        <w:rPr>
          <w:rFonts w:eastAsia="DengXian" w:cs="Times New Roman"/>
          <w:position w:val="-6"/>
          <w:szCs w:val="24"/>
        </w:rPr>
        <w:object w:dxaOrig="139" w:dyaOrig="240">
          <v:shape id="_x0000_i1232" type="#_x0000_t75" style="width:7.5pt;height:14.25pt" o:ole="">
            <v:imagedata r:id="rId410" o:title=""/>
          </v:shape>
          <o:OLEObject Type="Embed" ProgID="Equation.DSMT4" ShapeID="_x0000_i1232" DrawAspect="Content" ObjectID="_1634997611" r:id="rId411"/>
        </w:object>
      </w:r>
      <w:r w:rsidRPr="00C65916">
        <w:rPr>
          <w:rFonts w:eastAsia="DengXian" w:cs="Times New Roman"/>
          <w:szCs w:val="24"/>
        </w:rPr>
        <w:t>and</w:t>
      </w:r>
      <w:r w:rsidRPr="00C65916">
        <w:rPr>
          <w:rFonts w:eastAsia="DengXian" w:cs="Times New Roman"/>
          <w:position w:val="-6"/>
          <w:szCs w:val="24"/>
        </w:rPr>
        <w:object w:dxaOrig="440" w:dyaOrig="260">
          <v:shape id="_x0000_i1233" type="#_x0000_t75" style="width:21.75pt;height:14.25pt" o:ole="">
            <v:imagedata r:id="rId412" o:title=""/>
          </v:shape>
          <o:OLEObject Type="Embed" ProgID="Equation.DSMT4" ShapeID="_x0000_i1233" DrawAspect="Content" ObjectID="_1634997612" r:id="rId413"/>
        </w:object>
      </w:r>
      <w:r w:rsidRPr="00C65916">
        <w:rPr>
          <w:rFonts w:eastAsia="DengXian" w:cs="Times New Roman"/>
          <w:szCs w:val="24"/>
        </w:rPr>
        <w:t xml:space="preserve">. </w:t>
      </w:r>
      <w:proofErr w:type="spellStart"/>
      <w:r w:rsidRPr="00C65916">
        <w:rPr>
          <w:rFonts w:eastAsia="DengXian" w:cs="Times New Roman"/>
          <w:szCs w:val="24"/>
        </w:rPr>
        <w:t>Maxlag</w:t>
      </w:r>
      <w:proofErr w:type="spellEnd"/>
      <w:r w:rsidRPr="00C65916">
        <w:rPr>
          <w:rFonts w:eastAsia="DengXian" w:cs="Times New Roman"/>
          <w:szCs w:val="24"/>
        </w:rPr>
        <w:t xml:space="preserve"> is the maximum lag and the length of the protein must be not less than </w:t>
      </w:r>
      <w:proofErr w:type="spellStart"/>
      <w:r w:rsidRPr="00C65916">
        <w:rPr>
          <w:rFonts w:eastAsia="DengXian" w:cs="Times New Roman"/>
          <w:szCs w:val="24"/>
        </w:rPr>
        <w:t>maxlag</w:t>
      </w:r>
      <w:proofErr w:type="spellEnd"/>
      <w:r w:rsidRPr="00C65916">
        <w:rPr>
          <w:rFonts w:eastAsia="DengXian" w:cs="Times New Roman"/>
          <w:szCs w:val="24"/>
        </w:rPr>
        <w:t xml:space="preserve">. The </w:t>
      </w:r>
      <w:proofErr w:type="spellStart"/>
      <w:r w:rsidRPr="00C65916">
        <w:rPr>
          <w:rFonts w:eastAsia="DengXian" w:cs="Times New Roman"/>
          <w:szCs w:val="24"/>
        </w:rPr>
        <w:t>maxlag</w:t>
      </w:r>
      <w:proofErr w:type="spellEnd"/>
      <w:r w:rsidRPr="00C65916">
        <w:rPr>
          <w:rFonts w:eastAsia="DengXian" w:cs="Times New Roman"/>
          <w:szCs w:val="24"/>
        </w:rPr>
        <w:t xml:space="preserve"> is equal to 30 in the experiment. For each amino acid type, the type-1 quasi-sequence-order descriptor can be defined as</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46"/>
          <w:szCs w:val="24"/>
        </w:rPr>
        <w:object w:dxaOrig="3980" w:dyaOrig="800">
          <v:shape id="_x0000_i1234" type="#_x0000_t75" style="width:201.75pt;height:43.5pt" o:ole="">
            <v:imagedata r:id="rId414" o:title=""/>
          </v:shape>
          <o:OLEObject Type="Embed" ProgID="Equation.DSMT4" ShapeID="_x0000_i1234" DrawAspect="Content" ObjectID="_1634997613" r:id="rId415"/>
        </w:object>
      </w:r>
      <w:r w:rsidRPr="00C65916">
        <w:rPr>
          <w:rFonts w:eastAsia="DengXian" w:cs="Times New Roman"/>
          <w:szCs w:val="24"/>
        </w:rPr>
        <w:t xml:space="preserve">                              (42)</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szCs w:val="24"/>
        </w:rPr>
        <w:t xml:space="preserve"> is the normalized occurrence of amino acid type-1 and is a weighting factor</w:t>
      </w:r>
      <w:r w:rsidRPr="00C65916">
        <w:rPr>
          <w:rFonts w:eastAsia="DengXian" w:cs="Times New Roman"/>
          <w:position w:val="-12"/>
          <w:szCs w:val="24"/>
        </w:rPr>
        <w:object w:dxaOrig="800" w:dyaOrig="340">
          <v:shape id="_x0000_i1235" type="#_x0000_t75" style="width:43.5pt;height:14.25pt" o:ole="">
            <v:imagedata r:id="rId416" o:title=""/>
          </v:shape>
          <o:OLEObject Type="Embed" ProgID="Equation.DSMT4" ShapeID="_x0000_i1235" DrawAspect="Content" ObjectID="_1634997614" r:id="rId417"/>
        </w:object>
      </w:r>
      <w:r w:rsidRPr="00C65916">
        <w:rPr>
          <w:rFonts w:eastAsia="DengXian" w:cs="Times New Roman"/>
          <w:szCs w:val="24"/>
        </w:rPr>
        <w:t>. The type-2 quasi-sequence-order is defined as</w:t>
      </w:r>
    </w:p>
    <w:p w:rsidR="007B0DD3" w:rsidRPr="00C65916" w:rsidRDefault="007B0DD3" w:rsidP="007B0DD3">
      <w:pPr>
        <w:autoSpaceDE w:val="0"/>
        <w:autoSpaceDN w:val="0"/>
        <w:adjustRightInd w:val="0"/>
        <w:spacing w:line="300" w:lineRule="auto"/>
        <w:jc w:val="right"/>
        <w:rPr>
          <w:rFonts w:eastAsia="DengXian" w:cs="Times New Roman"/>
          <w:szCs w:val="24"/>
        </w:rPr>
      </w:pPr>
      <w:r w:rsidRPr="00C65916">
        <w:rPr>
          <w:rFonts w:eastAsia="DengXian" w:cs="Times New Roman"/>
          <w:position w:val="-46"/>
          <w:szCs w:val="24"/>
        </w:rPr>
        <w:object w:dxaOrig="5140" w:dyaOrig="800">
          <v:shape id="_x0000_i1236" type="#_x0000_t75" style="width:259.5pt;height:43.5pt" o:ole="">
            <v:imagedata r:id="rId418" o:title=""/>
          </v:shape>
          <o:OLEObject Type="Embed" ProgID="Equation.DSMT4" ShapeID="_x0000_i1236" DrawAspect="Content" ObjectID="_1634997615" r:id="rId419"/>
        </w:object>
      </w:r>
      <w:r w:rsidRPr="00C65916">
        <w:rPr>
          <w:rFonts w:eastAsia="DengXian" w:cs="Times New Roman"/>
          <w:szCs w:val="24"/>
        </w:rPr>
        <w:t xml:space="preserve">                 (43)</w:t>
      </w:r>
    </w:p>
    <w:p w:rsidR="007B0DD3" w:rsidRPr="00C65916" w:rsidRDefault="007B0DD3" w:rsidP="007B0DD3">
      <w:pPr>
        <w:autoSpaceDE w:val="0"/>
        <w:autoSpaceDN w:val="0"/>
        <w:adjustRightInd w:val="0"/>
        <w:ind w:firstLine="720"/>
        <w:rPr>
          <w:rFonts w:eastAsia="DengXian" w:cs="Times New Roman"/>
          <w:szCs w:val="24"/>
        </w:rPr>
      </w:pPr>
      <w:r w:rsidRPr="00C65916">
        <w:rPr>
          <w:rFonts w:eastAsia="DengXian" w:cs="Times New Roman"/>
          <w:szCs w:val="24"/>
        </w:rPr>
        <w:t>In addition to the Schneider-</w:t>
      </w:r>
      <w:proofErr w:type="spellStart"/>
      <w:r w:rsidRPr="00C65916">
        <w:rPr>
          <w:rFonts w:eastAsia="DengXian" w:cs="Times New Roman"/>
          <w:szCs w:val="24"/>
        </w:rPr>
        <w:t>Wrede</w:t>
      </w:r>
      <w:proofErr w:type="spellEnd"/>
      <w:r w:rsidRPr="00C65916">
        <w:rPr>
          <w:rFonts w:eastAsia="DengXian" w:cs="Times New Roman"/>
          <w:szCs w:val="24"/>
        </w:rPr>
        <w:t xml:space="preserve"> physicochemical distance matrix used by Chou et al., another chemical distance matrix by Grantham is also used here. The sequence-order features produce a total of</w:t>
      </w:r>
      <w:r w:rsidRPr="00C65916">
        <w:rPr>
          <w:rFonts w:eastAsia="DengXian" w:cs="Times New Roman"/>
          <w:position w:val="-12"/>
          <w:szCs w:val="24"/>
        </w:rPr>
        <w:object w:dxaOrig="1400" w:dyaOrig="340">
          <v:shape id="_x0000_i1237" type="#_x0000_t75" style="width:1in;height:14.25pt" o:ole="">
            <v:imagedata r:id="rId420" o:title=""/>
          </v:shape>
          <o:OLEObject Type="Embed" ProgID="Equation.DSMT4" ShapeID="_x0000_i1237" DrawAspect="Content" ObjectID="_1634997616" r:id="rId421"/>
        </w:object>
      </w:r>
      <w:r w:rsidRPr="00C65916">
        <w:rPr>
          <w:rFonts w:eastAsia="DengXian" w:cs="Times New Roman"/>
          <w:szCs w:val="24"/>
        </w:rPr>
        <w:t>descriptors.</w:t>
      </w:r>
    </w:p>
    <w:p w:rsidR="007B0DD3" w:rsidRPr="00C65916" w:rsidRDefault="007B0DD3" w:rsidP="007B0DD3">
      <w:pPr>
        <w:pStyle w:val="ListParagraph"/>
        <w:numPr>
          <w:ilvl w:val="0"/>
          <w:numId w:val="18"/>
        </w:numPr>
        <w:autoSpaceDE w:val="0"/>
        <w:autoSpaceDN w:val="0"/>
        <w:adjustRightInd w:val="0"/>
        <w:spacing w:after="0"/>
        <w:contextualSpacing w:val="0"/>
        <w:jc w:val="both"/>
        <w:rPr>
          <w:rFonts w:cs="Times New Roman"/>
          <w:bCs/>
          <w:color w:val="000000" w:themeColor="text1"/>
          <w:szCs w:val="24"/>
        </w:rPr>
      </w:pPr>
      <w:bookmarkStart w:id="167" w:name="_Hlk508459452"/>
      <w:r w:rsidRPr="00C65916">
        <w:rPr>
          <w:rFonts w:cs="Times New Roman"/>
          <w:bCs/>
          <w:color w:val="000000" w:themeColor="text1"/>
          <w:szCs w:val="24"/>
        </w:rPr>
        <w:t xml:space="preserve"> Pseudo-amino acid composition (</w:t>
      </w:r>
      <w:proofErr w:type="spellStart"/>
      <w:r w:rsidRPr="00C65916">
        <w:rPr>
          <w:rFonts w:cs="Times New Roman"/>
          <w:bCs/>
          <w:color w:val="000000" w:themeColor="text1"/>
          <w:szCs w:val="24"/>
        </w:rPr>
        <w:t>PseAAC</w:t>
      </w:r>
      <w:proofErr w:type="spellEnd"/>
      <w:r w:rsidRPr="00C65916">
        <w:rPr>
          <w:rFonts w:cs="Times New Roman"/>
          <w:bCs/>
          <w:color w:val="000000" w:themeColor="text1"/>
          <w:szCs w:val="24"/>
        </w:rPr>
        <w:t>)</w:t>
      </w:r>
    </w:p>
    <w:p w:rsidR="007B0DD3" w:rsidRPr="00C65916" w:rsidRDefault="007B0DD3" w:rsidP="007B0DD3">
      <w:pPr>
        <w:autoSpaceDE w:val="0"/>
        <w:autoSpaceDN w:val="0"/>
        <w:adjustRightInd w:val="0"/>
        <w:ind w:firstLine="720"/>
        <w:rPr>
          <w:rFonts w:cs="Times New Roman"/>
          <w:bCs/>
          <w:color w:val="000000" w:themeColor="text1"/>
          <w:szCs w:val="24"/>
        </w:rPr>
      </w:pPr>
      <w:r w:rsidRPr="00C65916">
        <w:rPr>
          <w:rFonts w:cs="Times New Roman"/>
          <w:bCs/>
          <w:color w:val="000000" w:themeColor="text1"/>
          <w:szCs w:val="24"/>
        </w:rPr>
        <w:t>Pseudo-amino acid composition</w:t>
      </w:r>
      <w:bookmarkEnd w:id="167"/>
      <w:r w:rsidRPr="00C65916">
        <w:rPr>
          <w:rFonts w:cs="Times New Roman"/>
          <w:bCs/>
          <w:color w:val="000000" w:themeColor="text1"/>
          <w:szCs w:val="24"/>
        </w:rPr>
        <w:t xml:space="preserve"> are utilized to extract the physicochemical information. Pseudo-amino acid composition (</w:t>
      </w:r>
      <w:proofErr w:type="spellStart"/>
      <w:r w:rsidRPr="00C65916">
        <w:rPr>
          <w:rFonts w:cs="Times New Roman"/>
          <w:bCs/>
          <w:color w:val="000000" w:themeColor="text1"/>
          <w:szCs w:val="24"/>
        </w:rPr>
        <w:t>PseAAC</w:t>
      </w:r>
      <w:proofErr w:type="spellEnd"/>
      <w:r w:rsidRPr="00C65916">
        <w:rPr>
          <w:rFonts w:cs="Times New Roman"/>
          <w:bCs/>
          <w:color w:val="000000" w:themeColor="text1"/>
          <w:szCs w:val="24"/>
        </w:rPr>
        <w:t xml:space="preserve">) represents the composition information of the protein and sequence order information. The feature vector of </w:t>
      </w:r>
      <w:proofErr w:type="spellStart"/>
      <w:r w:rsidRPr="00C65916">
        <w:rPr>
          <w:rFonts w:cs="Times New Roman"/>
          <w:bCs/>
          <w:color w:val="000000" w:themeColor="text1"/>
          <w:szCs w:val="24"/>
        </w:rPr>
        <w:t>PseAAC</w:t>
      </w:r>
      <w:proofErr w:type="spellEnd"/>
      <w:r w:rsidRPr="00C65916">
        <w:rPr>
          <w:rFonts w:cs="Times New Roman"/>
          <w:bCs/>
          <w:color w:val="000000" w:themeColor="text1"/>
          <w:szCs w:val="24"/>
        </w:rPr>
        <w:t xml:space="preserve"> can be represented:</w:t>
      </w:r>
    </w:p>
    <w:p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noProof/>
          <w:color w:val="000000" w:themeColor="text1"/>
          <w:szCs w:val="24"/>
          <w:lang w:eastAsia="zh-CN"/>
        </w:rPr>
        <w:drawing>
          <wp:inline distT="0" distB="0" distL="0" distR="0" wp14:anchorId="3F7818E5" wp14:editId="7D5FD2D8">
            <wp:extent cx="2191385" cy="1727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191385" cy="172720"/>
                    </a:xfrm>
                    <a:prstGeom prst="rect">
                      <a:avLst/>
                    </a:prstGeom>
                    <a:noFill/>
                    <a:ln>
                      <a:noFill/>
                    </a:ln>
                  </pic:spPr>
                </pic:pic>
              </a:graphicData>
            </a:graphic>
          </wp:inline>
        </w:drawing>
      </w:r>
      <w:r w:rsidRPr="00C65916">
        <w:rPr>
          <w:rFonts w:cs="Times New Roman"/>
          <w:color w:val="000000" w:themeColor="text1"/>
          <w:szCs w:val="24"/>
        </w:rPr>
        <w:t xml:space="preserve">                                   (44)</w:t>
      </w:r>
    </w:p>
    <w:p w:rsidR="007B0DD3" w:rsidRPr="00C65916" w:rsidRDefault="007B0DD3" w:rsidP="007B0DD3">
      <w:pPr>
        <w:adjustRightInd w:val="0"/>
        <w:rPr>
          <w:rFonts w:cs="Times New Roman"/>
          <w:color w:val="000000" w:themeColor="text1"/>
          <w:szCs w:val="24"/>
        </w:rPr>
      </w:pPr>
      <w:proofErr w:type="gramStart"/>
      <w:r w:rsidRPr="00C65916">
        <w:rPr>
          <w:rFonts w:cs="Times New Roman"/>
          <w:color w:val="000000" w:themeColor="text1"/>
          <w:szCs w:val="24"/>
        </w:rPr>
        <w:t>where</w:t>
      </w:r>
      <w:proofErr w:type="gramEnd"/>
      <w:r w:rsidRPr="00C65916">
        <w:rPr>
          <w:rFonts w:cs="Times New Roman"/>
          <w:color w:val="000000" w:themeColor="text1"/>
          <w:szCs w:val="24"/>
        </w:rPr>
        <w:t xml:space="preserve"> the first 20-dimentional feature vector represents the amino acid composition information, and the latter </w:t>
      </w:r>
      <w:r w:rsidRPr="00C65916">
        <w:rPr>
          <w:rFonts w:cs="Times New Roman"/>
          <w:color w:val="000000" w:themeColor="text1"/>
          <w:position w:val="-6"/>
          <w:szCs w:val="24"/>
        </w:rPr>
        <w:object w:dxaOrig="200" w:dyaOrig="240">
          <v:shape id="_x0000_i1238" type="#_x0000_t75" alt="" style="width:7.5pt;height:14.25pt" o:ole="">
            <v:imagedata r:id="rId423" o:title=""/>
          </v:shape>
          <o:OLEObject Type="Embed" ProgID="Equation.DSMT4" ShapeID="_x0000_i1238" DrawAspect="Content" ObjectID="_1634997617" r:id="rId424"/>
        </w:object>
      </w:r>
      <w:r w:rsidRPr="00C65916">
        <w:rPr>
          <w:rFonts w:cs="Times New Roman"/>
          <w:color w:val="000000" w:themeColor="text1"/>
          <w:szCs w:val="24"/>
        </w:rPr>
        <w:t xml:space="preserve"> dimensional vector represents the order information of protein sequence. </w:t>
      </w:r>
      <w:r w:rsidRPr="00C65916">
        <w:rPr>
          <w:rFonts w:cs="Times New Roman"/>
          <w:color w:val="000000" w:themeColor="text1"/>
          <w:position w:val="-4"/>
          <w:szCs w:val="24"/>
        </w:rPr>
        <w:object w:dxaOrig="200" w:dyaOrig="220">
          <v:shape id="_x0000_i1239" type="#_x0000_t75" alt="" style="width:7.5pt;height:14.25pt" o:ole="">
            <v:imagedata r:id="rId425" o:title=""/>
          </v:shape>
          <o:OLEObject Type="Embed" ProgID="Equation.DSMT4" ShapeID="_x0000_i1239" DrawAspect="Content" ObjectID="_1634997618" r:id="rId426"/>
        </w:object>
      </w:r>
      <w:r w:rsidRPr="00C65916">
        <w:rPr>
          <w:rFonts w:cs="Times New Roman"/>
          <w:color w:val="000000" w:themeColor="text1"/>
          <w:szCs w:val="24"/>
        </w:rPr>
        <w:t xml:space="preserve"> </w:t>
      </w:r>
      <w:proofErr w:type="gramStart"/>
      <w:r w:rsidRPr="00C65916">
        <w:rPr>
          <w:rFonts w:cs="Times New Roman"/>
          <w:color w:val="000000" w:themeColor="text1"/>
          <w:szCs w:val="24"/>
        </w:rPr>
        <w:t>is</w:t>
      </w:r>
      <w:proofErr w:type="gramEnd"/>
      <w:r w:rsidRPr="00C65916">
        <w:rPr>
          <w:rFonts w:cs="Times New Roman"/>
          <w:color w:val="000000" w:themeColor="text1"/>
          <w:szCs w:val="24"/>
        </w:rPr>
        <w:t xml:space="preserve"> the length of amino acid sequence.</w:t>
      </w:r>
    </w:p>
    <w:p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84"/>
          <w:szCs w:val="24"/>
        </w:rPr>
        <w:object w:dxaOrig="3440" w:dyaOrig="1780">
          <v:shape id="_x0000_i1240" type="#_x0000_t75" alt="" style="width:172.5pt;height:86.25pt" o:ole="">
            <v:imagedata r:id="rId427" o:title=""/>
          </v:shape>
          <o:OLEObject Type="Embed" ProgID="Equation.DSMT4" ShapeID="_x0000_i1240" DrawAspect="Content" ObjectID="_1634997619" r:id="rId428"/>
        </w:object>
      </w:r>
      <w:r w:rsidRPr="00C65916">
        <w:rPr>
          <w:rFonts w:cs="Times New Roman"/>
          <w:color w:val="000000" w:themeColor="text1"/>
          <w:szCs w:val="24"/>
        </w:rPr>
        <w:t xml:space="preserve">                   </w:t>
      </w:r>
      <w:bookmarkStart w:id="168" w:name="_Hlk499971815"/>
      <w:r w:rsidRPr="00C65916">
        <w:rPr>
          <w:rFonts w:cs="Times New Roman"/>
          <w:color w:val="000000" w:themeColor="text1"/>
          <w:szCs w:val="24"/>
        </w:rPr>
        <w:t xml:space="preserve">                (45)</w:t>
      </w:r>
      <w:bookmarkEnd w:id="168"/>
    </w:p>
    <w:p w:rsidR="007B0DD3" w:rsidRPr="00C65916" w:rsidRDefault="007B0DD3" w:rsidP="007B0DD3">
      <w:pPr>
        <w:rPr>
          <w:rFonts w:cs="Times New Roman"/>
          <w:color w:val="000000" w:themeColor="text1"/>
          <w:szCs w:val="24"/>
        </w:rPr>
      </w:pPr>
      <w:proofErr w:type="gramStart"/>
      <w:r w:rsidRPr="00C65916">
        <w:rPr>
          <w:rFonts w:cs="Times New Roman"/>
          <w:color w:val="000000" w:themeColor="text1"/>
          <w:szCs w:val="24"/>
        </w:rPr>
        <w:t>where</w:t>
      </w:r>
      <w:proofErr w:type="gramEnd"/>
      <w:r w:rsidRPr="00C65916">
        <w:rPr>
          <w:rFonts w:cs="Times New Roman"/>
          <w:color w:val="000000" w:themeColor="text1"/>
          <w:szCs w:val="24"/>
        </w:rPr>
        <w:t xml:space="preserve"> </w:t>
      </w:r>
      <w:r w:rsidRPr="00C65916">
        <w:rPr>
          <w:rFonts w:cs="Times New Roman"/>
          <w:color w:val="000000" w:themeColor="text1"/>
          <w:position w:val="-10"/>
          <w:szCs w:val="24"/>
        </w:rPr>
        <w:object w:dxaOrig="200" w:dyaOrig="279">
          <v:shape id="_x0000_i1241" type="#_x0000_t75" style="width:7.5pt;height:14.25pt" o:ole="">
            <v:imagedata r:id="rId429" o:title=""/>
          </v:shape>
          <o:OLEObject Type="Embed" ProgID="Equation.DSMT4" ShapeID="_x0000_i1241" DrawAspect="Content" ObjectID="_1634997620" r:id="rId430"/>
        </w:object>
      </w:r>
      <w:r w:rsidRPr="00C65916">
        <w:rPr>
          <w:rFonts w:cs="Times New Roman"/>
          <w:color w:val="000000" w:themeColor="text1"/>
          <w:szCs w:val="24"/>
        </w:rPr>
        <w:t xml:space="preserve"> is the normalized frequency of 20 amino acids in protein. </w:t>
      </w:r>
      <w:r w:rsidRPr="00C65916">
        <w:rPr>
          <w:rFonts w:cs="Times New Roman"/>
          <w:color w:val="000000" w:themeColor="text1"/>
          <w:position w:val="-12"/>
          <w:szCs w:val="24"/>
        </w:rPr>
        <w:object w:dxaOrig="220" w:dyaOrig="300">
          <v:shape id="_x0000_i1242" type="#_x0000_t75" alt="" style="width:14.25pt;height:14.25pt" o:ole="">
            <v:imagedata r:id="rId431" o:title=""/>
          </v:shape>
          <o:OLEObject Type="Embed" ProgID="Equation.DSMT4" ShapeID="_x0000_i1242" DrawAspect="Content" ObjectID="_1634997621" r:id="rId432"/>
        </w:object>
      </w:r>
      <w:r w:rsidRPr="00C65916">
        <w:rPr>
          <w:rFonts w:cs="Times New Roman"/>
          <w:color w:val="000000" w:themeColor="text1"/>
          <w:szCs w:val="24"/>
        </w:rPr>
        <w:t xml:space="preserve"> </w:t>
      </w:r>
      <w:proofErr w:type="gramStart"/>
      <w:r w:rsidRPr="00C65916">
        <w:rPr>
          <w:rFonts w:cs="Times New Roman"/>
          <w:color w:val="000000" w:themeColor="text1"/>
          <w:szCs w:val="24"/>
        </w:rPr>
        <w:t>is</w:t>
      </w:r>
      <w:proofErr w:type="gramEnd"/>
      <w:r w:rsidRPr="00C65916">
        <w:rPr>
          <w:rFonts w:cs="Times New Roman"/>
          <w:color w:val="000000" w:themeColor="text1"/>
          <w:szCs w:val="24"/>
        </w:rPr>
        <w:t xml:space="preserve"> the layer sequence correlation factor calculated according to the equation (2). Sequence correlation factor can be obtained from the hydrophobicity, hydrophilicity, and side-chain mass of the amino acid. </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lastRenderedPageBreak/>
        <w:t xml:space="preserve"> Amphiphilic pseudo amino acid composition (APAAC)</w:t>
      </w:r>
    </w:p>
    <w:p w:rsidR="007B0DD3" w:rsidRPr="00C65916" w:rsidRDefault="007B0DD3" w:rsidP="007B0DD3">
      <w:pPr>
        <w:autoSpaceDE w:val="0"/>
        <w:autoSpaceDN w:val="0"/>
        <w:adjustRightInd w:val="0"/>
        <w:ind w:firstLineChars="300" w:firstLine="720"/>
        <w:rPr>
          <w:rFonts w:eastAsia="DengXian" w:cs="Times New Roman"/>
          <w:bCs/>
          <w:szCs w:val="24"/>
        </w:rPr>
      </w:pPr>
      <w:r w:rsidRPr="00C65916">
        <w:rPr>
          <w:rFonts w:eastAsia="DengXian" w:cs="Times New Roman"/>
          <w:bCs/>
          <w:szCs w:val="24"/>
        </w:rPr>
        <w:t>APAAC (http</w:t>
      </w:r>
      <w:proofErr w:type="gramStart"/>
      <w:r w:rsidRPr="00C65916">
        <w:rPr>
          <w:rFonts w:eastAsia="DengXian" w:cs="Times New Roman"/>
          <w:bCs/>
          <w:szCs w:val="24"/>
        </w:rPr>
        <w:t>:/</w:t>
      </w:r>
      <w:proofErr w:type="gramEnd"/>
      <w:r w:rsidRPr="00C65916">
        <w:rPr>
          <w:rFonts w:eastAsia="DengXian" w:cs="Times New Roman"/>
          <w:bCs/>
          <w:szCs w:val="24"/>
        </w:rPr>
        <w:t xml:space="preserve">/www. </w:t>
      </w:r>
      <w:proofErr w:type="spellStart"/>
      <w:r w:rsidRPr="00C65916">
        <w:rPr>
          <w:rFonts w:eastAsia="DengXian" w:cs="Times New Roman"/>
          <w:bCs/>
          <w:szCs w:val="24"/>
        </w:rPr>
        <w:t>csbio</w:t>
      </w:r>
      <w:proofErr w:type="spellEnd"/>
      <w:r w:rsidRPr="00C65916">
        <w:rPr>
          <w:rFonts w:eastAsia="DengXian" w:cs="Times New Roman"/>
          <w:bCs/>
          <w:szCs w:val="24"/>
        </w:rPr>
        <w:t xml:space="preserve">. </w:t>
      </w:r>
      <w:proofErr w:type="spellStart"/>
      <w:r w:rsidRPr="00C65916">
        <w:rPr>
          <w:rFonts w:eastAsia="DengXian" w:cs="Times New Roman"/>
          <w:bCs/>
          <w:szCs w:val="24"/>
        </w:rPr>
        <w:t>sjtu</w:t>
      </w:r>
      <w:proofErr w:type="spellEnd"/>
      <w:r w:rsidRPr="00C65916">
        <w:rPr>
          <w:rFonts w:eastAsia="DengXian" w:cs="Times New Roman"/>
          <w:bCs/>
          <w:szCs w:val="24"/>
        </w:rPr>
        <w:t xml:space="preserve">. </w:t>
      </w:r>
      <w:proofErr w:type="spellStart"/>
      <w:r w:rsidRPr="00C65916">
        <w:rPr>
          <w:rFonts w:eastAsia="DengXian" w:cs="Times New Roman"/>
          <w:bCs/>
          <w:szCs w:val="24"/>
        </w:rPr>
        <w:t>edu</w:t>
      </w:r>
      <w:proofErr w:type="spellEnd"/>
      <w:r w:rsidRPr="00C65916">
        <w:rPr>
          <w:rFonts w:eastAsia="DengXian" w:cs="Times New Roman"/>
          <w:bCs/>
          <w:szCs w:val="24"/>
        </w:rPr>
        <w:t xml:space="preserve">. </w:t>
      </w:r>
      <w:proofErr w:type="spellStart"/>
      <w:r w:rsidRPr="00C65916">
        <w:rPr>
          <w:rFonts w:eastAsia="DengXian" w:cs="Times New Roman"/>
          <w:bCs/>
          <w:szCs w:val="24"/>
        </w:rPr>
        <w:t>cn</w:t>
      </w:r>
      <w:proofErr w:type="spellEnd"/>
      <w:r w:rsidRPr="00C65916">
        <w:rPr>
          <w:rFonts w:eastAsia="DengXian" w:cs="Times New Roman"/>
          <w:bCs/>
          <w:szCs w:val="24"/>
        </w:rPr>
        <w:t>/</w:t>
      </w:r>
      <w:proofErr w:type="spellStart"/>
      <w:r w:rsidRPr="00C65916">
        <w:rPr>
          <w:rFonts w:eastAsia="DengXian" w:cs="Times New Roman"/>
          <w:bCs/>
          <w:szCs w:val="24"/>
        </w:rPr>
        <w:t>bioinf</w:t>
      </w:r>
      <w:proofErr w:type="spellEnd"/>
      <w:r w:rsidRPr="00C65916">
        <w:rPr>
          <w:rFonts w:eastAsia="DengXian" w:cs="Times New Roman"/>
          <w:bCs/>
          <w:szCs w:val="24"/>
        </w:rPr>
        <w:t>/</w:t>
      </w:r>
      <w:proofErr w:type="spellStart"/>
      <w:r w:rsidRPr="00C65916">
        <w:rPr>
          <w:rFonts w:eastAsia="DengXian" w:cs="Times New Roman"/>
          <w:bCs/>
          <w:szCs w:val="24"/>
        </w:rPr>
        <w:t>PseAAC</w:t>
      </w:r>
      <w:proofErr w:type="spellEnd"/>
      <w:r w:rsidRPr="00C65916">
        <w:rPr>
          <w:rFonts w:eastAsia="DengXian" w:cs="Times New Roman"/>
          <w:bCs/>
          <w:szCs w:val="24"/>
        </w:rPr>
        <w:t xml:space="preserve">/type2. </w:t>
      </w:r>
      <w:proofErr w:type="spellStart"/>
      <w:r w:rsidRPr="00C65916">
        <w:rPr>
          <w:rFonts w:eastAsia="DengXian" w:cs="Times New Roman"/>
          <w:bCs/>
          <w:szCs w:val="24"/>
        </w:rPr>
        <w:t>htm</w:t>
      </w:r>
      <w:proofErr w:type="spellEnd"/>
      <w:r w:rsidRPr="00C65916">
        <w:rPr>
          <w:rFonts w:eastAsia="DengXian" w:cs="Times New Roman"/>
          <w:bCs/>
          <w:szCs w:val="24"/>
        </w:rPr>
        <w:t xml:space="preserve">) are also called type-2 </w:t>
      </w:r>
      <w:proofErr w:type="spellStart"/>
      <w:r w:rsidRPr="00C65916">
        <w:rPr>
          <w:rFonts w:eastAsia="DengXian" w:cs="Times New Roman"/>
          <w:bCs/>
          <w:szCs w:val="24"/>
        </w:rPr>
        <w:t>pseudoamino</w:t>
      </w:r>
      <w:proofErr w:type="spellEnd"/>
      <w:r w:rsidRPr="00C65916">
        <w:rPr>
          <w:rFonts w:eastAsia="DengXian" w:cs="Times New Roman"/>
          <w:bCs/>
          <w:szCs w:val="24"/>
        </w:rPr>
        <w:t xml:space="preserve"> acid composition. The definitions of these qualities are similar to PAAC descriptors. First, two variables are derived from the original hydrophobicity values</w:t>
      </w:r>
      <w:r w:rsidRPr="00C65916">
        <w:rPr>
          <w:rFonts w:eastAsia="DengXian" w:cs="Times New Roman"/>
          <w:bCs/>
          <w:position w:val="-12"/>
          <w:szCs w:val="24"/>
        </w:rPr>
        <w:object w:dxaOrig="580" w:dyaOrig="360">
          <v:shape id="_x0000_i1243" type="#_x0000_t75" style="width:29.25pt;height:21.75pt" o:ole="">
            <v:imagedata r:id="rId433" o:title=""/>
          </v:shape>
          <o:OLEObject Type="Embed" ProgID="Equation.DSMT4" ShapeID="_x0000_i1243" DrawAspect="Content" ObjectID="_1634997622" r:id="rId434"/>
        </w:object>
      </w:r>
      <w:r w:rsidRPr="00C65916">
        <w:rPr>
          <w:rFonts w:eastAsia="DengXian" w:cs="Times New Roman"/>
          <w:bCs/>
          <w:szCs w:val="24"/>
        </w:rPr>
        <w:t>and hydrophilicity value</w:t>
      </w:r>
      <w:r w:rsidRPr="00C65916">
        <w:rPr>
          <w:rFonts w:eastAsia="DengXian" w:cs="Times New Roman"/>
          <w:bCs/>
          <w:position w:val="-12"/>
          <w:szCs w:val="24"/>
        </w:rPr>
        <w:object w:dxaOrig="580" w:dyaOrig="360">
          <v:shape id="_x0000_i1244" type="#_x0000_t75" style="width:29.25pt;height:21.75pt" o:ole="">
            <v:imagedata r:id="rId435" o:title=""/>
          </v:shape>
          <o:OLEObject Type="Embed" ProgID="Equation.DSMT4" ShapeID="_x0000_i1244" DrawAspect="Content" ObjectID="_1634997623" r:id="rId436"/>
        </w:object>
      </w:r>
      <w:r w:rsidRPr="00C65916">
        <w:rPr>
          <w:rFonts w:eastAsia="DengXian" w:cs="Times New Roman"/>
          <w:bCs/>
          <w:szCs w:val="24"/>
        </w:rPr>
        <w:t>of 20 amino acids</w:t>
      </w:r>
      <w:r w:rsidRPr="00C65916">
        <w:rPr>
          <w:rFonts w:eastAsia="DengXian" w:cs="Times New Roman"/>
          <w:bCs/>
          <w:position w:val="-12"/>
          <w:szCs w:val="24"/>
        </w:rPr>
        <w:object w:dxaOrig="1340" w:dyaOrig="340">
          <v:shape id="_x0000_i1245" type="#_x0000_t75" style="width:65.25pt;height:14.25pt" o:ole="">
            <v:imagedata r:id="rId437" o:title=""/>
          </v:shape>
          <o:OLEObject Type="Embed" ProgID="Equation.DSMT4" ShapeID="_x0000_i1245" DrawAspect="Content" ObjectID="_1634997624" r:id="rId438"/>
        </w:objec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96"/>
          <w:szCs w:val="24"/>
        </w:rPr>
        <w:object w:dxaOrig="3320" w:dyaOrig="1579">
          <v:shape id="_x0000_i1246" type="#_x0000_t75" style="width:165.75pt;height:79.5pt" o:ole="">
            <v:imagedata r:id="rId439" o:title=""/>
          </v:shape>
          <o:OLEObject Type="Embed" ProgID="Equation.DSMT4" ShapeID="_x0000_i1246" DrawAspect="Content" ObjectID="_1634997625" r:id="rId440"/>
        </w:object>
      </w:r>
      <w:r w:rsidRPr="00C65916">
        <w:rPr>
          <w:rFonts w:eastAsia="DengXian" w:cs="Times New Roman"/>
          <w:szCs w:val="24"/>
        </w:rPr>
        <w:t xml:space="preserve">                                         (46)</w: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96"/>
          <w:szCs w:val="24"/>
        </w:rPr>
        <w:object w:dxaOrig="3320" w:dyaOrig="1579">
          <v:shape id="_x0000_i1247" type="#_x0000_t75" style="width:165.75pt;height:79.5pt" o:ole="">
            <v:imagedata r:id="rId441" o:title=""/>
          </v:shape>
          <o:OLEObject Type="Embed" ProgID="Equation.DSMT4" ShapeID="_x0000_i1247" DrawAspect="Content" ObjectID="_1634997626" r:id="rId442"/>
        </w:object>
      </w:r>
      <w:r w:rsidRPr="00C65916">
        <w:rPr>
          <w:rFonts w:eastAsia="DengXian" w:cs="Times New Roman"/>
          <w:szCs w:val="24"/>
        </w:rPr>
        <w:t xml:space="preserve">                                         (47)</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position w:val="-12"/>
          <w:szCs w:val="24"/>
        </w:rPr>
        <w:object w:dxaOrig="540" w:dyaOrig="340">
          <v:shape id="_x0000_i1248" type="#_x0000_t75" style="width:29.25pt;height:14.25pt" o:ole="">
            <v:imagedata r:id="rId443" o:title=""/>
          </v:shape>
          <o:OLEObject Type="Embed" ProgID="Equation.DSMT4" ShapeID="_x0000_i1248" DrawAspect="Content" ObjectID="_1634997627" r:id="rId444"/>
        </w:object>
      </w:r>
      <w:r w:rsidRPr="00C65916">
        <w:rPr>
          <w:rFonts w:eastAsia="DengXian" w:cs="Times New Roman"/>
          <w:szCs w:val="24"/>
        </w:rPr>
        <w:t>and</w:t>
      </w:r>
      <w:r w:rsidRPr="00C65916">
        <w:rPr>
          <w:rFonts w:eastAsia="DengXian" w:cs="Times New Roman"/>
          <w:position w:val="-12"/>
          <w:szCs w:val="24"/>
        </w:rPr>
        <w:object w:dxaOrig="580" w:dyaOrig="340">
          <v:shape id="_x0000_i1249" type="#_x0000_t75" style="width:29.25pt;height:14.25pt" o:ole="">
            <v:imagedata r:id="rId445" o:title=""/>
          </v:shape>
          <o:OLEObject Type="Embed" ProgID="Equation.DSMT4" ShapeID="_x0000_i1249" DrawAspect="Content" ObjectID="_1634997628" r:id="rId446"/>
        </w:object>
      </w:r>
      <w:r w:rsidRPr="00C65916">
        <w:rPr>
          <w:rFonts w:eastAsia="DengXian" w:cs="Times New Roman"/>
          <w:szCs w:val="24"/>
        </w:rPr>
        <w:t>,the hydrophobicity and hydrophilicity correlation functions, are defined respectively as</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14"/>
          <w:szCs w:val="24"/>
        </w:rPr>
        <w:object w:dxaOrig="3300" w:dyaOrig="380">
          <v:shape id="_x0000_i1250" type="#_x0000_t75" style="width:165.75pt;height:21.75pt" o:ole="">
            <v:imagedata r:id="rId447" o:title=""/>
          </v:shape>
          <o:OLEObject Type="Embed" ProgID="Equation.DSMT4" ShapeID="_x0000_i1250" DrawAspect="Content" ObjectID="_1634997629" r:id="rId448"/>
        </w:object>
      </w:r>
      <w:r w:rsidRPr="00C65916">
        <w:rPr>
          <w:rFonts w:eastAsia="DengXian" w:cs="Times New Roman"/>
          <w:szCs w:val="24"/>
        </w:rPr>
        <w:t xml:space="preserve">                                    (48)</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szCs w:val="24"/>
        </w:rPr>
        <w:t xml:space="preserve"> sequence order factors can be defined as</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0"/>
          <w:szCs w:val="24"/>
        </w:rPr>
        <w:object w:dxaOrig="3480" w:dyaOrig="700">
          <v:shape id="_x0000_i1251" type="#_x0000_t75" style="width:173.25pt;height:36pt" o:ole="">
            <v:imagedata r:id="rId449" o:title=""/>
          </v:shape>
          <o:OLEObject Type="Embed" ProgID="Equation.DSMT4" ShapeID="_x0000_i1251" DrawAspect="Content" ObjectID="_1634997630" r:id="rId450"/>
        </w:object>
      </w:r>
      <w:r w:rsidRPr="00C65916">
        <w:rPr>
          <w:rFonts w:eastAsia="DengXian" w:cs="Times New Roman"/>
          <w:szCs w:val="24"/>
        </w:rPr>
        <w:t xml:space="preserve">                                    (49)</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0"/>
          <w:szCs w:val="24"/>
        </w:rPr>
        <w:object w:dxaOrig="3820" w:dyaOrig="700">
          <v:shape id="_x0000_i1252" type="#_x0000_t75" style="width:187.5pt;height:36pt" o:ole="">
            <v:imagedata r:id="rId451" o:title=""/>
          </v:shape>
          <o:OLEObject Type="Embed" ProgID="Equation.DSMT4" ShapeID="_x0000_i1252" DrawAspect="Content" ObjectID="_1634997631" r:id="rId452"/>
        </w:object>
      </w:r>
      <w:r w:rsidRPr="00C65916">
        <w:rPr>
          <w:rFonts w:eastAsia="DengXian" w:cs="Times New Roman"/>
          <w:szCs w:val="24"/>
        </w:rPr>
        <w:t xml:space="preserve">                                (50)</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0"/>
          <w:szCs w:val="24"/>
        </w:rPr>
        <w:object w:dxaOrig="4700" w:dyaOrig="700">
          <v:shape id="_x0000_i1253" type="#_x0000_t75" style="width:237.75pt;height:36pt" o:ole="">
            <v:imagedata r:id="rId453" o:title=""/>
          </v:shape>
          <o:OLEObject Type="Embed" ProgID="Equation.DSMT4" ShapeID="_x0000_i1253" DrawAspect="Content" ObjectID="_1634997632" r:id="rId454"/>
        </w:object>
      </w:r>
      <w:r w:rsidRPr="00C65916">
        <w:rPr>
          <w:rFonts w:eastAsia="DengXian" w:cs="Times New Roman"/>
          <w:szCs w:val="24"/>
        </w:rPr>
        <w:t xml:space="preserve">                        (51)</w:t>
      </w:r>
    </w:p>
    <w:p w:rsidR="007B0DD3" w:rsidRPr="00C65916" w:rsidRDefault="007B0DD3" w:rsidP="007B0DD3">
      <w:pPr>
        <w:autoSpaceDE w:val="0"/>
        <w:autoSpaceDN w:val="0"/>
        <w:adjustRightInd w:val="0"/>
        <w:rPr>
          <w:rFonts w:eastAsia="DengXian" w:cs="Times New Roman"/>
          <w:szCs w:val="24"/>
        </w:rPr>
      </w:pPr>
      <w:r w:rsidRPr="00C65916">
        <w:rPr>
          <w:rFonts w:eastAsia="DengXian" w:cs="Times New Roman"/>
          <w:szCs w:val="24"/>
        </w:rPr>
        <w:lastRenderedPageBreak/>
        <w:t>Then a set of descriptors called "Amphiphilic Pseudo Amino Acid Composition” are defined as</w:t>
      </w:r>
    </w:p>
    <w:p w:rsidR="007B0DD3" w:rsidRPr="00C65916" w:rsidRDefault="007B0DD3" w:rsidP="007B0DD3">
      <w:pPr>
        <w:tabs>
          <w:tab w:val="left" w:pos="1890"/>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64"/>
          <w:szCs w:val="24"/>
        </w:rPr>
        <w:object w:dxaOrig="2720" w:dyaOrig="980">
          <v:shape id="_x0000_i1254" type="#_x0000_t75" style="width:137.25pt;height:50.25pt" o:ole="">
            <v:imagedata r:id="rId455" o:title=""/>
          </v:shape>
          <o:OLEObject Type="Embed" ProgID="Equation.DSMT4" ShapeID="_x0000_i1254" DrawAspect="Content" ObjectID="_1634997633" r:id="rId456"/>
        </w:object>
      </w:r>
      <w:r w:rsidRPr="00C65916">
        <w:rPr>
          <w:rFonts w:eastAsia="DengXian" w:cs="Times New Roman"/>
          <w:szCs w:val="24"/>
        </w:rPr>
        <w:t xml:space="preserve">                                         (52)</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64"/>
          <w:szCs w:val="24"/>
        </w:rPr>
        <w:object w:dxaOrig="3500" w:dyaOrig="980">
          <v:shape id="_x0000_i1255" type="#_x0000_t75" style="width:173.25pt;height:50.25pt" o:ole="">
            <v:imagedata r:id="rId457" o:title=""/>
          </v:shape>
          <o:OLEObject Type="Embed" ProgID="Equation.DSMT4" ShapeID="_x0000_i1255" DrawAspect="Content" ObjectID="_1634997634" r:id="rId458"/>
        </w:object>
      </w:r>
      <w:r w:rsidRPr="00C65916">
        <w:rPr>
          <w:rFonts w:eastAsia="DengXian" w:cs="Times New Roman"/>
          <w:szCs w:val="24"/>
        </w:rPr>
        <w:t xml:space="preserve">                                  (53)</w:t>
      </w:r>
    </w:p>
    <w:p w:rsidR="007B0DD3" w:rsidRPr="00E57561" w:rsidRDefault="007B0DD3" w:rsidP="007B0DD3">
      <w:pPr>
        <w:tabs>
          <w:tab w:val="center" w:pos="4320"/>
          <w:tab w:val="right" w:pos="8640"/>
        </w:tabs>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position w:val="-6"/>
          <w:szCs w:val="24"/>
        </w:rPr>
        <w:object w:dxaOrig="220" w:dyaOrig="200">
          <v:shape id="_x0000_i1256" type="#_x0000_t75" style="width:7.5pt;height:7.5pt" o:ole="">
            <v:imagedata r:id="rId459" o:title=""/>
          </v:shape>
          <o:OLEObject Type="Embed" ProgID="Equation.DSMT4" ShapeID="_x0000_i1256" DrawAspect="Content" ObjectID="_1634997635" r:id="rId460"/>
        </w:object>
      </w:r>
      <w:r w:rsidRPr="00C65916">
        <w:rPr>
          <w:rFonts w:eastAsia="DengXian" w:cs="Times New Roman"/>
          <w:szCs w:val="24"/>
        </w:rPr>
        <w:t>is the weight factor and is taken as</w:t>
      </w:r>
      <w:r w:rsidRPr="00C65916">
        <w:rPr>
          <w:rFonts w:eastAsia="DengXian" w:cs="Times New Roman"/>
          <w:position w:val="-6"/>
          <w:szCs w:val="24"/>
        </w:rPr>
        <w:object w:dxaOrig="580" w:dyaOrig="240">
          <v:shape id="_x0000_i1257" type="#_x0000_t75" style="width:29.25pt;height:14.25pt" o:ole="">
            <v:imagedata r:id="rId461" o:title=""/>
          </v:shape>
          <o:OLEObject Type="Embed" ProgID="Equation.DSMT4" ShapeID="_x0000_i1257" DrawAspect="Content" ObjectID="_1634997636" r:id="rId462"/>
        </w:object>
      </w:r>
      <w:r w:rsidRPr="00C65916">
        <w:rPr>
          <w:rFonts w:eastAsia="DengXian" w:cs="Times New Roman"/>
          <w:szCs w:val="24"/>
        </w:rPr>
        <w:t>, and</w:t>
      </w:r>
      <w:r w:rsidRPr="00C65916">
        <w:rPr>
          <w:rFonts w:eastAsia="DengXian" w:cs="Times New Roman"/>
          <w:position w:val="-6"/>
          <w:szCs w:val="24"/>
        </w:rPr>
        <w:object w:dxaOrig="200" w:dyaOrig="240">
          <v:shape id="_x0000_i1258" type="#_x0000_t75" style="width:7.5pt;height:14.25pt" o:ole="">
            <v:imagedata r:id="rId463" o:title=""/>
          </v:shape>
          <o:OLEObject Type="Embed" ProgID="Equation.DSMT4" ShapeID="_x0000_i1258" DrawAspect="Content" ObjectID="_1634997637" r:id="rId464"/>
        </w:object>
      </w:r>
      <w:r w:rsidRPr="00C65916">
        <w:rPr>
          <w:rFonts w:eastAsia="DengXian" w:cs="Times New Roman"/>
          <w:szCs w:val="24"/>
        </w:rPr>
        <w:t>is equal to 30 in the experiment. So, we produce a total of</w:t>
      </w:r>
      <w:r w:rsidRPr="00C65916">
        <w:rPr>
          <w:rFonts w:eastAsia="DengXian" w:cs="Times New Roman"/>
          <w:position w:val="-6"/>
          <w:szCs w:val="24"/>
        </w:rPr>
        <w:object w:dxaOrig="1160" w:dyaOrig="240">
          <v:shape id="_x0000_i1259" type="#_x0000_t75" style="width:57.75pt;height:14.25pt" o:ole="">
            <v:imagedata r:id="rId465" o:title=""/>
          </v:shape>
          <o:OLEObject Type="Embed" ProgID="Equation.DSMT4" ShapeID="_x0000_i1259" DrawAspect="Content" ObjectID="_1634997638" r:id="rId466"/>
        </w:object>
      </w:r>
      <w:r w:rsidRPr="00C65916">
        <w:rPr>
          <w:rFonts w:eastAsia="DengXian" w:cs="Times New Roman"/>
          <w:szCs w:val="24"/>
        </w:rPr>
        <w:t>descriptors.</w:t>
      </w:r>
    </w:p>
    <w:p w:rsidR="007B0DD3" w:rsidRPr="00C65916" w:rsidRDefault="007B0DD3" w:rsidP="007B0DD3">
      <w:pPr>
        <w:autoSpaceDE w:val="0"/>
        <w:autoSpaceDN w:val="0"/>
        <w:adjustRightInd w:val="0"/>
        <w:spacing w:beforeLines="50" w:before="120" w:afterLines="50" w:after="120"/>
        <w:rPr>
          <w:rFonts w:cs="Times New Roman"/>
          <w:bCs/>
          <w:color w:val="000000" w:themeColor="text1"/>
          <w:szCs w:val="24"/>
        </w:rPr>
      </w:pPr>
      <w:r w:rsidRPr="00C65916">
        <w:rPr>
          <w:rFonts w:cs="Times New Roman"/>
          <w:bCs/>
          <w:color w:val="000000" w:themeColor="text1"/>
          <w:szCs w:val="24"/>
        </w:rPr>
        <w:t xml:space="preserve">Type 3: Evolutionary information </w:t>
      </w:r>
    </w:p>
    <w:p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 xml:space="preserve">In order to obtain the evolutionary information of the amino acid sequence, all the protein sequences in the dataset are compared with the non-redundant database </w:t>
      </w:r>
      <w:proofErr w:type="spellStart"/>
      <w:r w:rsidRPr="00C65916">
        <w:rPr>
          <w:rFonts w:cs="Times New Roman"/>
          <w:bCs/>
          <w:color w:val="000000" w:themeColor="text1"/>
          <w:szCs w:val="24"/>
        </w:rPr>
        <w:t>SwissProt</w:t>
      </w:r>
      <w:proofErr w:type="spellEnd"/>
      <w:r w:rsidRPr="00C65916">
        <w:rPr>
          <w:rFonts w:cs="Times New Roman"/>
          <w:bCs/>
          <w:color w:val="000000" w:themeColor="text1"/>
          <w:szCs w:val="24"/>
        </w:rPr>
        <w:t xml:space="preserve"> using the PSI-BLAST program. The program can search sequences based on the iterative BLAST search method. Evolutionary information in the position specific scoring matrix (PSSM) plays an important role in biological system analysis.</w:t>
      </w:r>
    </w:p>
    <w:p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 xml:space="preserve">During the running process, the parameter E-value threshold of PSI-BLAST is set to 0.001, the maximum number of iterations is set to 3, and the remaining parameters are set by default. Then PSSM of each protein sequence is obtained. For a protein sequence whose length </w:t>
      </w:r>
      <w:proofErr w:type="gramStart"/>
      <w:r w:rsidRPr="00C65916">
        <w:rPr>
          <w:rFonts w:cs="Times New Roman"/>
          <w:bCs/>
          <w:color w:val="000000" w:themeColor="text1"/>
          <w:szCs w:val="24"/>
        </w:rPr>
        <w:t xml:space="preserve">is </w:t>
      </w:r>
      <w:proofErr w:type="gramEnd"/>
      <w:r w:rsidRPr="00C65916">
        <w:rPr>
          <w:rFonts w:cs="Times New Roman"/>
          <w:bCs/>
          <w:noProof/>
          <w:color w:val="000000" w:themeColor="text1"/>
          <w:position w:val="-4"/>
          <w:szCs w:val="24"/>
        </w:rPr>
        <w:object w:dxaOrig="200" w:dyaOrig="220">
          <v:shape id="_x0000_i1260" type="#_x0000_t75" alt="" style="width:7.5pt;height:14.25pt;mso-width-percent:0;mso-height-percent:0;mso-width-percent:0;mso-height-percent:0" o:ole="">
            <v:imagedata r:id="rId467" o:title=""/>
          </v:shape>
          <o:OLEObject Type="Embed" ProgID="Equation.DSMT4" ShapeID="_x0000_i1260" DrawAspect="Content" ObjectID="_1634997639" r:id="rId468"/>
        </w:object>
      </w:r>
      <w:r w:rsidRPr="00C65916">
        <w:rPr>
          <w:rFonts w:cs="Times New Roman"/>
          <w:bCs/>
          <w:color w:val="000000" w:themeColor="text1"/>
          <w:szCs w:val="24"/>
        </w:rPr>
        <w:t>, PSSM is shown in equation (49).</w:t>
      </w:r>
    </w:p>
    <w:p w:rsidR="007B0DD3" w:rsidRPr="00C65916" w:rsidRDefault="007B0DD3" w:rsidP="007B0DD3">
      <w:pPr>
        <w:adjustRightInd w:val="0"/>
        <w:spacing w:line="300" w:lineRule="auto"/>
        <w:jc w:val="right"/>
        <w:rPr>
          <w:rFonts w:cs="Times New Roman"/>
          <w:color w:val="000000" w:themeColor="text1"/>
          <w:szCs w:val="24"/>
        </w:rPr>
      </w:pPr>
      <w:r w:rsidRPr="00C65916">
        <w:rPr>
          <w:rFonts w:eastAsia="Microsoft YaHei" w:cs="Times New Roman"/>
          <w:noProof/>
          <w:color w:val="000000" w:themeColor="text1"/>
          <w:position w:val="-72"/>
          <w:szCs w:val="24"/>
        </w:rPr>
        <w:object w:dxaOrig="2620" w:dyaOrig="1540">
          <v:shape id="_x0000_i1261" type="#_x0000_t75" alt="" style="width:129.75pt;height:79.5pt;mso-width-percent:0;mso-height-percent:0;mso-width-percent:0;mso-height-percent:0" o:ole="">
            <v:imagedata r:id="rId469" o:title=""/>
          </v:shape>
          <o:OLEObject Type="Embed" ProgID="Equation.DSMT4" ShapeID="_x0000_i1261" DrawAspect="Content" ObjectID="_1634997640" r:id="rId470"/>
        </w:object>
      </w:r>
      <w:r w:rsidRPr="00C65916">
        <w:rPr>
          <w:rFonts w:eastAsia="Microsoft YaHei" w:cs="Times New Roman"/>
          <w:color w:val="000000" w:themeColor="text1"/>
          <w:szCs w:val="24"/>
        </w:rPr>
        <w:t xml:space="preserve">                            </w:t>
      </w:r>
      <w:bookmarkStart w:id="169" w:name="_Hlk508529076"/>
      <w:r w:rsidRPr="00C65916">
        <w:rPr>
          <w:rFonts w:eastAsia="Microsoft YaHei" w:cs="Times New Roman"/>
          <w:color w:val="000000" w:themeColor="text1"/>
          <w:szCs w:val="24"/>
        </w:rPr>
        <w:t xml:space="preserve">                   (54)</w:t>
      </w:r>
      <w:bookmarkEnd w:id="169"/>
    </w:p>
    <w:p w:rsidR="007B0DD3" w:rsidRPr="00C65916" w:rsidRDefault="007B0DD3" w:rsidP="007B0DD3">
      <w:pPr>
        <w:adjustRightInd w:val="0"/>
        <w:rPr>
          <w:rFonts w:cs="Times New Roman"/>
          <w:color w:val="000000" w:themeColor="text1"/>
          <w:szCs w:val="24"/>
        </w:rPr>
      </w:pPr>
      <w:proofErr w:type="gramStart"/>
      <w:r w:rsidRPr="00C65916">
        <w:rPr>
          <w:rFonts w:cs="Times New Roman"/>
          <w:color w:val="000000" w:themeColor="text1"/>
          <w:szCs w:val="24"/>
        </w:rPr>
        <w:lastRenderedPageBreak/>
        <w:t>where</w:t>
      </w:r>
      <w:proofErr w:type="gramEnd"/>
      <w:r w:rsidRPr="00C65916">
        <w:rPr>
          <w:rFonts w:cs="Times New Roman"/>
          <w:color w:val="000000" w:themeColor="text1"/>
          <w:szCs w:val="24"/>
        </w:rPr>
        <w:t xml:space="preserve"> each row of the PSSM represents a log likelihood score for amino acid substitutions occurring at corresponding positions in the query sequence. Where </w:t>
      </w:r>
      <w:r w:rsidRPr="00C65916">
        <w:rPr>
          <w:rFonts w:cs="Times New Roman"/>
          <w:noProof/>
          <w:color w:val="000000" w:themeColor="text1"/>
          <w:position w:val="-12"/>
          <w:szCs w:val="24"/>
        </w:rPr>
        <w:object w:dxaOrig="320" w:dyaOrig="320">
          <v:shape id="_x0000_i1262" type="#_x0000_t75" alt="" style="width:14.25pt;height:14.25pt;mso-width-percent:0;mso-height-percent:0;mso-width-percent:0;mso-height-percent:0" o:ole="">
            <v:imagedata r:id="rId471" o:title=""/>
          </v:shape>
          <o:OLEObject Type="Embed" ProgID="Equation.DSMT4" ShapeID="_x0000_i1262" DrawAspect="Content" ObjectID="_1634997641" r:id="rId472"/>
        </w:object>
      </w:r>
      <w:r w:rsidRPr="00C65916">
        <w:rPr>
          <w:rFonts w:cs="Times New Roman"/>
          <w:color w:val="000000" w:themeColor="text1"/>
          <w:szCs w:val="24"/>
        </w:rPr>
        <w:t xml:space="preserve"> represents the </w:t>
      </w:r>
      <w:r w:rsidRPr="00C65916">
        <w:rPr>
          <w:rFonts w:cs="Times New Roman"/>
          <w:noProof/>
          <w:color w:val="000000" w:themeColor="text1"/>
          <w:position w:val="-6"/>
          <w:szCs w:val="24"/>
        </w:rPr>
        <w:object w:dxaOrig="360" w:dyaOrig="260">
          <v:shape id="_x0000_i1263" type="#_x0000_t75" alt="" style="width:14.25pt;height:14.25pt;mso-width-percent:0;mso-height-percent:0;mso-width-percent:0;mso-height-percent:0" o:ole="">
            <v:imagedata r:id="rId473" o:title=""/>
          </v:shape>
          <o:OLEObject Type="Embed" ProgID="Equation.DSMT4" ShapeID="_x0000_i1263" DrawAspect="Content" ObjectID="_1634997642" r:id="rId474"/>
        </w:object>
      </w:r>
      <w:r w:rsidRPr="00C65916">
        <w:rPr>
          <w:rFonts w:cs="Times New Roman"/>
          <w:color w:val="000000" w:themeColor="text1"/>
          <w:szCs w:val="24"/>
        </w:rPr>
        <w:t xml:space="preserve"> position of query sequence being mutated to type </w:t>
      </w:r>
      <w:r w:rsidRPr="00C65916">
        <w:rPr>
          <w:rFonts w:cs="Times New Roman"/>
          <w:noProof/>
          <w:color w:val="000000" w:themeColor="text1"/>
          <w:position w:val="-10"/>
          <w:szCs w:val="24"/>
        </w:rPr>
        <w:object w:dxaOrig="180" w:dyaOrig="279">
          <v:shape id="_x0000_i1264" type="#_x0000_t75" alt="" style="width:7.5pt;height:14.25pt;mso-width-percent:0;mso-height-percent:0;mso-width-percent:0;mso-height-percent:0" o:ole="">
            <v:imagedata r:id="rId475" o:title=""/>
          </v:shape>
          <o:OLEObject Type="Embed" ProgID="Equation.DSMT4" ShapeID="_x0000_i1264" DrawAspect="Content" ObjectID="_1634997643" r:id="rId476"/>
        </w:object>
      </w:r>
      <w:r w:rsidRPr="00C65916">
        <w:rPr>
          <w:rFonts w:cs="Times New Roman"/>
          <w:color w:val="000000" w:themeColor="text1"/>
          <w:szCs w:val="24"/>
        </w:rPr>
        <w:t xml:space="preserve"> during evolution process. The scores are positive integers or negative integers. A positive integer indicates that more mutations have occurred in the alignment and a negative integer indicates that fewer substitutions have occurred in the alignment.</w:t>
      </w:r>
    </w:p>
    <w:p w:rsidR="007B0DD3" w:rsidRPr="00C65916" w:rsidRDefault="007B0DD3" w:rsidP="007B0DD3">
      <w:pPr>
        <w:pStyle w:val="ListParagraph"/>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Amino acid composition PSSM (AAC-PSSM)</w:t>
      </w:r>
    </w:p>
    <w:p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In this calculating process of amino acid composition PSSM (AAC-PSSM), the PSSM is standardized by the logic function. PSSM elements are map to the interval [0</w:t>
      </w:r>
      <w:proofErr w:type="gramStart"/>
      <w:r w:rsidRPr="00C65916">
        <w:rPr>
          <w:rFonts w:cs="Times New Roman"/>
          <w:bCs/>
          <w:color w:val="000000" w:themeColor="text1"/>
          <w:szCs w:val="24"/>
        </w:rPr>
        <w:t>,1</w:t>
      </w:r>
      <w:proofErr w:type="gramEnd"/>
      <w:r w:rsidRPr="00C65916">
        <w:rPr>
          <w:rFonts w:cs="Times New Roman"/>
          <w:bCs/>
          <w:color w:val="000000" w:themeColor="text1"/>
          <w:szCs w:val="24"/>
        </w:rPr>
        <w:t>].</w:t>
      </w:r>
    </w:p>
    <w:p w:rsidR="007B0DD3" w:rsidRPr="00C65916" w:rsidRDefault="007B0DD3" w:rsidP="007B0DD3">
      <w:pPr>
        <w:adjustRightInd w:val="0"/>
        <w:spacing w:line="300" w:lineRule="auto"/>
        <w:ind w:firstLineChars="200" w:firstLine="480"/>
        <w:jc w:val="right"/>
        <w:rPr>
          <w:rFonts w:eastAsia="Arial Unicode MS" w:cs="Times New Roman"/>
          <w:color w:val="000000" w:themeColor="text1"/>
          <w:szCs w:val="24"/>
        </w:rPr>
      </w:pPr>
      <w:r w:rsidRPr="00C65916">
        <w:rPr>
          <w:rFonts w:eastAsia="Arial Unicode MS" w:cs="Times New Roman"/>
          <w:noProof/>
          <w:color w:val="000000" w:themeColor="text1"/>
          <w:position w:val="-22"/>
          <w:szCs w:val="24"/>
        </w:rPr>
        <w:object w:dxaOrig="1200" w:dyaOrig="560">
          <v:shape id="_x0000_i1265" type="#_x0000_t75" alt="" style="width:57.75pt;height:29.25pt;mso-width-percent:0;mso-height-percent:0;mso-width-percent:0;mso-height-percent:0" o:ole="">
            <v:imagedata r:id="rId477" o:title=""/>
          </v:shape>
          <o:OLEObject Type="Embed" ProgID="Equation.DSMT4" ShapeID="_x0000_i1265" DrawAspect="Content" ObjectID="_1634997644" r:id="rId478"/>
        </w:object>
      </w:r>
      <w:r w:rsidRPr="00C65916">
        <w:rPr>
          <w:rFonts w:eastAsia="Arial Unicode MS" w:cs="Times New Roman"/>
          <w:color w:val="000000" w:themeColor="text1"/>
          <w:szCs w:val="24"/>
        </w:rPr>
        <w:t xml:space="preserve">                                 </w:t>
      </w:r>
      <w:bookmarkStart w:id="170" w:name="_Hlk508914949"/>
      <w:r w:rsidRPr="00C65916">
        <w:rPr>
          <w:rFonts w:eastAsia="Arial Unicode MS" w:cs="Times New Roman"/>
          <w:color w:val="000000" w:themeColor="text1"/>
          <w:szCs w:val="24"/>
        </w:rPr>
        <w:t xml:space="preserve">                        (55)</w:t>
      </w:r>
      <w:bookmarkEnd w:id="170"/>
    </w:p>
    <w:p w:rsidR="007B0DD3" w:rsidRPr="00C65916" w:rsidRDefault="007B0DD3" w:rsidP="007B0DD3">
      <w:pPr>
        <w:adjustRightInd w:val="0"/>
        <w:ind w:firstLineChars="300" w:firstLine="720"/>
        <w:rPr>
          <w:rFonts w:cs="Times New Roman"/>
          <w:color w:val="000000" w:themeColor="text1"/>
          <w:szCs w:val="24"/>
        </w:rPr>
      </w:pPr>
      <w:r w:rsidRPr="00C65916">
        <w:rPr>
          <w:rFonts w:cs="Times New Roman"/>
          <w:color w:val="000000" w:themeColor="text1"/>
          <w:szCs w:val="24"/>
        </w:rPr>
        <w:t>PSSM are converted to feature vector by AAC-PSSM via equation (51)</w:t>
      </w:r>
    </w:p>
    <w:p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12"/>
          <w:szCs w:val="24"/>
        </w:rPr>
        <w:object w:dxaOrig="3840" w:dyaOrig="340">
          <v:shape id="_x0000_i1266" type="#_x0000_t75" alt="" style="width:195pt;height:14.25pt" o:ole="">
            <v:imagedata r:id="rId479" o:title=""/>
          </v:shape>
          <o:OLEObject Type="Embed" ProgID="Equation.DSMT4" ShapeID="_x0000_i1266" DrawAspect="Content" ObjectID="_1634997645" r:id="rId480"/>
        </w:object>
      </w:r>
      <w:r w:rsidRPr="00C65916">
        <w:rPr>
          <w:rFonts w:cs="Times New Roman"/>
          <w:color w:val="000000" w:themeColor="text1"/>
          <w:szCs w:val="24"/>
        </w:rPr>
        <w:t xml:space="preserve">                             (56)</w:t>
      </w:r>
    </w:p>
    <w:p w:rsidR="007B0DD3" w:rsidRPr="00C65916" w:rsidRDefault="007B0DD3" w:rsidP="007B0DD3">
      <w:pPr>
        <w:adjustRightInd w:val="0"/>
        <w:rPr>
          <w:rFonts w:cs="Times New Roman"/>
          <w:color w:val="000000" w:themeColor="text1"/>
          <w:szCs w:val="24"/>
        </w:rPr>
      </w:pPr>
      <w:proofErr w:type="gramStart"/>
      <w:r w:rsidRPr="00C65916">
        <w:rPr>
          <w:rFonts w:cs="Times New Roman"/>
          <w:color w:val="000000" w:themeColor="text1"/>
          <w:szCs w:val="24"/>
        </w:rPr>
        <w:t xml:space="preserve">where </w:t>
      </w:r>
      <w:proofErr w:type="gramEnd"/>
      <w:r w:rsidRPr="00C65916">
        <w:rPr>
          <w:rFonts w:cs="Times New Roman"/>
          <w:color w:val="000000" w:themeColor="text1"/>
          <w:position w:val="-24"/>
          <w:szCs w:val="24"/>
        </w:rPr>
        <w:object w:dxaOrig="2380" w:dyaOrig="580">
          <v:shape id="_x0000_i1267" type="#_x0000_t75" alt="" style="width:115.5pt;height:29.25pt" o:ole="">
            <v:imagedata r:id="rId481" o:title=""/>
          </v:shape>
          <o:OLEObject Type="Embed" ProgID="Equation.DSMT4" ShapeID="_x0000_i1267" DrawAspect="Content" ObjectID="_1634997646" r:id="rId482"/>
        </w:object>
      </w:r>
      <w:r w:rsidRPr="00C65916">
        <w:rPr>
          <w:rFonts w:cs="Times New Roman"/>
          <w:color w:val="000000" w:themeColor="text1"/>
          <w:szCs w:val="24"/>
        </w:rPr>
        <w:t xml:space="preserve">, </w:t>
      </w:r>
      <w:r w:rsidRPr="00C65916">
        <w:rPr>
          <w:rFonts w:cs="Times New Roman"/>
          <w:color w:val="000000" w:themeColor="text1"/>
          <w:position w:val="-12"/>
          <w:szCs w:val="24"/>
        </w:rPr>
        <w:object w:dxaOrig="260" w:dyaOrig="320">
          <v:shape id="_x0000_i1268" type="#_x0000_t75" alt="" style="width:14.25pt;height:14.25pt" o:ole="">
            <v:imagedata r:id="rId483" o:title=""/>
          </v:shape>
          <o:OLEObject Type="Embed" ProgID="Equation.DSMT4" ShapeID="_x0000_i1268" DrawAspect="Content" ObjectID="_1634997647" r:id="rId484"/>
        </w:object>
      </w:r>
      <w:r w:rsidRPr="00C65916">
        <w:rPr>
          <w:rFonts w:cs="Times New Roman"/>
          <w:color w:val="000000" w:themeColor="text1"/>
          <w:szCs w:val="24"/>
        </w:rPr>
        <w:t xml:space="preserve"> represents the composition information of the </w:t>
      </w:r>
      <w:r w:rsidRPr="00C65916">
        <w:rPr>
          <w:rFonts w:cs="Times New Roman"/>
          <w:color w:val="000000" w:themeColor="text1"/>
          <w:position w:val="-10"/>
          <w:szCs w:val="24"/>
        </w:rPr>
        <w:object w:dxaOrig="180" w:dyaOrig="279">
          <v:shape id="_x0000_i1269" type="#_x0000_t75" alt="" style="width:7.5pt;height:14.25pt" o:ole="">
            <v:imagedata r:id="rId485" o:title=""/>
          </v:shape>
          <o:OLEObject Type="Embed" ProgID="Equation.DSMT4" ShapeID="_x0000_i1269" DrawAspect="Content" ObjectID="_1634997648" r:id="rId486"/>
        </w:object>
      </w:r>
      <w:r w:rsidRPr="00C65916">
        <w:rPr>
          <w:rFonts w:cs="Times New Roman"/>
          <w:color w:val="000000" w:themeColor="text1"/>
          <w:szCs w:val="24"/>
        </w:rPr>
        <w:t xml:space="preserve"> amino acid residue, which is the average score of </w:t>
      </w:r>
      <w:r w:rsidRPr="00C65916">
        <w:rPr>
          <w:rFonts w:cs="Times New Roman"/>
          <w:color w:val="000000" w:themeColor="text1"/>
          <w:position w:val="-10"/>
          <w:szCs w:val="24"/>
        </w:rPr>
        <w:object w:dxaOrig="400" w:dyaOrig="300">
          <v:shape id="_x0000_i1270" type="#_x0000_t75" alt="" style="width:21.75pt;height:14.25pt" o:ole="">
            <v:imagedata r:id="rId487" o:title=""/>
          </v:shape>
          <o:OLEObject Type="Embed" ProgID="Equation.DSMT4" ShapeID="_x0000_i1270" DrawAspect="Content" ObjectID="_1634997649" r:id="rId488"/>
        </w:object>
      </w:r>
      <w:r w:rsidRPr="00C65916">
        <w:rPr>
          <w:rFonts w:cs="Times New Roman"/>
          <w:color w:val="000000" w:themeColor="text1"/>
          <w:szCs w:val="24"/>
        </w:rPr>
        <w:t xml:space="preserve"> amino acid in PSSM.</w:t>
      </w:r>
    </w:p>
    <w:p w:rsidR="007B0DD3" w:rsidRPr="00C65916" w:rsidRDefault="007B0DD3" w:rsidP="007B0DD3">
      <w:pPr>
        <w:pStyle w:val="ListParagraph"/>
        <w:numPr>
          <w:ilvl w:val="0"/>
          <w:numId w:val="18"/>
        </w:numPr>
        <w:autoSpaceDE w:val="0"/>
        <w:autoSpaceDN w:val="0"/>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Dipeptide composition PSSM (DPC-PSSM)</w:t>
      </w:r>
    </w:p>
    <w:p w:rsidR="007B0DD3" w:rsidRPr="00C65916" w:rsidRDefault="007B0DD3" w:rsidP="007B0DD3">
      <w:pPr>
        <w:autoSpaceDE w:val="0"/>
        <w:autoSpaceDN w:val="0"/>
        <w:adjustRightInd w:val="0"/>
        <w:ind w:firstLineChars="300" w:firstLine="720"/>
        <w:rPr>
          <w:rFonts w:cs="Times New Roman"/>
          <w:bCs/>
          <w:color w:val="000000" w:themeColor="text1"/>
          <w:szCs w:val="24"/>
        </w:rPr>
      </w:pPr>
      <w:r w:rsidRPr="00C65916">
        <w:rPr>
          <w:rFonts w:cs="Times New Roman"/>
          <w:bCs/>
          <w:color w:val="000000" w:themeColor="text1"/>
          <w:szCs w:val="24"/>
        </w:rPr>
        <w:t>The PSSM contains evolutionary information. ACC-PSSM only represents the composition information from PSSM, and loses the order information, which is insufficient to fully represent the evolutionary information. Dipeptide composition PSSM (DPC-PSSM) can reflect the sequence-order information in the PSSM, which converts the character signal into the numerical signal, and the extracted feature vector can be expressed as</w:t>
      </w:r>
    </w:p>
    <w:p w:rsidR="007B0DD3" w:rsidRPr="00C65916" w:rsidRDefault="007B0DD3" w:rsidP="007B0DD3">
      <w:pPr>
        <w:adjustRightInd w:val="0"/>
        <w:spacing w:line="300" w:lineRule="auto"/>
        <w:jc w:val="right"/>
        <w:rPr>
          <w:rFonts w:cs="Times New Roman"/>
          <w:color w:val="000000" w:themeColor="text1"/>
          <w:szCs w:val="24"/>
        </w:rPr>
      </w:pPr>
      <w:r w:rsidRPr="00C65916">
        <w:rPr>
          <w:rFonts w:cs="Times New Roman"/>
          <w:color w:val="000000" w:themeColor="text1"/>
          <w:szCs w:val="24"/>
        </w:rPr>
        <w:object w:dxaOrig="4420" w:dyaOrig="320">
          <v:shape id="_x0000_i1271" type="#_x0000_t75" alt="" style="width:223.5pt;height:14.25pt;mso-width-percent:0;mso-height-percent:0;mso-width-percent:0;mso-height-percent:0" o:ole="">
            <v:imagedata r:id="rId489" o:title=""/>
          </v:shape>
          <o:OLEObject Type="Embed" ProgID="Equation.DSMT4" ShapeID="_x0000_i1271" DrawAspect="Content" ObjectID="_1634997650" r:id="rId490"/>
        </w:object>
      </w:r>
      <w:r w:rsidRPr="00C65916">
        <w:rPr>
          <w:rFonts w:cs="Times New Roman"/>
          <w:color w:val="000000" w:themeColor="text1"/>
          <w:szCs w:val="24"/>
        </w:rPr>
        <w:t xml:space="preserve">                        (57)</w:t>
      </w:r>
    </w:p>
    <w:p w:rsidR="007B0DD3" w:rsidRPr="00C65916" w:rsidRDefault="007B0DD3" w:rsidP="007B0DD3">
      <w:pPr>
        <w:adjustRightInd w:val="0"/>
        <w:rPr>
          <w:rFonts w:cs="Times New Roman"/>
          <w:color w:val="000000" w:themeColor="text1"/>
          <w:szCs w:val="24"/>
        </w:rPr>
      </w:pPr>
      <w:proofErr w:type="gramStart"/>
      <w:r w:rsidRPr="00C65916">
        <w:rPr>
          <w:rFonts w:cs="Times New Roman"/>
          <w:color w:val="000000" w:themeColor="text1"/>
          <w:szCs w:val="24"/>
        </w:rPr>
        <w:t xml:space="preserve">where </w:t>
      </w:r>
      <w:proofErr w:type="gramEnd"/>
      <w:r w:rsidRPr="00C65916">
        <w:rPr>
          <w:rFonts w:cs="Times New Roman"/>
          <w:color w:val="000000" w:themeColor="text1"/>
          <w:position w:val="-24"/>
          <w:szCs w:val="24"/>
        </w:rPr>
        <w:object w:dxaOrig="2100" w:dyaOrig="580">
          <v:shape id="_x0000_i1272" type="#_x0000_t75" alt="" style="width:108pt;height:29.25pt" o:ole="">
            <v:imagedata r:id="rId491" o:title=""/>
          </v:shape>
          <o:OLEObject Type="Embed" ProgID="Equation.DSMT4" ShapeID="_x0000_i1272" DrawAspect="Content" ObjectID="_1634997651" r:id="rId492"/>
        </w:object>
      </w:r>
      <w:r w:rsidRPr="00C65916">
        <w:rPr>
          <w:rFonts w:cs="Times New Roman"/>
          <w:color w:val="000000" w:themeColor="text1"/>
          <w:szCs w:val="24"/>
        </w:rPr>
        <w:t>, the dimension of DPC-PSSM is 400.</w:t>
      </w:r>
    </w:p>
    <w:p w:rsidR="007B0DD3" w:rsidRPr="00C65916" w:rsidRDefault="007B0DD3" w:rsidP="007B0DD3">
      <w:pPr>
        <w:pStyle w:val="ListParagraph"/>
        <w:widowControl w:val="0"/>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Bi-gram PSSM (Bi-PSSM)</w:t>
      </w:r>
    </w:p>
    <w:p w:rsidR="007B0DD3" w:rsidRPr="00C65916" w:rsidRDefault="007B0DD3" w:rsidP="007B0DD3">
      <w:pPr>
        <w:adjustRightInd w:val="0"/>
        <w:ind w:firstLineChars="300" w:firstLine="720"/>
        <w:rPr>
          <w:rFonts w:cs="Times New Roman"/>
          <w:bCs/>
          <w:szCs w:val="24"/>
        </w:rPr>
      </w:pPr>
      <w:r w:rsidRPr="00C65916">
        <w:rPr>
          <w:rFonts w:cs="Times New Roman"/>
          <w:bCs/>
          <w:color w:val="000000" w:themeColor="text1"/>
          <w:szCs w:val="24"/>
        </w:rPr>
        <w:t xml:space="preserve">For Bi-gram PSSM, </w:t>
      </w:r>
      <w:r w:rsidRPr="00C65916">
        <w:rPr>
          <w:rFonts w:cs="Times New Roman"/>
          <w:bCs/>
          <w:szCs w:val="24"/>
        </w:rPr>
        <w:t xml:space="preserve">the frequency of the transition from the </w:t>
      </w:r>
      <w:r w:rsidRPr="00C65916">
        <w:rPr>
          <w:rFonts w:eastAsia="DengXian" w:cs="Times New Roman"/>
          <w:bCs/>
          <w:noProof/>
          <w:position w:val="-6"/>
          <w:szCs w:val="24"/>
        </w:rPr>
        <w:object w:dxaOrig="222" w:dyaOrig="199">
          <v:shape id="_x0000_i1273" type="#_x0000_t75" alt="" style="width:14.25pt;height:7.5pt;mso-width-percent:0;mso-height-percent:0;mso-width-percent:0;mso-height-percent:0" o:ole="">
            <v:imagedata r:id="rId493" o:title=""/>
          </v:shape>
          <o:OLEObject Type="Embed" ProgID="Equation.DSMT4" ShapeID="_x0000_i1273" DrawAspect="Content" ObjectID="_1634997652" r:id="rId494"/>
        </w:object>
      </w:r>
      <w:r w:rsidRPr="00C65916">
        <w:rPr>
          <w:rFonts w:eastAsia="DengXian" w:cs="Times New Roman"/>
          <w:bCs/>
          <w:szCs w:val="24"/>
        </w:rPr>
        <w:t xml:space="preserve"> </w:t>
      </w:r>
      <w:r w:rsidRPr="00C65916">
        <w:rPr>
          <w:rFonts w:cs="Times New Roman"/>
          <w:bCs/>
          <w:szCs w:val="24"/>
        </w:rPr>
        <w:t xml:space="preserve">amino acids to the </w:t>
      </w:r>
      <w:r w:rsidRPr="00C65916">
        <w:rPr>
          <w:rFonts w:eastAsia="DengXian" w:cs="Times New Roman"/>
          <w:bCs/>
          <w:noProof/>
          <w:position w:val="-6"/>
          <w:szCs w:val="24"/>
        </w:rPr>
        <w:object w:dxaOrig="177" w:dyaOrig="199">
          <v:shape id="_x0000_i1274" type="#_x0000_t75" alt="" style="width:7.5pt;height:7.5pt;mso-width-percent:0;mso-height-percent:0;mso-width-percent:0;mso-height-percent:0" o:ole="">
            <v:imagedata r:id="rId495" o:title=""/>
          </v:shape>
          <o:OLEObject Type="Embed" ProgID="Equation.DSMT4" ShapeID="_x0000_i1274" DrawAspect="Content" ObjectID="_1634997653" r:id="rId496"/>
        </w:object>
      </w:r>
      <w:r w:rsidRPr="00C65916">
        <w:rPr>
          <w:rFonts w:eastAsia="DengXian" w:cs="Times New Roman"/>
          <w:bCs/>
          <w:szCs w:val="24"/>
        </w:rPr>
        <w:t xml:space="preserve"> </w:t>
      </w:r>
      <w:r w:rsidRPr="00C65916">
        <w:rPr>
          <w:rFonts w:cs="Times New Roman"/>
          <w:bCs/>
          <w:szCs w:val="24"/>
        </w:rPr>
        <w:t>amino acids is calculated:</w:t>
      </w:r>
    </w:p>
    <w:p w:rsidR="007B0DD3" w:rsidRPr="00C65916" w:rsidRDefault="007B0DD3" w:rsidP="007B0DD3">
      <w:pPr>
        <w:adjustRightInd w:val="0"/>
        <w:spacing w:line="300" w:lineRule="auto"/>
        <w:ind w:firstLine="420"/>
        <w:jc w:val="right"/>
        <w:rPr>
          <w:rFonts w:cs="Times New Roman"/>
          <w:szCs w:val="24"/>
        </w:rPr>
      </w:pPr>
      <w:r w:rsidRPr="00C65916">
        <w:rPr>
          <w:rFonts w:eastAsia="DengXian" w:cs="Times New Roman"/>
          <w:noProof/>
          <w:position w:val="-24"/>
          <w:szCs w:val="24"/>
        </w:rPr>
        <w:object w:dxaOrig="3024" w:dyaOrig="598">
          <v:shape id="_x0000_i1275" type="#_x0000_t75" alt="" style="width:151.5pt;height:29.25pt;mso-width-percent:0;mso-height-percent:0;mso-width-percent:0;mso-height-percent:0" o:ole="">
            <v:imagedata r:id="rId497" o:title=""/>
          </v:shape>
          <o:OLEObject Type="Embed" ProgID="Equation.DSMT4" ShapeID="_x0000_i1275" DrawAspect="Content" ObjectID="_1634997654" r:id="rId498"/>
        </w:object>
      </w:r>
      <w:r w:rsidRPr="00C65916">
        <w:rPr>
          <w:rFonts w:cs="Times New Roman"/>
          <w:szCs w:val="24"/>
        </w:rPr>
        <w:t xml:space="preserve">                                         (58)</w:t>
      </w:r>
    </w:p>
    <w:p w:rsidR="007B0DD3" w:rsidRPr="00C65916" w:rsidRDefault="007B0DD3" w:rsidP="007B0DD3">
      <w:pPr>
        <w:adjustRightInd w:val="0"/>
        <w:ind w:firstLine="720"/>
        <w:rPr>
          <w:rFonts w:cs="Times New Roman"/>
          <w:szCs w:val="24"/>
        </w:rPr>
      </w:pPr>
      <w:r w:rsidRPr="00C65916">
        <w:rPr>
          <w:rFonts w:cs="Times New Roman"/>
          <w:szCs w:val="24"/>
        </w:rPr>
        <w:t xml:space="preserve">Therefore, there are 400 possible cases </w:t>
      </w:r>
      <w:proofErr w:type="gramStart"/>
      <w:r w:rsidRPr="00C65916">
        <w:rPr>
          <w:rFonts w:cs="Times New Roman"/>
          <w:szCs w:val="24"/>
        </w:rPr>
        <w:t xml:space="preserve">for </w:t>
      </w:r>
      <w:proofErr w:type="gramEnd"/>
      <w:r w:rsidRPr="00C65916">
        <w:rPr>
          <w:rFonts w:eastAsia="DengXian" w:cs="Times New Roman"/>
          <w:noProof/>
          <w:position w:val="-12"/>
          <w:szCs w:val="24"/>
        </w:rPr>
        <w:object w:dxaOrig="366" w:dyaOrig="321">
          <v:shape id="_x0000_i1276" type="#_x0000_t75" alt="" style="width:21.75pt;height:14.25pt;mso-width-percent:0;mso-height-percent:0;mso-width-percent:0;mso-height-percent:0" o:ole="">
            <v:imagedata r:id="rId499" o:title=""/>
          </v:shape>
          <o:OLEObject Type="Embed" ProgID="Equation.DSMT4" ShapeID="_x0000_i1276" DrawAspect="Content" ObjectID="_1634997655" r:id="rId500"/>
        </w:object>
      </w:r>
      <w:r w:rsidRPr="00C65916">
        <w:rPr>
          <w:rFonts w:cs="Times New Roman"/>
          <w:szCs w:val="24"/>
        </w:rPr>
        <w:t>, then the Bi-gram PSSM eigenvector for each protein sequence is:</w:t>
      </w:r>
    </w:p>
    <w:p w:rsidR="007B0DD3" w:rsidRPr="00C65916" w:rsidRDefault="007B0DD3" w:rsidP="007B0DD3">
      <w:pPr>
        <w:adjustRightInd w:val="0"/>
        <w:spacing w:line="300" w:lineRule="auto"/>
        <w:jc w:val="right"/>
        <w:rPr>
          <w:rFonts w:cs="Times New Roman"/>
          <w:szCs w:val="24"/>
        </w:rPr>
      </w:pPr>
      <w:r w:rsidRPr="00C65916">
        <w:rPr>
          <w:rFonts w:eastAsia="DengXian" w:cs="Times New Roman"/>
          <w:noProof/>
          <w:position w:val="-12"/>
          <w:szCs w:val="24"/>
        </w:rPr>
        <w:object w:dxaOrig="4398" w:dyaOrig="354">
          <v:shape id="_x0000_i1277" type="#_x0000_t75" alt="" style="width:3in;height:21.75pt;mso-width-percent:0;mso-height-percent:0;mso-width-percent:0;mso-height-percent:0" o:ole="">
            <v:imagedata r:id="rId501" o:title=""/>
          </v:shape>
          <o:OLEObject Type="Embed" ProgID="Equation.DSMT4" ShapeID="_x0000_i1277" DrawAspect="Content" ObjectID="_1634997656" r:id="rId502"/>
        </w:object>
      </w:r>
      <w:r w:rsidRPr="00C65916">
        <w:rPr>
          <w:rFonts w:cs="Times New Roman"/>
          <w:szCs w:val="24"/>
        </w:rPr>
        <w:t xml:space="preserve">    </w:t>
      </w:r>
      <w:r w:rsidRPr="00C65916">
        <w:rPr>
          <w:rFonts w:eastAsia="DengXian" w:cs="Times New Roman"/>
          <w:szCs w:val="24"/>
        </w:rPr>
        <w:t xml:space="preserve">       </w:t>
      </w:r>
      <w:r w:rsidRPr="00C65916">
        <w:rPr>
          <w:rFonts w:cs="Times New Roman"/>
          <w:szCs w:val="24"/>
        </w:rPr>
        <w:t xml:space="preserve">              (59)</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 xml:space="preserve"> Auto covariance PSSM (AC-PSSM)</w:t>
      </w:r>
    </w:p>
    <w:p w:rsidR="007B0DD3" w:rsidRPr="00C65916" w:rsidRDefault="007B0DD3" w:rsidP="007B0DD3">
      <w:pPr>
        <w:autoSpaceDE w:val="0"/>
        <w:autoSpaceDN w:val="0"/>
        <w:adjustRightInd w:val="0"/>
        <w:ind w:firstLineChars="300" w:firstLine="720"/>
        <w:rPr>
          <w:rFonts w:eastAsia="DengXian" w:cs="Times New Roman"/>
          <w:bCs/>
          <w:szCs w:val="24"/>
        </w:rPr>
      </w:pPr>
      <w:r w:rsidRPr="00C65916">
        <w:rPr>
          <w:rFonts w:eastAsia="DengXian" w:cs="Times New Roman"/>
          <w:bCs/>
          <w:szCs w:val="24"/>
        </w:rPr>
        <w:t>AC-PSSM can transform the PSSMs of different lengths into fixed-length vector. The AC variable measures the correlation of the same property between two residues separated by a distance of lag along the sequence, which can be calculated as:</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2"/>
          <w:szCs w:val="24"/>
        </w:rPr>
        <w:object w:dxaOrig="3560" w:dyaOrig="720">
          <v:shape id="_x0000_i1278" type="#_x0000_t75" style="width:180pt;height:36pt" o:ole="">
            <v:imagedata r:id="rId503" o:title=""/>
          </v:shape>
          <o:OLEObject Type="Embed" ProgID="Equation.DSMT4" ShapeID="_x0000_i1278" DrawAspect="Content" ObjectID="_1634997657" r:id="rId504"/>
        </w:object>
      </w:r>
      <w:r w:rsidRPr="00C65916">
        <w:rPr>
          <w:rFonts w:eastAsia="DengXian" w:cs="Times New Roman"/>
          <w:szCs w:val="24"/>
        </w:rPr>
        <w:t xml:space="preserve">                                 (60)</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position w:val="-6"/>
          <w:szCs w:val="24"/>
        </w:rPr>
        <w:object w:dxaOrig="139" w:dyaOrig="240">
          <v:shape id="_x0000_i1279" type="#_x0000_t75" style="width:7.5pt;height:14.25pt" o:ole="">
            <v:imagedata r:id="rId505" o:title=""/>
          </v:shape>
          <o:OLEObject Type="Embed" ProgID="Equation.DSMT4" ShapeID="_x0000_i1279" DrawAspect="Content" ObjectID="_1634997658" r:id="rId506"/>
        </w:object>
      </w:r>
      <w:r w:rsidRPr="00C65916">
        <w:rPr>
          <w:rFonts w:eastAsia="DengXian" w:cs="Times New Roman"/>
          <w:szCs w:val="24"/>
        </w:rPr>
        <w:t>is one of the residues,</w:t>
      </w:r>
      <w:r w:rsidRPr="00C65916">
        <w:rPr>
          <w:rFonts w:eastAsia="DengXian" w:cs="Times New Roman"/>
          <w:position w:val="-4"/>
          <w:szCs w:val="24"/>
        </w:rPr>
        <w:object w:dxaOrig="200" w:dyaOrig="220">
          <v:shape id="_x0000_i1280" type="#_x0000_t75" style="width:7.5pt;height:7.5pt" o:ole="">
            <v:imagedata r:id="rId507" o:title=""/>
          </v:shape>
          <o:OLEObject Type="Embed" ProgID="Equation.DSMT4" ShapeID="_x0000_i1280" DrawAspect="Content" ObjectID="_1634997659" r:id="rId508"/>
        </w:object>
      </w:r>
      <w:r w:rsidRPr="00C65916">
        <w:rPr>
          <w:rFonts w:eastAsia="DengXian" w:cs="Times New Roman"/>
          <w:szCs w:val="24"/>
        </w:rPr>
        <w:t>is the length of the protein sequence,</w:t>
      </w:r>
      <w:r w:rsidRPr="00C65916">
        <w:rPr>
          <w:rFonts w:eastAsia="DengXian" w:cs="Times New Roman"/>
          <w:position w:val="-14"/>
          <w:szCs w:val="24"/>
        </w:rPr>
        <w:object w:dxaOrig="340" w:dyaOrig="340">
          <v:shape id="_x0000_i1281" type="#_x0000_t75" style="width:14.25pt;height:14.25pt" o:ole="">
            <v:imagedata r:id="rId509" o:title=""/>
          </v:shape>
          <o:OLEObject Type="Embed" ProgID="Equation.DSMT4" ShapeID="_x0000_i1281" DrawAspect="Content" ObjectID="_1634997660" r:id="rId510"/>
        </w:object>
      </w:r>
      <w:r w:rsidRPr="00C65916">
        <w:rPr>
          <w:rFonts w:eastAsia="DengXian" w:cs="Times New Roman"/>
          <w:szCs w:val="24"/>
        </w:rPr>
        <w:t>is the PSSM score of amino acid</w:t>
      </w:r>
      <w:r w:rsidRPr="00C65916">
        <w:rPr>
          <w:rFonts w:eastAsia="DengXian" w:cs="Times New Roman"/>
          <w:position w:val="-6"/>
          <w:szCs w:val="24"/>
        </w:rPr>
        <w:object w:dxaOrig="139" w:dyaOrig="240">
          <v:shape id="_x0000_i1282" type="#_x0000_t75" style="width:7.5pt;height:14.25pt" o:ole="">
            <v:imagedata r:id="rId505" o:title=""/>
          </v:shape>
          <o:OLEObject Type="Embed" ProgID="Equation.DSMT4" ShapeID="_x0000_i1282" DrawAspect="Content" ObjectID="_1634997661" r:id="rId511"/>
        </w:object>
      </w:r>
      <w:r w:rsidRPr="00C65916">
        <w:rPr>
          <w:rFonts w:eastAsia="DengXian" w:cs="Times New Roman"/>
          <w:szCs w:val="24"/>
        </w:rPr>
        <w:t>at position</w:t>
      </w:r>
      <w:r w:rsidRPr="00C65916">
        <w:rPr>
          <w:rFonts w:eastAsia="DengXian" w:cs="Times New Roman"/>
          <w:position w:val="-10"/>
          <w:szCs w:val="24"/>
        </w:rPr>
        <w:object w:dxaOrig="180" w:dyaOrig="279">
          <v:shape id="_x0000_i1283" type="#_x0000_t75" style="width:7.5pt;height:14.25pt" o:ole="">
            <v:imagedata r:id="rId512" o:title=""/>
          </v:shape>
          <o:OLEObject Type="Embed" ProgID="Equation.DSMT4" ShapeID="_x0000_i1283" DrawAspect="Content" ObjectID="_1634997662" r:id="rId513"/>
        </w:object>
      </w:r>
      <w:r w:rsidRPr="00C65916">
        <w:rPr>
          <w:rFonts w:eastAsia="DengXian" w:cs="Times New Roman"/>
          <w:szCs w:val="24"/>
        </w:rPr>
        <w:t>,</w:t>
      </w:r>
      <w:r w:rsidRPr="00C65916">
        <w:rPr>
          <w:rFonts w:eastAsia="DengXian" w:cs="Times New Roman"/>
          <w:position w:val="-10"/>
          <w:szCs w:val="24"/>
        </w:rPr>
        <w:object w:dxaOrig="260" w:dyaOrig="340">
          <v:shape id="_x0000_i1284" type="#_x0000_t75" style="width:14.25pt;height:14.25pt" o:ole="">
            <v:imagedata r:id="rId514" o:title=""/>
          </v:shape>
          <o:OLEObject Type="Embed" ProgID="Equation.DSMT4" ShapeID="_x0000_i1284" DrawAspect="Content" ObjectID="_1634997663" r:id="rId515"/>
        </w:object>
      </w:r>
      <w:r w:rsidRPr="00C65916">
        <w:rPr>
          <w:rFonts w:eastAsia="DengXian" w:cs="Times New Roman"/>
          <w:szCs w:val="24"/>
        </w:rPr>
        <w:t xml:space="preserve">is the average score for amino acid </w:t>
      </w:r>
      <w:r w:rsidRPr="00C65916">
        <w:rPr>
          <w:rFonts w:eastAsia="DengXian" w:cs="Times New Roman"/>
          <w:position w:val="-6"/>
          <w:szCs w:val="24"/>
        </w:rPr>
        <w:object w:dxaOrig="139" w:dyaOrig="240">
          <v:shape id="_x0000_i1285" type="#_x0000_t75" style="width:7.5pt;height:14.25pt" o:ole="">
            <v:imagedata r:id="rId505" o:title=""/>
          </v:shape>
          <o:OLEObject Type="Embed" ProgID="Equation.DSMT4" ShapeID="_x0000_i1285" DrawAspect="Content" ObjectID="_1634997664" r:id="rId516"/>
        </w:object>
      </w:r>
      <w:r w:rsidRPr="00C65916">
        <w:rPr>
          <w:rFonts w:eastAsia="DengXian" w:cs="Times New Roman"/>
          <w:szCs w:val="24"/>
        </w:rPr>
        <w:t xml:space="preserve"> along the whole sequence:</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2"/>
          <w:szCs w:val="24"/>
        </w:rPr>
        <w:object w:dxaOrig="1280" w:dyaOrig="720">
          <v:shape id="_x0000_i1286" type="#_x0000_t75" style="width:65.25pt;height:36pt" o:ole="">
            <v:imagedata r:id="rId517" o:title=""/>
          </v:shape>
          <o:OLEObject Type="Embed" ProgID="Equation.DSMT4" ShapeID="_x0000_i1286" DrawAspect="Content" ObjectID="_1634997665" r:id="rId518"/>
        </w:object>
      </w:r>
      <w:r w:rsidRPr="00C65916">
        <w:rPr>
          <w:rFonts w:eastAsia="DengXian" w:cs="Times New Roman"/>
          <w:szCs w:val="24"/>
        </w:rPr>
        <w:t xml:space="preserve">                                                    (61)</w:t>
      </w:r>
    </w:p>
    <w:p w:rsidR="007B0DD3" w:rsidRPr="00C65916" w:rsidRDefault="007B0DD3" w:rsidP="007B0DD3">
      <w:pPr>
        <w:autoSpaceDE w:val="0"/>
        <w:autoSpaceDN w:val="0"/>
        <w:adjustRightInd w:val="0"/>
        <w:ind w:firstLine="720"/>
        <w:rPr>
          <w:rFonts w:eastAsia="DengXian" w:cs="Times New Roman"/>
          <w:szCs w:val="24"/>
        </w:rPr>
      </w:pPr>
      <w:r w:rsidRPr="00C65916">
        <w:rPr>
          <w:rFonts w:eastAsia="DengXian" w:cs="Times New Roman"/>
          <w:szCs w:val="24"/>
        </w:rPr>
        <w:lastRenderedPageBreak/>
        <w:t>In such a way, the number of AC variables can be calculated as</w:t>
      </w:r>
      <w:r w:rsidRPr="00C65916">
        <w:rPr>
          <w:rFonts w:eastAsia="DengXian" w:cs="Times New Roman"/>
          <w:position w:val="-10"/>
          <w:szCs w:val="24"/>
        </w:rPr>
        <w:object w:dxaOrig="700" w:dyaOrig="300">
          <v:shape id="_x0000_i1287" type="#_x0000_t75" style="width:36pt;height:14.25pt" o:ole="">
            <v:imagedata r:id="rId519" o:title=""/>
          </v:shape>
          <o:OLEObject Type="Embed" ProgID="Equation.DSMT4" ShapeID="_x0000_i1287" DrawAspect="Content" ObjectID="_1634997666" r:id="rId520"/>
        </w:object>
      </w:r>
      <w:r w:rsidRPr="00C65916">
        <w:rPr>
          <w:rFonts w:eastAsia="DengXian" w:cs="Times New Roman"/>
          <w:szCs w:val="24"/>
        </w:rPr>
        <w:t xml:space="preserve">, where </w:t>
      </w:r>
      <w:r w:rsidRPr="00C65916">
        <w:rPr>
          <w:rFonts w:cs="Times New Roman"/>
          <w:position w:val="-10"/>
          <w:szCs w:val="24"/>
        </w:rPr>
        <w:object w:dxaOrig="340" w:dyaOrig="300">
          <v:shape id="_x0000_i1288" type="#_x0000_t75" style="width:14.25pt;height:14.25pt" o:ole="">
            <v:imagedata r:id="rId521" o:title=""/>
          </v:shape>
          <o:OLEObject Type="Embed" ProgID="Equation.DSMT4" ShapeID="_x0000_i1288" DrawAspect="Content" ObjectID="_1634997667" r:id="rId522"/>
        </w:object>
      </w:r>
      <w:r w:rsidRPr="00C65916">
        <w:rPr>
          <w:rFonts w:eastAsia="DengXian" w:cs="Times New Roman"/>
          <w:szCs w:val="24"/>
        </w:rPr>
        <w:t xml:space="preserve"> is the maximum of sequence.</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 xml:space="preserve"> Cross covariance PSSM (CC-PSSM)</w:t>
      </w:r>
    </w:p>
    <w:p w:rsidR="007B0DD3" w:rsidRPr="00C65916" w:rsidRDefault="007B0DD3" w:rsidP="007B0DD3">
      <w:pPr>
        <w:autoSpaceDE w:val="0"/>
        <w:autoSpaceDN w:val="0"/>
        <w:adjustRightInd w:val="0"/>
        <w:ind w:firstLineChars="300" w:firstLine="720"/>
        <w:rPr>
          <w:rFonts w:eastAsia="DengXian" w:cs="Times New Roman"/>
          <w:bCs/>
          <w:szCs w:val="24"/>
        </w:rPr>
      </w:pPr>
      <w:r w:rsidRPr="00C65916">
        <w:rPr>
          <w:rFonts w:eastAsia="DengXian" w:cs="Times New Roman"/>
          <w:bCs/>
          <w:szCs w:val="24"/>
        </w:rPr>
        <w:t>CC-PSSM can transform the PSSMs of different lengths into fixed-length vectors. The CC variable measures the correlation of two different properties between two residues separated by lag along the sequence, which can be calculated by:</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2"/>
          <w:szCs w:val="24"/>
        </w:rPr>
        <w:object w:dxaOrig="4140" w:dyaOrig="720">
          <v:shape id="_x0000_i1289" type="#_x0000_t75" style="width:208.5pt;height:36pt" o:ole="">
            <v:imagedata r:id="rId523" o:title=""/>
          </v:shape>
          <o:OLEObject Type="Embed" ProgID="Equation.DSMT4" ShapeID="_x0000_i1289" DrawAspect="Content" ObjectID="_1634997668" r:id="rId524"/>
        </w:object>
      </w:r>
      <w:r w:rsidRPr="00C65916">
        <w:rPr>
          <w:rFonts w:eastAsia="DengXian" w:cs="Times New Roman"/>
          <w:szCs w:val="24"/>
        </w:rPr>
        <w:t xml:space="preserve">                            (62)</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position w:val="-8"/>
          <w:szCs w:val="24"/>
        </w:rPr>
        <w:object w:dxaOrig="440" w:dyaOrig="260">
          <v:shape id="_x0000_i1290" type="#_x0000_t75" style="width:21.75pt;height:14.25pt" o:ole="">
            <v:imagedata r:id="rId525" o:title=""/>
          </v:shape>
          <o:OLEObject Type="Embed" ProgID="Equation.DSMT4" ShapeID="_x0000_i1290" DrawAspect="Content" ObjectID="_1634997669" r:id="rId526"/>
        </w:object>
      </w:r>
      <w:r w:rsidRPr="00C65916">
        <w:rPr>
          <w:rFonts w:eastAsia="DengXian" w:cs="Times New Roman"/>
          <w:szCs w:val="24"/>
        </w:rPr>
        <w:t>are two different amino acids and</w:t>
      </w:r>
      <w:r w:rsidRPr="00C65916">
        <w:rPr>
          <w:rFonts w:eastAsia="DengXian" w:cs="Times New Roman"/>
          <w:position w:val="-16"/>
          <w:szCs w:val="24"/>
        </w:rPr>
        <w:object w:dxaOrig="760" w:dyaOrig="420">
          <v:shape id="_x0000_i1291" type="#_x0000_t75" style="width:36pt;height:21.75pt" o:ole="">
            <v:imagedata r:id="rId527" o:title=""/>
          </v:shape>
          <o:OLEObject Type="Embed" ProgID="Equation.DSMT4" ShapeID="_x0000_i1291" DrawAspect="Content" ObjectID="_1634997670" r:id="rId528"/>
        </w:object>
      </w:r>
      <w:r w:rsidRPr="00C65916">
        <w:rPr>
          <w:rFonts w:eastAsia="DengXian" w:cs="Times New Roman"/>
          <w:szCs w:val="24"/>
        </w:rPr>
        <w:t>is the average score for amino acid</w:t>
      </w:r>
      <w:r w:rsidRPr="00C65916">
        <w:rPr>
          <w:rFonts w:eastAsia="DengXian" w:cs="Times New Roman"/>
          <w:position w:val="-12"/>
          <w:szCs w:val="24"/>
        </w:rPr>
        <w:object w:dxaOrig="540" w:dyaOrig="340">
          <v:shape id="_x0000_i1292" type="#_x0000_t75" style="width:29.25pt;height:14.25pt" o:ole="">
            <v:imagedata r:id="rId529" o:title=""/>
          </v:shape>
          <o:OLEObject Type="Embed" ProgID="Equation.DSMT4" ShapeID="_x0000_i1292" DrawAspect="Content" ObjectID="_1634997671" r:id="rId530"/>
        </w:object>
      </w:r>
      <w:r w:rsidRPr="00C65916">
        <w:rPr>
          <w:rFonts w:eastAsia="DengXian" w:cs="Times New Roman"/>
          <w:szCs w:val="24"/>
        </w:rPr>
        <w:t>along the sequence. Since the CC variables are not symmetric, the total number of CC variables is</w:t>
      </w:r>
      <w:r w:rsidRPr="00C65916">
        <w:rPr>
          <w:rFonts w:eastAsia="DengXian" w:cs="Times New Roman"/>
          <w:position w:val="-10"/>
          <w:szCs w:val="24"/>
        </w:rPr>
        <w:object w:dxaOrig="800" w:dyaOrig="300">
          <v:shape id="_x0000_i1293" type="#_x0000_t75" style="width:43.5pt;height:14.25pt" o:ole="">
            <v:imagedata r:id="rId531" o:title=""/>
          </v:shape>
          <o:OLEObject Type="Embed" ProgID="Equation.DSMT4" ShapeID="_x0000_i1293" DrawAspect="Content" ObjectID="_1634997672" r:id="rId532"/>
        </w:object>
      </w:r>
      <w:r w:rsidRPr="00C65916">
        <w:rPr>
          <w:rFonts w:eastAsia="DengXian" w:cs="Times New Roman"/>
          <w:szCs w:val="24"/>
        </w:rPr>
        <w:t>.</w:t>
      </w:r>
    </w:p>
    <w:p w:rsidR="007B0DD3" w:rsidRPr="00C65916" w:rsidRDefault="007B0DD3" w:rsidP="007B0DD3">
      <w:pPr>
        <w:pStyle w:val="ListParagraph"/>
        <w:widowControl w:val="0"/>
        <w:numPr>
          <w:ilvl w:val="0"/>
          <w:numId w:val="18"/>
        </w:numPr>
        <w:spacing w:after="0"/>
        <w:contextualSpacing w:val="0"/>
        <w:jc w:val="both"/>
        <w:rPr>
          <w:rFonts w:eastAsia="DengXian" w:cs="Times New Roman"/>
          <w:szCs w:val="24"/>
        </w:rPr>
      </w:pPr>
      <w:r w:rsidRPr="00C65916">
        <w:rPr>
          <w:rFonts w:eastAsia="DengXian" w:cs="Times New Roman"/>
          <w:szCs w:val="24"/>
        </w:rPr>
        <w:t xml:space="preserve"> Auto-cross covariance PSSM (ACC-PSSM)</w:t>
      </w:r>
    </w:p>
    <w:p w:rsidR="007B0DD3" w:rsidRPr="00C65916" w:rsidRDefault="007B0DD3" w:rsidP="007B0DD3">
      <w:pPr>
        <w:autoSpaceDE w:val="0"/>
        <w:autoSpaceDN w:val="0"/>
        <w:adjustRightInd w:val="0"/>
        <w:ind w:firstLineChars="300" w:firstLine="720"/>
        <w:rPr>
          <w:rFonts w:eastAsia="DengXian" w:cs="Times New Roman"/>
          <w:szCs w:val="24"/>
        </w:rPr>
      </w:pPr>
      <w:r w:rsidRPr="00C65916">
        <w:rPr>
          <w:rFonts w:eastAsia="DengXian" w:cs="Times New Roman"/>
          <w:szCs w:val="24"/>
        </w:rPr>
        <w:t>ACC-PSSM as one of the multivariate modeling tools, can transform the PSSMs of different lengths into fixed-length vectors by measuring the correlation between any two properties. ACC results in two kinds of variables: AC between the same property, and cross-covariance (CC) between two different properties. Each protein sequence is represented as a vector of either AC variable or ACC variable that is a combination of AC and CC.</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cs="Times New Roman"/>
          <w:bCs/>
          <w:color w:val="000000"/>
          <w:szCs w:val="24"/>
        </w:rPr>
      </w:pPr>
      <w:r w:rsidRPr="00C65916">
        <w:rPr>
          <w:rFonts w:cs="Times New Roman"/>
          <w:bCs/>
          <w:color w:val="000000"/>
          <w:szCs w:val="24"/>
        </w:rPr>
        <w:t xml:space="preserve"> Pseudo PSSM (</w:t>
      </w:r>
      <w:proofErr w:type="spellStart"/>
      <w:r w:rsidRPr="00C65916">
        <w:rPr>
          <w:rFonts w:cs="Times New Roman"/>
          <w:bCs/>
          <w:color w:val="000000"/>
          <w:szCs w:val="24"/>
        </w:rPr>
        <w:t>PsePSSM</w:t>
      </w:r>
      <w:proofErr w:type="spellEnd"/>
      <w:r w:rsidRPr="00C65916">
        <w:rPr>
          <w:rFonts w:cs="Times New Roman"/>
          <w:bCs/>
          <w:color w:val="000000"/>
          <w:szCs w:val="24"/>
        </w:rPr>
        <w:t>)</w:t>
      </w:r>
    </w:p>
    <w:p w:rsidR="007B0DD3" w:rsidRPr="00C65916" w:rsidRDefault="007B0DD3" w:rsidP="007B0DD3">
      <w:pPr>
        <w:adjustRightInd w:val="0"/>
        <w:ind w:firstLineChars="300" w:firstLine="720"/>
        <w:rPr>
          <w:rFonts w:cs="Times New Roman"/>
          <w:bCs/>
          <w:color w:val="000000"/>
          <w:szCs w:val="24"/>
        </w:rPr>
      </w:pPr>
      <w:r w:rsidRPr="00C65916">
        <w:rPr>
          <w:rFonts w:cs="Times New Roman"/>
          <w:bCs/>
          <w:color w:val="000000"/>
          <w:szCs w:val="24"/>
        </w:rPr>
        <w:t xml:space="preserve">According to the pseudo amino acid composition, we obtain the </w:t>
      </w:r>
      <w:proofErr w:type="spellStart"/>
      <w:r w:rsidRPr="00C65916">
        <w:rPr>
          <w:rFonts w:cs="Times New Roman"/>
          <w:bCs/>
          <w:color w:val="000000"/>
          <w:szCs w:val="24"/>
        </w:rPr>
        <w:t>PsePSSM</w:t>
      </w:r>
      <w:proofErr w:type="spellEnd"/>
      <w:r w:rsidRPr="00C65916">
        <w:rPr>
          <w:rFonts w:cs="Times New Roman"/>
          <w:bCs/>
          <w:color w:val="000000"/>
          <w:szCs w:val="24"/>
        </w:rPr>
        <w:t xml:space="preserve"> feature vector:</w:t>
      </w:r>
    </w:p>
    <w:p w:rsidR="007B0DD3" w:rsidRPr="00C65916" w:rsidRDefault="007B0DD3" w:rsidP="007B0DD3">
      <w:pPr>
        <w:adjustRightInd w:val="0"/>
        <w:spacing w:line="300" w:lineRule="auto"/>
        <w:ind w:firstLineChars="300" w:firstLine="720"/>
        <w:jc w:val="right"/>
        <w:rPr>
          <w:rFonts w:cs="Times New Roman"/>
          <w:color w:val="000000"/>
          <w:szCs w:val="24"/>
        </w:rPr>
      </w:pPr>
      <w:r w:rsidRPr="00C65916">
        <w:rPr>
          <w:rFonts w:cs="Times New Roman"/>
          <w:noProof/>
          <w:color w:val="000000"/>
          <w:position w:val="-56"/>
          <w:szCs w:val="24"/>
        </w:rPr>
        <w:object w:dxaOrig="4280" w:dyaOrig="1219">
          <v:shape id="_x0000_i1294" type="#_x0000_t75" alt="" style="width:3in;height:65.25pt" o:ole="">
            <v:imagedata r:id="rId533" o:title=""/>
          </v:shape>
          <o:OLEObject Type="Embed" ProgID="Equation.DSMT4" ShapeID="_x0000_i1294" DrawAspect="Content" ObjectID="_1634997673" r:id="rId534"/>
        </w:object>
      </w:r>
      <w:r w:rsidRPr="00C65916">
        <w:rPr>
          <w:rFonts w:cs="Times New Roman"/>
          <w:color w:val="000000"/>
          <w:szCs w:val="24"/>
        </w:rPr>
        <w:t xml:space="preserve">               </w:t>
      </w:r>
      <w:bookmarkStart w:id="171" w:name="_Hlk509337689"/>
      <w:r w:rsidRPr="00C65916">
        <w:rPr>
          <w:rFonts w:cs="Times New Roman"/>
          <w:color w:val="000000"/>
          <w:szCs w:val="24"/>
        </w:rPr>
        <w:t xml:space="preserve">             (63)</w:t>
      </w:r>
      <w:bookmarkEnd w:id="171"/>
    </w:p>
    <w:p w:rsidR="007B0DD3" w:rsidRPr="00C65916" w:rsidRDefault="007B0DD3" w:rsidP="007B0DD3">
      <w:pPr>
        <w:adjustRightInd w:val="0"/>
        <w:rPr>
          <w:rFonts w:cs="Times New Roman"/>
          <w:color w:val="000000"/>
          <w:szCs w:val="24"/>
        </w:rPr>
      </w:pPr>
      <w:proofErr w:type="gramStart"/>
      <w:r w:rsidRPr="00C65916">
        <w:rPr>
          <w:rFonts w:cs="Times New Roman"/>
          <w:color w:val="000000"/>
          <w:szCs w:val="24"/>
        </w:rPr>
        <w:t>where</w:t>
      </w:r>
      <w:proofErr w:type="gramEnd"/>
      <w:r w:rsidRPr="00C65916">
        <w:rPr>
          <w:rFonts w:cs="Times New Roman"/>
          <w:color w:val="000000"/>
          <w:szCs w:val="24"/>
        </w:rPr>
        <w:t xml:space="preserve">, each protein sequence can generate </w:t>
      </w:r>
      <w:r w:rsidRPr="00C65916">
        <w:rPr>
          <w:rFonts w:cs="Times New Roman"/>
          <w:noProof/>
          <w:color w:val="000000"/>
          <w:position w:val="-10"/>
          <w:szCs w:val="24"/>
        </w:rPr>
        <w:object w:dxaOrig="867" w:dyaOrig="294">
          <v:shape id="_x0000_i1295" type="#_x0000_t75" alt="" style="width:43.5pt;height:14.25pt;mso-width-percent:0;mso-height-percent:0;mso-width-percent:0;mso-height-percent:0" o:ole="">
            <v:imagedata r:id="rId535" o:title=""/>
          </v:shape>
          <o:OLEObject Type="Embed" ProgID="Equation.DSMT4" ShapeID="_x0000_i1295" DrawAspect="Content" ObjectID="_1634997674" r:id="rId536"/>
        </w:object>
      </w:r>
      <w:r w:rsidRPr="00C65916">
        <w:rPr>
          <w:rFonts w:cs="Times New Roman"/>
          <w:color w:val="000000"/>
          <w:szCs w:val="24"/>
        </w:rPr>
        <w:t xml:space="preserve">the dimensional feature vector. The first 20-dimensional vector represents the composition information of the PSSM matrix, and the remaining </w:t>
      </w:r>
      <w:r w:rsidRPr="00C65916">
        <w:rPr>
          <w:rFonts w:cs="Times New Roman"/>
          <w:color w:val="000000"/>
          <w:position w:val="-10"/>
          <w:szCs w:val="24"/>
        </w:rPr>
        <w:object w:dxaOrig="540" w:dyaOrig="279">
          <v:shape id="_x0000_i1296" type="#_x0000_t75" alt="" style="width:29.25pt;height:14.25pt" o:ole="">
            <v:imagedata r:id="rId537" o:title=""/>
          </v:shape>
          <o:OLEObject Type="Embed" ProgID="Equation.DSMT4" ShapeID="_x0000_i1296" DrawAspect="Content" ObjectID="_1634997675" r:id="rId538"/>
        </w:object>
      </w:r>
      <w:r w:rsidRPr="00C65916">
        <w:rPr>
          <w:rFonts w:cs="Times New Roman"/>
          <w:color w:val="000000"/>
          <w:szCs w:val="24"/>
        </w:rPr>
        <w:t xml:space="preserve"> dimensional feature vector represents the order evolutionary information. </w:t>
      </w:r>
      <w:proofErr w:type="spellStart"/>
      <w:r w:rsidRPr="00C65916">
        <w:rPr>
          <w:rFonts w:cs="Times New Roman"/>
          <w:color w:val="000000"/>
          <w:szCs w:val="24"/>
        </w:rPr>
        <w:t>PsePSSM</w:t>
      </w:r>
      <w:proofErr w:type="spellEnd"/>
      <w:r w:rsidRPr="00C65916">
        <w:rPr>
          <w:rFonts w:cs="Times New Roman"/>
          <w:color w:val="000000"/>
          <w:szCs w:val="24"/>
        </w:rPr>
        <w:t xml:space="preserve"> can transform an inconsistent protein sequence into a consistent numerical vector by feature extraction.</w:t>
      </w:r>
    </w:p>
    <w:p w:rsidR="007B0DD3" w:rsidRPr="00C65916" w:rsidRDefault="007B0DD3" w:rsidP="007B0DD3">
      <w:pPr>
        <w:pStyle w:val="ListParagraph"/>
        <w:widowControl w:val="0"/>
        <w:numPr>
          <w:ilvl w:val="0"/>
          <w:numId w:val="18"/>
        </w:numPr>
        <w:adjustRightInd w:val="0"/>
        <w:spacing w:after="0"/>
        <w:contextualSpacing w:val="0"/>
        <w:jc w:val="both"/>
        <w:rPr>
          <w:rFonts w:cs="Times New Roman"/>
          <w:bCs/>
          <w:color w:val="000000"/>
          <w:szCs w:val="24"/>
        </w:rPr>
      </w:pPr>
      <w:r w:rsidRPr="00C65916">
        <w:rPr>
          <w:rFonts w:cs="Times New Roman"/>
          <w:bCs/>
          <w:color w:val="000000"/>
          <w:szCs w:val="24"/>
        </w:rPr>
        <w:t xml:space="preserve"> AB-PSSM</w:t>
      </w:r>
    </w:p>
    <w:p w:rsidR="007B0DD3" w:rsidRPr="00C65916" w:rsidRDefault="007B0DD3" w:rsidP="007B0DD3">
      <w:pPr>
        <w:adjustRightInd w:val="0"/>
        <w:ind w:firstLineChars="300" w:firstLine="720"/>
        <w:rPr>
          <w:rFonts w:cs="Times New Roman"/>
          <w:bCs/>
          <w:color w:val="000000"/>
          <w:szCs w:val="24"/>
        </w:rPr>
      </w:pPr>
      <w:r w:rsidRPr="00C65916">
        <w:rPr>
          <w:rFonts w:cs="Times New Roman"/>
          <w:bCs/>
          <w:color w:val="000000"/>
          <w:szCs w:val="24"/>
        </w:rPr>
        <w:t xml:space="preserve">AB-PSSM is based on the averaged PSSM profiles over blocks, each with 5 percent of a sequence. Thus, a protein sequence, regardless of its length, is divided into 20 blocks and each block consists of 20 features (derived from the 20 columns in PSSMs). Mathematically, for the </w:t>
      </w:r>
      <w:r w:rsidRPr="00C65916">
        <w:rPr>
          <w:rFonts w:cs="Times New Roman"/>
          <w:bCs/>
          <w:color w:val="000000"/>
          <w:position w:val="-10"/>
          <w:szCs w:val="24"/>
        </w:rPr>
        <w:object w:dxaOrig="400" w:dyaOrig="300">
          <v:shape id="_x0000_i1297" type="#_x0000_t75" style="width:21.75pt;height:14.25pt" o:ole="">
            <v:imagedata r:id="rId539" o:title=""/>
          </v:shape>
          <o:OLEObject Type="Embed" ProgID="Equation.DSMT4" ShapeID="_x0000_i1297" DrawAspect="Content" ObjectID="_1634997676" r:id="rId540"/>
        </w:object>
      </w:r>
      <w:r w:rsidRPr="00C65916">
        <w:rPr>
          <w:rFonts w:cs="Times New Roman"/>
          <w:bCs/>
          <w:color w:val="000000"/>
          <w:szCs w:val="24"/>
        </w:rPr>
        <w:t xml:space="preserve"> block, the feature </w:t>
      </w:r>
      <w:r w:rsidRPr="00C65916">
        <w:rPr>
          <w:rFonts w:cs="Times New Roman"/>
          <w:bCs/>
          <w:position w:val="-12"/>
          <w:szCs w:val="24"/>
        </w:rPr>
        <w:object w:dxaOrig="260" w:dyaOrig="320">
          <v:shape id="_x0000_i1298" type="#_x0000_t75" style="width:14.25pt;height:14.25pt" o:ole="">
            <v:imagedata r:id="rId541" o:title=""/>
          </v:shape>
          <o:OLEObject Type="Embed" ProgID="Equation.DSMT4" ShapeID="_x0000_i1298" DrawAspect="Content" ObjectID="_1634997677" r:id="rId542"/>
        </w:object>
      </w:r>
      <w:r w:rsidRPr="00C65916">
        <w:rPr>
          <w:rFonts w:cs="Times New Roman"/>
          <w:bCs/>
          <w:color w:val="000000"/>
          <w:szCs w:val="24"/>
        </w:rPr>
        <w:t xml:space="preserve"> is a </w:t>
      </w:r>
      <w:r w:rsidRPr="00C65916">
        <w:rPr>
          <w:rFonts w:cs="Times New Roman"/>
          <w:bCs/>
          <w:color w:val="000000"/>
          <w:position w:val="-6"/>
          <w:szCs w:val="24"/>
        </w:rPr>
        <w:object w:dxaOrig="499" w:dyaOrig="240">
          <v:shape id="_x0000_i1299" type="#_x0000_t75" style="width:21.75pt;height:14.25pt" o:ole="">
            <v:imagedata r:id="rId543" o:title=""/>
          </v:shape>
          <o:OLEObject Type="Embed" ProgID="Equation.DSMT4" ShapeID="_x0000_i1299" DrawAspect="Content" ObjectID="_1634997678" r:id="rId544"/>
        </w:object>
      </w:r>
      <w:r w:rsidRPr="00C65916">
        <w:rPr>
          <w:rFonts w:cs="Times New Roman"/>
          <w:bCs/>
          <w:color w:val="000000"/>
          <w:szCs w:val="24"/>
        </w:rPr>
        <w:t xml:space="preserve"> dimensional feature vector, which is generated by using the following equation: </w:t>
      </w:r>
    </w:p>
    <w:p w:rsidR="007B0DD3" w:rsidRPr="00C65916" w:rsidRDefault="007B0DD3" w:rsidP="007B0DD3">
      <w:pPr>
        <w:adjustRightInd w:val="0"/>
        <w:spacing w:line="300" w:lineRule="auto"/>
        <w:jc w:val="right"/>
        <w:rPr>
          <w:rFonts w:cs="Times New Roman"/>
          <w:color w:val="000000"/>
          <w:szCs w:val="24"/>
        </w:rPr>
      </w:pPr>
      <w:r w:rsidRPr="00C65916">
        <w:rPr>
          <w:rFonts w:cs="Times New Roman"/>
          <w:color w:val="000000"/>
          <w:position w:val="-28"/>
          <w:szCs w:val="24"/>
        </w:rPr>
        <w:object w:dxaOrig="1219" w:dyaOrig="660">
          <v:shape id="_x0000_i1300" type="#_x0000_t75" style="width:57.75pt;height:36pt" o:ole="">
            <v:imagedata r:id="rId545" o:title=""/>
          </v:shape>
          <o:OLEObject Type="Embed" ProgID="Equation.DSMT4" ShapeID="_x0000_i1300" DrawAspect="Content" ObjectID="_1634997679" r:id="rId546"/>
        </w:object>
      </w:r>
      <w:r w:rsidRPr="00C65916">
        <w:rPr>
          <w:rFonts w:cs="Times New Roman"/>
          <w:color w:val="000000"/>
          <w:szCs w:val="24"/>
        </w:rPr>
        <w:t xml:space="preserve">                                                         (64)</w:t>
      </w:r>
    </w:p>
    <w:p w:rsidR="007B0DD3" w:rsidRPr="00E57561" w:rsidRDefault="007B0DD3" w:rsidP="007B0DD3">
      <w:pPr>
        <w:adjustRightInd w:val="0"/>
        <w:rPr>
          <w:rFonts w:cs="Times New Roman"/>
          <w:color w:val="000000"/>
          <w:szCs w:val="24"/>
        </w:rPr>
      </w:pPr>
      <w:proofErr w:type="gramStart"/>
      <w:r w:rsidRPr="00C65916">
        <w:rPr>
          <w:rFonts w:cs="Times New Roman"/>
          <w:color w:val="000000"/>
          <w:szCs w:val="24"/>
        </w:rPr>
        <w:t>where</w:t>
      </w:r>
      <w:proofErr w:type="gramEnd"/>
      <w:r w:rsidRPr="00C65916">
        <w:rPr>
          <w:rFonts w:cs="Times New Roman"/>
          <w:color w:val="000000"/>
          <w:szCs w:val="24"/>
        </w:rPr>
        <w:t xml:space="preserve"> </w:t>
      </w:r>
      <w:r w:rsidRPr="00C65916">
        <w:rPr>
          <w:rFonts w:cs="Times New Roman"/>
          <w:position w:val="-12"/>
          <w:szCs w:val="24"/>
        </w:rPr>
        <w:object w:dxaOrig="260" w:dyaOrig="320">
          <v:shape id="_x0000_i1301" type="#_x0000_t75" style="width:14.25pt;height:14.25pt" o:ole="">
            <v:imagedata r:id="rId547" o:title=""/>
          </v:shape>
          <o:OLEObject Type="Embed" ProgID="Equation.DSMT4" ShapeID="_x0000_i1301" DrawAspect="Content" ObjectID="_1634997680" r:id="rId548"/>
        </w:object>
      </w:r>
      <w:r w:rsidRPr="00C65916">
        <w:rPr>
          <w:rFonts w:cs="Times New Roman"/>
          <w:color w:val="000000"/>
          <w:szCs w:val="24"/>
        </w:rPr>
        <w:t xml:space="preserve"> is the size of the </w:t>
      </w:r>
      <w:r w:rsidRPr="00C65916">
        <w:rPr>
          <w:rFonts w:cs="Times New Roman"/>
          <w:color w:val="000000"/>
          <w:position w:val="-10"/>
          <w:szCs w:val="24"/>
        </w:rPr>
        <w:object w:dxaOrig="400" w:dyaOrig="300">
          <v:shape id="_x0000_i1302" type="#_x0000_t75" style="width:21.75pt;height:14.25pt" o:ole="">
            <v:imagedata r:id="rId539" o:title=""/>
          </v:shape>
          <o:OLEObject Type="Embed" ProgID="Equation.DSMT4" ShapeID="_x0000_i1302" DrawAspect="Content" ObjectID="_1634997681" r:id="rId549"/>
        </w:object>
      </w:r>
      <w:r w:rsidRPr="00C65916">
        <w:rPr>
          <w:rFonts w:cs="Times New Roman"/>
          <w:color w:val="000000"/>
          <w:szCs w:val="24"/>
        </w:rPr>
        <w:t xml:space="preserve"> block, which is 5 percent of the length of a sequence and </w:t>
      </w:r>
      <w:proofErr w:type="spellStart"/>
      <w:r w:rsidRPr="00C65916">
        <w:rPr>
          <w:rFonts w:cs="Times New Roman"/>
          <w:color w:val="000000"/>
          <w:szCs w:val="24"/>
        </w:rPr>
        <w:t>Pej</w:t>
      </w:r>
      <w:proofErr w:type="spellEnd"/>
      <w:r w:rsidRPr="00C65916">
        <w:rPr>
          <w:rFonts w:cs="Times New Roman"/>
          <w:color w:val="000000"/>
          <w:szCs w:val="24"/>
        </w:rPr>
        <w:t xml:space="preserve"> </w:t>
      </w:r>
      <w:proofErr w:type="spellStart"/>
      <w:r w:rsidRPr="00C65916">
        <w:rPr>
          <w:rFonts w:cs="Times New Roman"/>
          <w:color w:val="000000"/>
          <w:szCs w:val="24"/>
        </w:rPr>
        <w:t>i</w:t>
      </w:r>
      <w:proofErr w:type="spellEnd"/>
      <w:r w:rsidRPr="00C65916">
        <w:rPr>
          <w:rFonts w:cs="Times New Roman"/>
          <w:color w:val="000000"/>
          <w:szCs w:val="24"/>
        </w:rPr>
        <w:t xml:space="preserve"> is a </w:t>
      </w:r>
      <w:r w:rsidRPr="00C65916">
        <w:rPr>
          <w:rFonts w:cs="Times New Roman"/>
          <w:color w:val="000000"/>
          <w:position w:val="-6"/>
          <w:szCs w:val="24"/>
        </w:rPr>
        <w:object w:dxaOrig="499" w:dyaOrig="240">
          <v:shape id="_x0000_i1303" type="#_x0000_t75" style="width:21.75pt;height:14.25pt" o:ole="">
            <v:imagedata r:id="rId543" o:title=""/>
          </v:shape>
          <o:OLEObject Type="Embed" ProgID="Equation.DSMT4" ShapeID="_x0000_i1303" DrawAspect="Content" ObjectID="_1634997682" r:id="rId550"/>
        </w:object>
      </w:r>
      <w:r w:rsidRPr="00C65916">
        <w:rPr>
          <w:rFonts w:cs="Times New Roman"/>
          <w:color w:val="000000"/>
          <w:szCs w:val="24"/>
        </w:rPr>
        <w:t xml:space="preserve"> vector extracted from the PSSM profile at the </w:t>
      </w:r>
      <w:r w:rsidRPr="00C65916">
        <w:rPr>
          <w:rFonts w:cs="Times New Roman"/>
          <w:color w:val="000000"/>
          <w:position w:val="-6"/>
          <w:szCs w:val="24"/>
        </w:rPr>
        <w:object w:dxaOrig="360" w:dyaOrig="260">
          <v:shape id="_x0000_i1304" type="#_x0000_t75" style="width:21.75pt;height:14.25pt" o:ole="">
            <v:imagedata r:id="rId551" o:title=""/>
          </v:shape>
          <o:OLEObject Type="Embed" ProgID="Equation.DSMT4" ShapeID="_x0000_i1304" DrawAspect="Content" ObjectID="_1634997683" r:id="rId552"/>
        </w:object>
      </w:r>
      <w:r w:rsidRPr="00C65916">
        <w:rPr>
          <w:rFonts w:cs="Times New Roman"/>
          <w:color w:val="000000"/>
          <w:szCs w:val="24"/>
        </w:rPr>
        <w:t xml:space="preserve"> position in the </w:t>
      </w:r>
      <w:r w:rsidRPr="00C65916">
        <w:rPr>
          <w:rFonts w:cs="Times New Roman"/>
          <w:color w:val="000000"/>
          <w:position w:val="-10"/>
          <w:szCs w:val="24"/>
        </w:rPr>
        <w:object w:dxaOrig="400" w:dyaOrig="300">
          <v:shape id="_x0000_i1305" type="#_x0000_t75" style="width:21.75pt;height:14.25pt" o:ole="">
            <v:imagedata r:id="rId539" o:title=""/>
          </v:shape>
          <o:OLEObject Type="Embed" ProgID="Equation.DSMT4" ShapeID="_x0000_i1305" DrawAspect="Content" ObjectID="_1634997684" r:id="rId553"/>
        </w:object>
      </w:r>
      <w:r w:rsidRPr="00C65916">
        <w:rPr>
          <w:rFonts w:cs="Times New Roman"/>
          <w:color w:val="000000"/>
          <w:szCs w:val="24"/>
        </w:rPr>
        <w:t xml:space="preserve"> block. For each sequence, there are a total of 20 blocks; therefore, the final feature is a 400-dimensional vector.</w:t>
      </w:r>
    </w:p>
    <w:p w:rsidR="007B0DD3" w:rsidRPr="00C65916" w:rsidRDefault="007B0DD3" w:rsidP="007B0DD3">
      <w:pPr>
        <w:autoSpaceDE w:val="0"/>
        <w:autoSpaceDN w:val="0"/>
        <w:adjustRightInd w:val="0"/>
        <w:spacing w:beforeLines="50" w:before="120" w:afterLines="50" w:after="120"/>
        <w:rPr>
          <w:rFonts w:cs="Times New Roman"/>
          <w:bCs/>
          <w:color w:val="000000" w:themeColor="text1"/>
          <w:szCs w:val="24"/>
        </w:rPr>
      </w:pPr>
      <w:r w:rsidRPr="00C65916">
        <w:rPr>
          <w:rFonts w:cs="Times New Roman"/>
          <w:bCs/>
          <w:color w:val="000000" w:themeColor="text1"/>
          <w:szCs w:val="24"/>
        </w:rPr>
        <w:t>Type 4: Structural information</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bCs/>
          <w:szCs w:val="24"/>
        </w:rPr>
      </w:pPr>
      <w:r w:rsidRPr="00C65916">
        <w:rPr>
          <w:rFonts w:eastAsia="MinionPro-Bold" w:cs="Times New Roman"/>
          <w:bCs/>
          <w:szCs w:val="24"/>
        </w:rPr>
        <w:t xml:space="preserve"> Secondary structure composition (SSC)</w:t>
      </w:r>
    </w:p>
    <w:p w:rsidR="007B0DD3" w:rsidRPr="00C65916" w:rsidRDefault="007B0DD3" w:rsidP="007B0DD3">
      <w:pPr>
        <w:autoSpaceDE w:val="0"/>
        <w:autoSpaceDN w:val="0"/>
        <w:adjustRightInd w:val="0"/>
        <w:ind w:firstLineChars="300" w:firstLine="720"/>
        <w:rPr>
          <w:rFonts w:eastAsia="MinionPro-Regular" w:cs="Times New Roman"/>
          <w:bCs/>
          <w:szCs w:val="24"/>
        </w:rPr>
      </w:pPr>
      <w:r w:rsidRPr="00C65916">
        <w:rPr>
          <w:rFonts w:eastAsia="MinionPro-Regular" w:cs="Times New Roman"/>
          <w:bCs/>
          <w:szCs w:val="24"/>
        </w:rPr>
        <w:lastRenderedPageBreak/>
        <w:t xml:space="preserve">This feature is the normalized count or frequency of the structural motifs present at the amino-acid residue positions. There are three types of motifs: </w:t>
      </w:r>
      <w:r w:rsidRPr="00C65916">
        <w:rPr>
          <w:rFonts w:eastAsia="EuclidSymbol-Italic" w:cs="Times New Roman"/>
          <w:bCs/>
          <w:i/>
          <w:iCs/>
          <w:szCs w:val="24"/>
        </w:rPr>
        <w:t>α</w:t>
      </w:r>
      <w:r w:rsidRPr="00C65916">
        <w:rPr>
          <w:rFonts w:eastAsia="MinionPro-Regular" w:cs="Times New Roman"/>
          <w:bCs/>
          <w:szCs w:val="24"/>
        </w:rPr>
        <w:t xml:space="preserve">-helix (H), </w:t>
      </w:r>
      <w:r w:rsidRPr="00C65916">
        <w:rPr>
          <w:rFonts w:eastAsia="EuclidSymbol-Italic" w:cs="Times New Roman"/>
          <w:bCs/>
          <w:i/>
          <w:iCs/>
          <w:szCs w:val="24"/>
        </w:rPr>
        <w:t>β</w:t>
      </w:r>
      <w:r w:rsidRPr="00C65916">
        <w:rPr>
          <w:rFonts w:eastAsia="MinionPro-Regular" w:cs="Times New Roman"/>
          <w:bCs/>
          <w:szCs w:val="24"/>
        </w:rPr>
        <w:t xml:space="preserve">-sheet (E) and random coil (C). SPIDER2 returns a vector </w:t>
      </w:r>
      <w:r w:rsidRPr="00C65916">
        <w:rPr>
          <w:rFonts w:eastAsia="MinionPro-It" w:cs="Times New Roman"/>
          <w:bCs/>
          <w:i/>
          <w:iCs/>
          <w:szCs w:val="24"/>
        </w:rPr>
        <w:t xml:space="preserve">SS </w:t>
      </w:r>
      <w:r w:rsidRPr="00C65916">
        <w:rPr>
          <w:rFonts w:eastAsia="MinionPro-Regular" w:cs="Times New Roman"/>
          <w:bCs/>
          <w:szCs w:val="24"/>
        </w:rPr>
        <w:t xml:space="preserve">of dimension </w:t>
      </w:r>
      <w:r w:rsidRPr="00C65916">
        <w:rPr>
          <w:rFonts w:eastAsia="MinionPro-It" w:cs="Times New Roman"/>
          <w:bCs/>
          <w:i/>
          <w:iCs/>
          <w:szCs w:val="24"/>
        </w:rPr>
        <w:t xml:space="preserve">L </w:t>
      </w:r>
      <w:r w:rsidRPr="00C65916">
        <w:rPr>
          <w:rFonts w:eastAsia="EuclidSymbol" w:cs="Times New Roman"/>
          <w:bCs/>
          <w:szCs w:val="24"/>
        </w:rPr>
        <w:t xml:space="preserve">× </w:t>
      </w:r>
      <w:r w:rsidRPr="00C65916">
        <w:rPr>
          <w:rFonts w:eastAsia="MinionPro-Regular" w:cs="Times New Roman"/>
          <w:bCs/>
          <w:szCs w:val="24"/>
        </w:rPr>
        <w:t>1 containing this information. Thus, we can define this feature as following:</w:t>
      </w:r>
    </w:p>
    <w:p w:rsidR="007B0DD3" w:rsidRPr="00C65916" w:rsidRDefault="007B0DD3" w:rsidP="007B0DD3">
      <w:pPr>
        <w:spacing w:line="300" w:lineRule="auto"/>
        <w:jc w:val="right"/>
        <w:rPr>
          <w:rFonts w:cs="Times New Roman"/>
          <w:szCs w:val="24"/>
        </w:rPr>
      </w:pPr>
      <w:r w:rsidRPr="00C65916">
        <w:rPr>
          <w:rFonts w:cs="Times New Roman"/>
          <w:position w:val="-26"/>
          <w:szCs w:val="24"/>
        </w:rPr>
        <w:object w:dxaOrig="3180" w:dyaOrig="600">
          <v:shape id="_x0000_i1306" type="#_x0000_t75" style="width:158.25pt;height:29.25pt" o:ole="">
            <v:imagedata r:id="rId554" o:title=""/>
          </v:shape>
          <o:OLEObject Type="Embed" ProgID="Equation.DSMT4" ShapeID="_x0000_i1306" DrawAspect="Content" ObjectID="_1634997685" r:id="rId555"/>
        </w:object>
      </w:r>
      <w:r w:rsidRPr="00C65916">
        <w:rPr>
          <w:rFonts w:cs="Times New Roman"/>
          <w:szCs w:val="24"/>
        </w:rPr>
        <w:t xml:space="preserve">                                  (65) </w:t>
      </w:r>
    </w:p>
    <w:p w:rsidR="007B0DD3" w:rsidRPr="00C65916" w:rsidRDefault="007B0DD3" w:rsidP="007B0DD3">
      <w:pPr>
        <w:rPr>
          <w:rFonts w:cs="Times New Roman"/>
          <w:szCs w:val="24"/>
        </w:rPr>
      </w:pPr>
      <w:proofErr w:type="gramStart"/>
      <w:r w:rsidRPr="00C65916">
        <w:rPr>
          <w:rFonts w:eastAsia="MinionPro-Regular" w:cs="Times New Roman"/>
          <w:szCs w:val="24"/>
        </w:rPr>
        <w:t>where</w:t>
      </w:r>
      <w:proofErr w:type="gramEnd"/>
      <w:r w:rsidRPr="00C65916">
        <w:rPr>
          <w:rFonts w:eastAsia="MinionPro-Regular" w:cs="Times New Roman"/>
          <w:szCs w:val="24"/>
        </w:rPr>
        <w:t xml:space="preserve">, </w:t>
      </w:r>
      <w:r w:rsidRPr="00C65916">
        <w:rPr>
          <w:rFonts w:eastAsia="MinionPro-It" w:cs="Times New Roman"/>
          <w:i/>
          <w:iCs/>
          <w:szCs w:val="24"/>
        </w:rPr>
        <w:t xml:space="preserve">L </w:t>
      </w:r>
      <w:r w:rsidRPr="00C65916">
        <w:rPr>
          <w:rFonts w:eastAsia="MinionPro-Regular" w:cs="Times New Roman"/>
          <w:szCs w:val="24"/>
        </w:rPr>
        <w:t>is the length of the protein and</w:t>
      </w:r>
    </w:p>
    <w:p w:rsidR="007B0DD3" w:rsidRPr="00C65916" w:rsidRDefault="007B0DD3" w:rsidP="007B0DD3">
      <w:pPr>
        <w:spacing w:line="300" w:lineRule="auto"/>
        <w:jc w:val="right"/>
        <w:rPr>
          <w:rFonts w:eastAsia="SimHei" w:cs="Times New Roman"/>
          <w:b/>
          <w:color w:val="FF0000"/>
          <w:szCs w:val="24"/>
        </w:rPr>
      </w:pPr>
      <w:r w:rsidRPr="00C65916">
        <w:rPr>
          <w:rFonts w:cs="Times New Roman"/>
          <w:position w:val="-28"/>
          <w:szCs w:val="24"/>
        </w:rPr>
        <w:object w:dxaOrig="1579" w:dyaOrig="660">
          <v:shape id="_x0000_i1307" type="#_x0000_t75" style="width:79.5pt;height:36pt" o:ole="">
            <v:imagedata r:id="rId556" o:title=""/>
          </v:shape>
          <o:OLEObject Type="Embed" ProgID="Equation.DSMT4" ShapeID="_x0000_i1307" DrawAspect="Content" ObjectID="_1634997686" r:id="rId557"/>
        </w:object>
      </w:r>
      <w:r w:rsidRPr="00C65916">
        <w:rPr>
          <w:rFonts w:cs="Times New Roman"/>
          <w:szCs w:val="24"/>
        </w:rPr>
        <w:t xml:space="preserve">                                                 (66)</w:t>
      </w:r>
    </w:p>
    <w:p w:rsidR="007B0DD3" w:rsidRPr="00C65916" w:rsidRDefault="007B0DD3" w:rsidP="007B0DD3">
      <w:pPr>
        <w:autoSpaceDE w:val="0"/>
        <w:autoSpaceDN w:val="0"/>
        <w:adjustRightInd w:val="0"/>
        <w:rPr>
          <w:rFonts w:eastAsia="MinionPro-Regular" w:cs="Times New Roman"/>
          <w:szCs w:val="24"/>
        </w:rPr>
      </w:pPr>
      <w:proofErr w:type="gramStart"/>
      <w:r w:rsidRPr="00C65916">
        <w:rPr>
          <w:rFonts w:eastAsia="MinionPro-Regular" w:cs="Times New Roman"/>
          <w:szCs w:val="24"/>
        </w:rPr>
        <w:t>where</w:t>
      </w:r>
      <w:proofErr w:type="gramEnd"/>
      <w:r w:rsidRPr="00C65916">
        <w:rPr>
          <w:rFonts w:eastAsia="MinionPro-Regular" w:cs="Times New Roman"/>
          <w:szCs w:val="24"/>
        </w:rPr>
        <w:t xml:space="preserve">, </w:t>
      </w:r>
      <w:proofErr w:type="spellStart"/>
      <w:r w:rsidRPr="00C65916">
        <w:rPr>
          <w:rFonts w:eastAsia="MinionPro-It" w:cs="Times New Roman"/>
          <w:i/>
          <w:iCs/>
          <w:szCs w:val="24"/>
        </w:rPr>
        <w:t>SSj</w:t>
      </w:r>
      <w:proofErr w:type="spellEnd"/>
      <w:r w:rsidRPr="00C65916">
        <w:rPr>
          <w:rFonts w:eastAsia="MinionPro-It" w:cs="Times New Roman"/>
          <w:i/>
          <w:iCs/>
          <w:szCs w:val="24"/>
        </w:rPr>
        <w:t xml:space="preserve"> </w:t>
      </w:r>
      <w:r w:rsidRPr="00C65916">
        <w:rPr>
          <w:rFonts w:eastAsia="MinionPro-Regular" w:cs="Times New Roman"/>
          <w:szCs w:val="24"/>
        </w:rPr>
        <w:t xml:space="preserve">is the structural motif at position </w:t>
      </w:r>
      <w:r w:rsidRPr="00C65916">
        <w:rPr>
          <w:rFonts w:eastAsia="MinionPro-It" w:cs="Times New Roman"/>
          <w:i/>
          <w:iCs/>
          <w:szCs w:val="24"/>
        </w:rPr>
        <w:t xml:space="preserve">j </w:t>
      </w:r>
      <w:r w:rsidRPr="00C65916">
        <w:rPr>
          <w:rFonts w:eastAsia="MinionPro-Regular" w:cs="Times New Roman"/>
          <w:szCs w:val="24"/>
        </w:rPr>
        <w:t xml:space="preserve">of the protein sequence and </w:t>
      </w:r>
      <w:r w:rsidRPr="00C65916">
        <w:rPr>
          <w:rFonts w:eastAsia="MinionPro-It" w:cs="Times New Roman"/>
          <w:i/>
          <w:iCs/>
          <w:szCs w:val="24"/>
        </w:rPr>
        <w:t xml:space="preserve">fi </w:t>
      </w:r>
      <w:r w:rsidRPr="00C65916">
        <w:rPr>
          <w:rFonts w:eastAsia="MinionPro-Regular" w:cs="Times New Roman"/>
          <w:szCs w:val="24"/>
        </w:rPr>
        <w:t>is one of the 3 different motif symbols.</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Accessible surface area composition (ASA)</w:t>
      </w:r>
    </w:p>
    <w:p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The accessible surface area composition is the normalized sum of accessible surface area defined by:</w:t>
      </w:r>
    </w:p>
    <w:p w:rsidR="007B0DD3" w:rsidRPr="00C65916" w:rsidRDefault="007B0DD3" w:rsidP="007B0DD3">
      <w:pPr>
        <w:spacing w:line="300" w:lineRule="auto"/>
        <w:jc w:val="right"/>
        <w:rPr>
          <w:rFonts w:cs="Times New Roman"/>
          <w:szCs w:val="24"/>
        </w:rPr>
      </w:pPr>
      <w:r w:rsidRPr="00C65916">
        <w:rPr>
          <w:rFonts w:cs="Times New Roman"/>
          <w:position w:val="-24"/>
          <w:szCs w:val="24"/>
        </w:rPr>
        <w:object w:dxaOrig="2820" w:dyaOrig="580">
          <v:shape id="_x0000_i1308" type="#_x0000_t75" style="width:2in;height:29.25pt" o:ole="">
            <v:imagedata r:id="rId558" o:title=""/>
          </v:shape>
          <o:OLEObject Type="Embed" ProgID="Equation.DSMT4" ShapeID="_x0000_i1308" DrawAspect="Content" ObjectID="_1634997687" r:id="rId559"/>
        </w:object>
      </w:r>
      <w:r w:rsidRPr="00C65916">
        <w:rPr>
          <w:rFonts w:cs="Times New Roman"/>
          <w:szCs w:val="24"/>
        </w:rPr>
        <w:t xml:space="preserve">                                           (67)</w:t>
      </w:r>
    </w:p>
    <w:p w:rsidR="007B0DD3" w:rsidRPr="00C65916" w:rsidRDefault="007B0DD3" w:rsidP="007B0DD3">
      <w:pPr>
        <w:autoSpaceDE w:val="0"/>
        <w:autoSpaceDN w:val="0"/>
        <w:adjustRightInd w:val="0"/>
        <w:rPr>
          <w:rFonts w:eastAsia="MinionPro-Regular" w:cs="Times New Roman"/>
          <w:szCs w:val="24"/>
        </w:rPr>
      </w:pPr>
      <w:proofErr w:type="gramStart"/>
      <w:r w:rsidRPr="00C65916">
        <w:rPr>
          <w:rFonts w:eastAsia="MinionPro-Regular" w:cs="Times New Roman"/>
          <w:szCs w:val="24"/>
        </w:rPr>
        <w:t>where</w:t>
      </w:r>
      <w:proofErr w:type="gramEnd"/>
      <w:r w:rsidRPr="00C65916">
        <w:rPr>
          <w:rFonts w:eastAsia="MinionPro-Regular" w:cs="Times New Roman"/>
          <w:szCs w:val="24"/>
        </w:rPr>
        <w:t xml:space="preserve"> ASA is the vector of accessible surface area of dimension </w:t>
      </w:r>
      <w:r w:rsidRPr="00C65916">
        <w:rPr>
          <w:rFonts w:eastAsia="MinionPro-It" w:cs="Times New Roman"/>
          <w:i/>
          <w:iCs/>
          <w:szCs w:val="24"/>
        </w:rPr>
        <w:t xml:space="preserve">L </w:t>
      </w:r>
      <w:r w:rsidRPr="00C65916">
        <w:rPr>
          <w:rFonts w:eastAsia="EuclidSymbol" w:cs="Times New Roman"/>
          <w:szCs w:val="24"/>
        </w:rPr>
        <w:t xml:space="preserve">× </w:t>
      </w:r>
      <w:r w:rsidRPr="00C65916">
        <w:rPr>
          <w:rFonts w:eastAsia="MinionPro-Regular" w:cs="Times New Roman"/>
          <w:szCs w:val="24"/>
        </w:rPr>
        <w:t>1 containing the values of accessible surface area for all the amino acid residues.</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Torsional angles composition (TAC)</w:t>
      </w:r>
    </w:p>
    <w:p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 xml:space="preserve">Four different types of torsional angles: </w:t>
      </w:r>
      <w:r w:rsidRPr="00C65916">
        <w:rPr>
          <w:rFonts w:eastAsia="EuclidSymbol-Italic" w:cs="Times New Roman"/>
          <w:i/>
          <w:iCs/>
          <w:szCs w:val="24"/>
        </w:rPr>
        <w:t>ϕ</w:t>
      </w:r>
      <w:r w:rsidRPr="00C65916">
        <w:rPr>
          <w:rFonts w:eastAsia="MinionPro-Regular" w:cs="Times New Roman"/>
          <w:szCs w:val="24"/>
        </w:rPr>
        <w:t xml:space="preserve">, </w:t>
      </w:r>
      <w:r w:rsidRPr="00C65916">
        <w:rPr>
          <w:rFonts w:eastAsia="EuclidSymbol-Italic" w:cs="Times New Roman"/>
          <w:i/>
          <w:iCs/>
          <w:szCs w:val="24"/>
        </w:rPr>
        <w:t>ψ</w:t>
      </w:r>
      <w:r w:rsidRPr="00C65916">
        <w:rPr>
          <w:rFonts w:eastAsia="MinionPro-Regular" w:cs="Times New Roman"/>
          <w:szCs w:val="24"/>
        </w:rPr>
        <w:t xml:space="preserve">, </w:t>
      </w:r>
      <w:r w:rsidRPr="00C65916">
        <w:rPr>
          <w:rFonts w:eastAsia="EuclidSymbol-Italic" w:cs="Times New Roman"/>
          <w:i/>
          <w:iCs/>
          <w:szCs w:val="24"/>
        </w:rPr>
        <w:t xml:space="preserve">τ </w:t>
      </w:r>
      <w:r w:rsidRPr="00C65916">
        <w:rPr>
          <w:rFonts w:eastAsia="MinionPro-Regular" w:cs="Times New Roman"/>
          <w:szCs w:val="24"/>
        </w:rPr>
        <w:t xml:space="preserve">and </w:t>
      </w:r>
      <w:r w:rsidRPr="00C65916">
        <w:rPr>
          <w:rFonts w:eastAsia="EuclidSymbol-Italic" w:cs="Times New Roman"/>
          <w:i/>
          <w:iCs/>
          <w:szCs w:val="24"/>
        </w:rPr>
        <w:t xml:space="preserve">θ </w:t>
      </w:r>
      <w:r w:rsidRPr="00C65916">
        <w:rPr>
          <w:rFonts w:eastAsia="MinionPro-Regular" w:cs="Times New Roman"/>
          <w:szCs w:val="24"/>
        </w:rPr>
        <w:t xml:space="preserve">are returned by SPIDER2 for each residue. First, we convert each of them into radians from degree angles and then take sign and cosine of the angles at each residue position. Thus, we get a matrix of dimension. We </w:t>
      </w:r>
      <w:proofErr w:type="spellStart"/>
      <w:r w:rsidRPr="00C65916">
        <w:rPr>
          <w:rFonts w:eastAsia="MinionPro-Regular" w:cs="Times New Roman"/>
          <w:szCs w:val="24"/>
        </w:rPr>
        <w:t>denotethis</w:t>
      </w:r>
      <w:proofErr w:type="spellEnd"/>
      <w:r w:rsidRPr="00C65916">
        <w:rPr>
          <w:rFonts w:eastAsia="MinionPro-Regular" w:cs="Times New Roman"/>
          <w:szCs w:val="24"/>
        </w:rPr>
        <w:t xml:space="preserve"> matrix by </w:t>
      </w:r>
      <w:r w:rsidRPr="00C65916">
        <w:rPr>
          <w:rFonts w:eastAsia="MinionPro-It" w:cs="Times New Roman"/>
          <w:i/>
          <w:iCs/>
          <w:szCs w:val="24"/>
        </w:rPr>
        <w:t>T</w:t>
      </w:r>
      <w:r w:rsidRPr="00C65916">
        <w:rPr>
          <w:rFonts w:eastAsia="MinionPro-Regular" w:cs="Times New Roman"/>
          <w:szCs w:val="24"/>
        </w:rPr>
        <w:t>. Torsional angles composition is defined as</w:t>
      </w:r>
    </w:p>
    <w:p w:rsidR="007B0DD3" w:rsidRPr="00C65916" w:rsidRDefault="007B0DD3" w:rsidP="007B0DD3">
      <w:pPr>
        <w:spacing w:line="300" w:lineRule="auto"/>
        <w:jc w:val="right"/>
        <w:rPr>
          <w:rFonts w:cs="Times New Roman"/>
          <w:szCs w:val="24"/>
        </w:rPr>
      </w:pPr>
      <w:r w:rsidRPr="00C65916">
        <w:rPr>
          <w:rFonts w:cs="Times New Roman"/>
          <w:position w:val="-24"/>
          <w:szCs w:val="24"/>
        </w:rPr>
        <w:object w:dxaOrig="3420" w:dyaOrig="580">
          <v:shape id="_x0000_i1309" type="#_x0000_t75" style="width:173.25pt;height:29.25pt" o:ole="">
            <v:imagedata r:id="rId560" o:title=""/>
          </v:shape>
          <o:OLEObject Type="Embed" ProgID="Equation.DSMT4" ShapeID="_x0000_i1309" DrawAspect="Content" ObjectID="_1634997688" r:id="rId561"/>
        </w:object>
      </w:r>
      <w:r w:rsidRPr="00C65916">
        <w:rPr>
          <w:rFonts w:cs="Times New Roman"/>
          <w:szCs w:val="24"/>
        </w:rPr>
        <w:t xml:space="preserve">                                   (68)</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Torsional angles bigram (TA-bigram)</w:t>
      </w:r>
    </w:p>
    <w:p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The Bigram for the torsional angles is similar to that of the PSSM matrix and is defined as:</w:t>
      </w:r>
    </w:p>
    <w:p w:rsidR="007B0DD3" w:rsidRPr="00C65916" w:rsidRDefault="007B0DD3" w:rsidP="007B0DD3">
      <w:pPr>
        <w:spacing w:line="300" w:lineRule="auto"/>
        <w:jc w:val="right"/>
        <w:rPr>
          <w:rFonts w:cs="Times New Roman"/>
          <w:szCs w:val="24"/>
        </w:rPr>
      </w:pPr>
      <w:r w:rsidRPr="00C65916">
        <w:rPr>
          <w:rFonts w:cs="Times New Roman"/>
          <w:position w:val="-24"/>
          <w:szCs w:val="24"/>
        </w:rPr>
        <w:object w:dxaOrig="4140" w:dyaOrig="580">
          <v:shape id="_x0000_i1310" type="#_x0000_t75" style="width:208.5pt;height:29.25pt" o:ole="">
            <v:imagedata r:id="rId562" o:title=""/>
          </v:shape>
          <o:OLEObject Type="Embed" ProgID="Equation.DSMT4" ShapeID="_x0000_i1310" DrawAspect="Content" ObjectID="_1634997689" r:id="rId563"/>
        </w:object>
      </w:r>
      <w:r w:rsidRPr="00C65916">
        <w:rPr>
          <w:rFonts w:cs="Times New Roman"/>
          <w:szCs w:val="24"/>
        </w:rPr>
        <w:t xml:space="preserve">                         (69)</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Structural probabilities bigram (SP-bigram)</w:t>
      </w:r>
    </w:p>
    <w:p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 xml:space="preserve">Structural probabilities for each position of the amino-acid residue are given in the SPD2 file as a matrix of dimension </w:t>
      </w:r>
      <w:r w:rsidRPr="00C65916">
        <w:rPr>
          <w:rFonts w:eastAsia="MinionPro-It" w:cs="Times New Roman"/>
          <w:i/>
          <w:iCs/>
          <w:szCs w:val="24"/>
        </w:rPr>
        <w:t xml:space="preserve">L </w:t>
      </w:r>
      <w:r w:rsidRPr="00C65916">
        <w:rPr>
          <w:rFonts w:eastAsia="EuclidSymbol" w:cs="Times New Roman"/>
          <w:szCs w:val="24"/>
        </w:rPr>
        <w:t xml:space="preserve">× </w:t>
      </w:r>
      <w:r w:rsidRPr="00C65916">
        <w:rPr>
          <w:rFonts w:eastAsia="MinionPro-Regular" w:cs="Times New Roman"/>
          <w:szCs w:val="24"/>
        </w:rPr>
        <w:t xml:space="preserve">3, which we denote by </w:t>
      </w:r>
      <w:r w:rsidRPr="00C65916">
        <w:rPr>
          <w:rFonts w:eastAsia="MinionPro-It" w:cs="Times New Roman"/>
          <w:i/>
          <w:iCs/>
          <w:szCs w:val="24"/>
        </w:rPr>
        <w:t>P</w:t>
      </w:r>
      <w:r w:rsidRPr="00C65916">
        <w:rPr>
          <w:rFonts w:eastAsia="MinionPro-Regular" w:cs="Times New Roman"/>
          <w:szCs w:val="24"/>
        </w:rPr>
        <w:t>. The Bigram of the structural probabilities is similar to that of PSSM matrix and is defined as:</w:t>
      </w:r>
    </w:p>
    <w:p w:rsidR="007B0DD3" w:rsidRPr="00C65916" w:rsidRDefault="007B0DD3" w:rsidP="007B0DD3">
      <w:pPr>
        <w:spacing w:line="300" w:lineRule="auto"/>
        <w:jc w:val="right"/>
        <w:rPr>
          <w:rFonts w:cs="Times New Roman"/>
          <w:szCs w:val="24"/>
        </w:rPr>
      </w:pPr>
      <w:r w:rsidRPr="00C65916">
        <w:rPr>
          <w:rFonts w:cs="Times New Roman"/>
          <w:position w:val="-24"/>
          <w:szCs w:val="24"/>
        </w:rPr>
        <w:object w:dxaOrig="4160" w:dyaOrig="580">
          <v:shape id="_x0000_i1311" type="#_x0000_t75" style="width:208.5pt;height:29.25pt" o:ole="">
            <v:imagedata r:id="rId564" o:title=""/>
          </v:shape>
          <o:OLEObject Type="Embed" ProgID="Equation.DSMT4" ShapeID="_x0000_i1311" DrawAspect="Content" ObjectID="_1634997690" r:id="rId565"/>
        </w:object>
      </w:r>
      <w:r w:rsidRPr="00C65916">
        <w:rPr>
          <w:rFonts w:cs="Times New Roman"/>
          <w:szCs w:val="24"/>
        </w:rPr>
        <w:t xml:space="preserve">                         (70)</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Torsional angles auto</w:t>
      </w:r>
      <w:r w:rsidRPr="00C65916">
        <w:rPr>
          <w:rFonts w:eastAsia="MinionPro-Regular" w:cs="Times New Roman"/>
          <w:szCs w:val="24"/>
        </w:rPr>
        <w:t>-</w:t>
      </w:r>
      <w:r w:rsidRPr="00C65916">
        <w:rPr>
          <w:rFonts w:eastAsia="MinionPro-Bold" w:cs="Times New Roman"/>
          <w:szCs w:val="24"/>
        </w:rPr>
        <w:t>covariance (TAAC)</w:t>
      </w:r>
    </w:p>
    <w:p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This feature is also derived from the torsional angles and is defined as:</w:t>
      </w:r>
    </w:p>
    <w:p w:rsidR="007B0DD3" w:rsidRPr="00C65916" w:rsidRDefault="007B0DD3" w:rsidP="007B0DD3">
      <w:pPr>
        <w:spacing w:line="300" w:lineRule="auto"/>
        <w:jc w:val="right"/>
        <w:rPr>
          <w:rFonts w:cs="Times New Roman"/>
          <w:szCs w:val="24"/>
        </w:rPr>
      </w:pPr>
      <w:r w:rsidRPr="00C65916">
        <w:rPr>
          <w:rFonts w:cs="Times New Roman"/>
          <w:position w:val="-24"/>
          <w:szCs w:val="24"/>
        </w:rPr>
        <w:object w:dxaOrig="5440" w:dyaOrig="580">
          <v:shape id="_x0000_i1312" type="#_x0000_t75" style="width:273.75pt;height:29.25pt" o:ole="">
            <v:imagedata r:id="rId566" o:title=""/>
          </v:shape>
          <o:OLEObject Type="Embed" ProgID="Equation.DSMT4" ShapeID="_x0000_i1312" DrawAspect="Content" ObjectID="_1634997691" r:id="rId567"/>
        </w:object>
      </w:r>
      <w:r w:rsidRPr="00C65916">
        <w:rPr>
          <w:rFonts w:cs="Times New Roman"/>
          <w:szCs w:val="24"/>
        </w:rPr>
        <w:t xml:space="preserve">             (71)</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Structural probabilities auto</w:t>
      </w:r>
      <w:r w:rsidRPr="00C65916">
        <w:rPr>
          <w:rFonts w:eastAsia="MinionPro-Regular" w:cs="Times New Roman"/>
          <w:szCs w:val="24"/>
        </w:rPr>
        <w:t>-</w:t>
      </w:r>
      <w:r w:rsidRPr="00C65916">
        <w:rPr>
          <w:rFonts w:eastAsia="MinionPro-Bold" w:cs="Times New Roman"/>
          <w:szCs w:val="24"/>
        </w:rPr>
        <w:t>covariance (SPAC)</w:t>
      </w:r>
    </w:p>
    <w:p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This feature is also derived from the structural probabilities and is defined as:</w:t>
      </w:r>
    </w:p>
    <w:p w:rsidR="007B0DD3" w:rsidRPr="00C65916" w:rsidRDefault="007B0DD3" w:rsidP="007B0DD3">
      <w:pPr>
        <w:spacing w:line="300" w:lineRule="auto"/>
        <w:jc w:val="right"/>
        <w:rPr>
          <w:rFonts w:cs="Times New Roman"/>
          <w:szCs w:val="24"/>
        </w:rPr>
      </w:pPr>
      <w:r w:rsidRPr="00C65916">
        <w:rPr>
          <w:rFonts w:cs="Times New Roman"/>
          <w:position w:val="-24"/>
          <w:szCs w:val="24"/>
        </w:rPr>
        <w:object w:dxaOrig="5480" w:dyaOrig="580">
          <v:shape id="_x0000_i1313" type="#_x0000_t75" style="width:273.75pt;height:29.25pt" o:ole="">
            <v:imagedata r:id="rId568" o:title=""/>
          </v:shape>
          <o:OLEObject Type="Embed" ProgID="Equation.DSMT4" ShapeID="_x0000_i1313" DrawAspect="Content" ObjectID="_1634997692" r:id="rId569"/>
        </w:object>
      </w:r>
      <w:r w:rsidRPr="00C65916">
        <w:rPr>
          <w:rFonts w:cs="Times New Roman"/>
          <w:szCs w:val="24"/>
        </w:rPr>
        <w:t xml:space="preserve">               (72)</w:t>
      </w:r>
    </w:p>
    <w:p w:rsidR="007B0DD3" w:rsidRDefault="007B0DD3" w:rsidP="007B0DD3">
      <w:pPr>
        <w:rPr>
          <w:rFonts w:cs="Times New Roman"/>
          <w:szCs w:val="24"/>
        </w:rPr>
      </w:pPr>
    </w:p>
    <w:p w:rsidR="007B0DD3" w:rsidRDefault="007B0DD3" w:rsidP="007B0DD3">
      <w:pPr>
        <w:rPr>
          <w:rFonts w:cs="Times New Roman"/>
          <w:szCs w:val="24"/>
        </w:rPr>
      </w:pPr>
    </w:p>
    <w:p w:rsidR="007B0DD3"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pStyle w:val="Heading1"/>
      </w:pPr>
      <w:bookmarkStart w:id="172" w:name="_Toc531249252"/>
      <w:bookmarkStart w:id="173" w:name="_Toc22586992"/>
      <w:r w:rsidRPr="00C65916">
        <w:t>APPENDIX 4: Plan of Study</w:t>
      </w:r>
      <w:bookmarkEnd w:id="172"/>
      <w:bookmarkEnd w:id="173"/>
    </w:p>
    <w:p w:rsidR="007B0DD3" w:rsidRPr="00C65916" w:rsidRDefault="007B0DD3" w:rsidP="007B0DD3">
      <w:pPr>
        <w:rPr>
          <w:rFonts w:cs="Times New Roman"/>
          <w:szCs w:val="24"/>
        </w:rPr>
      </w:pPr>
      <w:r>
        <w:rPr>
          <w:noProof/>
          <w:lang w:eastAsia="zh-CN"/>
        </w:rPr>
        <w:drawing>
          <wp:inline distT="0" distB="0" distL="0" distR="0" wp14:anchorId="60289783" wp14:editId="10495DED">
            <wp:extent cx="5486400" cy="7099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0"/>
                    <a:stretch>
                      <a:fillRect/>
                    </a:stretch>
                  </pic:blipFill>
                  <pic:spPr>
                    <a:xfrm>
                      <a:off x="0" y="0"/>
                      <a:ext cx="5486400" cy="7099935"/>
                    </a:xfrm>
                    <a:prstGeom prst="rect">
                      <a:avLst/>
                    </a:prstGeom>
                  </pic:spPr>
                </pic:pic>
              </a:graphicData>
            </a:graphic>
          </wp:inline>
        </w:drawing>
      </w:r>
    </w:p>
    <w:p w:rsidR="007B0DD3" w:rsidRPr="00C65916" w:rsidRDefault="007B0DD3" w:rsidP="007B0DD3">
      <w:pPr>
        <w:rPr>
          <w:rFonts w:cs="Times New Roman"/>
          <w:szCs w:val="24"/>
        </w:rPr>
      </w:pPr>
    </w:p>
    <w:p w:rsidR="007B0DD3" w:rsidRPr="00C65916" w:rsidRDefault="007B0DD3" w:rsidP="007B0DD3">
      <w:pPr>
        <w:pStyle w:val="Heading1"/>
      </w:pPr>
      <w:bookmarkStart w:id="174" w:name="_Toc22586993"/>
      <w:r w:rsidRPr="00C65916">
        <w:t>APPENDIX 5: Curriculum Vitae</w:t>
      </w:r>
      <w:bookmarkEnd w:id="174"/>
    </w:p>
    <w:p w:rsidR="007B0DD3" w:rsidRDefault="007B0DD3" w:rsidP="007B0DD3">
      <w:pPr>
        <w:spacing w:line="276" w:lineRule="auto"/>
        <w:contextualSpacing/>
        <w:jc w:val="center"/>
        <w:rPr>
          <w:rFonts w:cs="Times New Roman"/>
          <w:b/>
          <w:sz w:val="28"/>
        </w:rPr>
      </w:pPr>
      <w:proofErr w:type="spellStart"/>
      <w:r>
        <w:rPr>
          <w:rFonts w:cs="Times New Roman"/>
          <w:b/>
          <w:sz w:val="28"/>
        </w:rPr>
        <w:t>Shaopeng</w:t>
      </w:r>
      <w:proofErr w:type="spellEnd"/>
      <w:r>
        <w:rPr>
          <w:rFonts w:cs="Times New Roman"/>
          <w:b/>
          <w:sz w:val="28"/>
        </w:rPr>
        <w:t xml:space="preserve"> </w:t>
      </w:r>
      <w:proofErr w:type="spellStart"/>
      <w:proofErr w:type="gramStart"/>
      <w:r>
        <w:rPr>
          <w:rFonts w:cs="Times New Roman"/>
          <w:b/>
          <w:sz w:val="28"/>
        </w:rPr>
        <w:t>Gu</w:t>
      </w:r>
      <w:proofErr w:type="spellEnd"/>
      <w:proofErr w:type="gramEnd"/>
    </w:p>
    <w:p w:rsidR="007B0DD3" w:rsidRDefault="007B0DD3" w:rsidP="007B0DD3">
      <w:pPr>
        <w:spacing w:line="276" w:lineRule="auto"/>
        <w:contextualSpacing/>
        <w:jc w:val="center"/>
        <w:rPr>
          <w:rFonts w:eastAsiaTheme="minorEastAsia" w:cs="Times New Roman"/>
        </w:rPr>
      </w:pPr>
      <w:r>
        <w:rPr>
          <w:rFonts w:eastAsiaTheme="minorEastAsia" w:cs="Times New Roman"/>
        </w:rPr>
        <w:t xml:space="preserve">605-691-1562 | </w:t>
      </w:r>
      <w:hyperlink r:id="rId571" w:history="1">
        <w:r w:rsidRPr="00370D02">
          <w:rPr>
            <w:rStyle w:val="Hyperlink"/>
          </w:rPr>
          <w:t>https://www.linkedin.com/in/shaopenggu1990/</w:t>
        </w:r>
      </w:hyperlink>
      <w:r>
        <w:t xml:space="preserve"> | </w:t>
      </w:r>
      <w:hyperlink r:id="rId572" w:history="1">
        <w:r w:rsidRPr="00370D02">
          <w:rPr>
            <w:rStyle w:val="Hyperlink"/>
            <w:rFonts w:eastAsiaTheme="minorEastAsia" w:cs="Times New Roman"/>
          </w:rPr>
          <w:t>shaopenggu190@gmail.com</w:t>
        </w:r>
      </w:hyperlink>
    </w:p>
    <w:p w:rsidR="007B0DD3" w:rsidRPr="0050173F" w:rsidRDefault="007B0DD3" w:rsidP="007B0DD3">
      <w:pPr>
        <w:spacing w:line="276" w:lineRule="auto"/>
        <w:contextualSpacing/>
        <w:rPr>
          <w:rFonts w:eastAsiaTheme="minorEastAsia" w:cs="Times New Roman"/>
        </w:rPr>
      </w:pPr>
    </w:p>
    <w:p w:rsidR="007B0DD3" w:rsidRPr="00AE5A77" w:rsidRDefault="007B0DD3" w:rsidP="007B0DD3">
      <w:pPr>
        <w:spacing w:line="360" w:lineRule="auto"/>
        <w:contextualSpacing/>
        <w:rPr>
          <w:rFonts w:cs="Times New Roman"/>
          <w:b/>
        </w:rPr>
      </w:pPr>
      <w:r>
        <w:rPr>
          <w:rFonts w:cs="Times New Roman"/>
          <w:b/>
          <w:noProof/>
          <w:lang w:eastAsia="zh-CN"/>
        </w:rPr>
        <mc:AlternateContent>
          <mc:Choice Requires="wps">
            <w:drawing>
              <wp:anchor distT="0" distB="0" distL="114300" distR="114300" simplePos="0" relativeHeight="251660288" behindDoc="0" locked="0" layoutInCell="1" allowOverlap="1" wp14:anchorId="69A4FEB3" wp14:editId="79CBFC4E">
                <wp:simplePos x="0" y="0"/>
                <wp:positionH relativeFrom="margin">
                  <wp:align>right</wp:align>
                </wp:positionH>
                <wp:positionV relativeFrom="paragraph">
                  <wp:posOffset>177165</wp:posOffset>
                </wp:positionV>
                <wp:extent cx="5452110" cy="22860"/>
                <wp:effectExtent l="0" t="0" r="34290" b="34290"/>
                <wp:wrapNone/>
                <wp:docPr id="22" name="Straight Connector 22"/>
                <wp:cNvGraphicFramePr/>
                <a:graphic xmlns:a="http://schemas.openxmlformats.org/drawingml/2006/main">
                  <a:graphicData uri="http://schemas.microsoft.com/office/word/2010/wordprocessingShape">
                    <wps:wsp>
                      <wps:cNvCnPr/>
                      <wps:spPr>
                        <a:xfrm>
                          <a:off x="0" y="0"/>
                          <a:ext cx="5452110" cy="22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6B07675" id="Straight Connector 22"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1pt,13.95pt" to="807.4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" strokecolor="black [3200]" strokeweight="1.5pt">
                <v:stroke joinstyle="miter"/>
                <w10:wrap anchorx="margin"/>
              </v:line>
            </w:pict>
          </mc:Fallback>
        </mc:AlternateContent>
      </w:r>
      <w:r w:rsidRPr="00AE5A77">
        <w:rPr>
          <w:rFonts w:cs="Times New Roman"/>
          <w:b/>
        </w:rPr>
        <w:t>E</w:t>
      </w:r>
      <w:r>
        <w:rPr>
          <w:rFonts w:cs="Times New Roman"/>
          <w:b/>
        </w:rPr>
        <w:t>DUCATION</w:t>
      </w:r>
    </w:p>
    <w:p w:rsidR="007B0DD3" w:rsidRDefault="007B0DD3" w:rsidP="007B0DD3">
      <w:pPr>
        <w:spacing w:line="360" w:lineRule="auto"/>
        <w:contextualSpacing/>
        <w:rPr>
          <w:rFonts w:cs="Times New Roman"/>
          <w:b/>
        </w:rPr>
      </w:pPr>
      <w:r>
        <w:rPr>
          <w:rFonts w:cs="Times New Roman"/>
          <w:b/>
        </w:rPr>
        <w:t xml:space="preserve">M.S.  </w:t>
      </w:r>
      <w:proofErr w:type="gramStart"/>
      <w:r>
        <w:rPr>
          <w:rFonts w:cs="Times New Roman"/>
          <w:b/>
        </w:rPr>
        <w:t>in</w:t>
      </w:r>
      <w:proofErr w:type="gramEnd"/>
      <w:r>
        <w:rPr>
          <w:rFonts w:cs="Times New Roman"/>
          <w:b/>
        </w:rPr>
        <w:t xml:space="preserve"> Mathematics – Statistics Specialization</w:t>
      </w:r>
      <w:r>
        <w:rPr>
          <w:rFonts w:cs="Times New Roman"/>
          <w:b/>
        </w:rPr>
        <w:tab/>
      </w:r>
      <w:r>
        <w:rPr>
          <w:rFonts w:cs="Times New Roman"/>
          <w:b/>
        </w:rPr>
        <w:tab/>
        <w:t xml:space="preserve">              May 2017-Dec 2019</w:t>
      </w:r>
    </w:p>
    <w:p w:rsidR="007B0DD3" w:rsidRDefault="007B0DD3" w:rsidP="007B0DD3">
      <w:pPr>
        <w:spacing w:line="360" w:lineRule="auto"/>
        <w:contextualSpacing/>
        <w:rPr>
          <w:rFonts w:cs="Times New Roman"/>
        </w:rPr>
      </w:pPr>
      <w:r>
        <w:rPr>
          <w:rFonts w:cs="Times New Roman"/>
        </w:rPr>
        <w:t>South Dakota State University, Brookings, SD</w:t>
      </w:r>
    </w:p>
    <w:p w:rsidR="007B0DD3" w:rsidRDefault="007B0DD3" w:rsidP="007B0DD3">
      <w:pPr>
        <w:pStyle w:val="ListParagraph"/>
        <w:numPr>
          <w:ilvl w:val="0"/>
          <w:numId w:val="1"/>
        </w:numPr>
        <w:spacing w:line="360" w:lineRule="auto"/>
        <w:rPr>
          <w:rFonts w:cs="Times New Roman"/>
        </w:rPr>
      </w:pPr>
      <w:r>
        <w:rPr>
          <w:rFonts w:cs="Times New Roman"/>
        </w:rPr>
        <w:t xml:space="preserve">Coursework: </w:t>
      </w:r>
      <w:r>
        <w:t>Statistical Inference, Regression analysis, Computational Intelligence, Statistical Programming, Measure &amp; Probability Theory, Advanced Calculus</w:t>
      </w:r>
    </w:p>
    <w:p w:rsidR="007B0DD3" w:rsidRPr="002D49F3" w:rsidRDefault="007B0DD3" w:rsidP="007B0DD3">
      <w:pPr>
        <w:spacing w:line="360" w:lineRule="auto"/>
        <w:contextualSpacing/>
        <w:rPr>
          <w:b/>
        </w:rPr>
      </w:pPr>
      <w:r w:rsidRPr="002D49F3">
        <w:rPr>
          <w:b/>
        </w:rPr>
        <w:t>B.S.</w:t>
      </w:r>
      <w:r>
        <w:rPr>
          <w:b/>
        </w:rPr>
        <w:t xml:space="preserve"> in Electrical Engineering</w:t>
      </w:r>
    </w:p>
    <w:p w:rsidR="007B0DD3" w:rsidRDefault="007B0DD3" w:rsidP="007B0DD3">
      <w:pPr>
        <w:spacing w:line="360" w:lineRule="auto"/>
        <w:contextualSpacing/>
        <w:rPr>
          <w:rFonts w:cs="Times New Roman"/>
        </w:rPr>
      </w:pPr>
      <w:r>
        <w:rPr>
          <w:rFonts w:cs="Times New Roman"/>
        </w:rPr>
        <w:t>South Dakota State University, Brookings, SD</w:t>
      </w:r>
    </w:p>
    <w:p w:rsidR="007B0DD3" w:rsidRPr="002D49F3" w:rsidRDefault="007B0DD3" w:rsidP="007B0DD3">
      <w:pPr>
        <w:spacing w:line="360" w:lineRule="auto"/>
        <w:contextualSpacing/>
        <w:rPr>
          <w:sz w:val="10"/>
        </w:rPr>
      </w:pPr>
    </w:p>
    <w:p w:rsidR="007B0DD3" w:rsidRDefault="007B0DD3" w:rsidP="007B0DD3">
      <w:pPr>
        <w:spacing w:line="360" w:lineRule="auto"/>
        <w:contextualSpacing/>
        <w:rPr>
          <w:rFonts w:cs="Times New Roman"/>
          <w:b/>
        </w:rPr>
      </w:pPr>
      <w:r>
        <w:rPr>
          <w:rFonts w:cs="Times New Roman"/>
          <w:b/>
          <w:noProof/>
          <w:lang w:eastAsia="zh-CN"/>
        </w:rPr>
        <mc:AlternateContent>
          <mc:Choice Requires="wps">
            <w:drawing>
              <wp:anchor distT="0" distB="0" distL="114300" distR="114300" simplePos="0" relativeHeight="251659264" behindDoc="0" locked="0" layoutInCell="1" allowOverlap="1" wp14:anchorId="219B3007" wp14:editId="598E4167">
                <wp:simplePos x="0" y="0"/>
                <wp:positionH relativeFrom="margin">
                  <wp:posOffset>0</wp:posOffset>
                </wp:positionH>
                <wp:positionV relativeFrom="paragraph">
                  <wp:posOffset>179705</wp:posOffset>
                </wp:positionV>
                <wp:extent cx="5452110" cy="22860"/>
                <wp:effectExtent l="0" t="0" r="34290" b="34290"/>
                <wp:wrapNone/>
                <wp:docPr id="23" name="Straight Connector 23"/>
                <wp:cNvGraphicFramePr/>
                <a:graphic xmlns:a="http://schemas.openxmlformats.org/drawingml/2006/main">
                  <a:graphicData uri="http://schemas.microsoft.com/office/word/2010/wordprocessingShape">
                    <wps:wsp>
                      <wps:cNvCnPr/>
                      <wps:spPr>
                        <a:xfrm>
                          <a:off x="0" y="0"/>
                          <a:ext cx="5452110" cy="22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C3DC791" id="Straight Connector 2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15pt" to="429.3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" strokecolor="black [3200]" strokeweight="1.5pt">
                <v:stroke joinstyle="miter"/>
                <w10:wrap anchorx="margin"/>
              </v:line>
            </w:pict>
          </mc:Fallback>
        </mc:AlternateContent>
      </w:r>
      <w:r>
        <w:rPr>
          <w:rFonts w:cs="Times New Roman"/>
          <w:b/>
        </w:rPr>
        <w:t>EMPLOYMENT</w:t>
      </w:r>
    </w:p>
    <w:p w:rsidR="007B0DD3" w:rsidRDefault="007B0DD3" w:rsidP="007B0DD3">
      <w:pPr>
        <w:spacing w:line="360" w:lineRule="auto"/>
        <w:contextualSpacing/>
        <w:rPr>
          <w:rFonts w:cs="Times New Roman"/>
          <w:b/>
        </w:rPr>
      </w:pPr>
      <w:r>
        <w:rPr>
          <w:rFonts w:cs="Times New Roman"/>
          <w:b/>
        </w:rPr>
        <w:t>Computational Bioinformatics Analyst                                             Sep 2019—present</w:t>
      </w:r>
    </w:p>
    <w:p w:rsidR="007B0DD3" w:rsidRPr="00A53570" w:rsidRDefault="007B0DD3" w:rsidP="007B0DD3">
      <w:pPr>
        <w:spacing w:line="360" w:lineRule="auto"/>
        <w:contextualSpacing/>
        <w:rPr>
          <w:rFonts w:cs="Times New Roman"/>
        </w:rPr>
      </w:pPr>
      <w:r>
        <w:rPr>
          <w:rFonts w:cs="Times New Roman"/>
        </w:rPr>
        <w:t>Sanford Health</w:t>
      </w:r>
    </w:p>
    <w:p w:rsidR="007B0DD3" w:rsidRDefault="007B0DD3" w:rsidP="007B0DD3">
      <w:pPr>
        <w:spacing w:before="240" w:line="360" w:lineRule="auto"/>
        <w:contextualSpacing/>
        <w:rPr>
          <w:rFonts w:cs="Times New Roman"/>
          <w:b/>
        </w:rPr>
      </w:pPr>
      <w:r>
        <w:rPr>
          <w:rFonts w:cs="Times New Roman"/>
          <w:b/>
        </w:rPr>
        <w:t>Graduate Research Assistant</w:t>
      </w:r>
      <w:r>
        <w:rPr>
          <w:rFonts w:cs="Times New Roman"/>
          <w:b/>
        </w:rPr>
        <w:tab/>
      </w:r>
      <w:r>
        <w:rPr>
          <w:rFonts w:cs="Times New Roman"/>
          <w:b/>
        </w:rPr>
        <w:tab/>
        <w:t xml:space="preserve">           </w:t>
      </w:r>
      <w:r>
        <w:rPr>
          <w:rFonts w:cs="Times New Roman"/>
          <w:b/>
        </w:rPr>
        <w:tab/>
      </w:r>
      <w:r>
        <w:rPr>
          <w:rFonts w:cs="Times New Roman"/>
          <w:b/>
        </w:rPr>
        <w:tab/>
        <w:t xml:space="preserve">           May 2018—Aug 2019 </w:t>
      </w:r>
    </w:p>
    <w:p w:rsidR="007B0DD3" w:rsidRDefault="007B0DD3" w:rsidP="007B0DD3">
      <w:pPr>
        <w:spacing w:line="360" w:lineRule="auto"/>
        <w:contextualSpacing/>
        <w:rPr>
          <w:rFonts w:cs="Times New Roman"/>
        </w:rPr>
      </w:pPr>
      <w:r>
        <w:rPr>
          <w:rFonts w:cs="Times New Roman"/>
        </w:rPr>
        <w:t>Bioinformatics and Mathematical Biosciences Lab, South Dakota State University</w:t>
      </w:r>
    </w:p>
    <w:p w:rsidR="007B0DD3" w:rsidRPr="006E674F" w:rsidRDefault="007B0DD3" w:rsidP="007B0DD3">
      <w:pPr>
        <w:pStyle w:val="ListParagraph"/>
        <w:numPr>
          <w:ilvl w:val="0"/>
          <w:numId w:val="1"/>
        </w:numPr>
        <w:spacing w:line="360" w:lineRule="auto"/>
        <w:rPr>
          <w:rFonts w:cs="Times New Roman"/>
          <w:b/>
          <w:szCs w:val="24"/>
        </w:rPr>
      </w:pPr>
      <w:r w:rsidRPr="006E674F">
        <w:rPr>
          <w:rFonts w:cs="Times New Roman"/>
          <w:szCs w:val="24"/>
          <w:shd w:val="clear" w:color="auto" w:fill="FFFFFF"/>
        </w:rPr>
        <w:t>Using machine learning methods to analyze and predict the outcomes of EMR data</w:t>
      </w:r>
      <w:r w:rsidRPr="006E674F">
        <w:rPr>
          <w:rFonts w:cs="Times New Roman"/>
          <w:szCs w:val="24"/>
        </w:rPr>
        <w:t xml:space="preserve"> </w:t>
      </w:r>
    </w:p>
    <w:p w:rsidR="007B0DD3" w:rsidRPr="006E674F" w:rsidRDefault="007B0DD3" w:rsidP="007B0DD3">
      <w:pPr>
        <w:pStyle w:val="ListParagraph"/>
        <w:numPr>
          <w:ilvl w:val="0"/>
          <w:numId w:val="1"/>
        </w:numPr>
        <w:spacing w:line="360" w:lineRule="auto"/>
        <w:rPr>
          <w:rFonts w:cs="Times New Roman"/>
          <w:b/>
          <w:szCs w:val="24"/>
        </w:rPr>
      </w:pPr>
      <w:r w:rsidRPr="006E674F">
        <w:rPr>
          <w:rFonts w:cs="Times New Roman"/>
          <w:szCs w:val="24"/>
          <w:shd w:val="clear" w:color="auto" w:fill="FFFFFF"/>
        </w:rPr>
        <w:t xml:space="preserve">Develop a feature selection Python package for DNA, RNA and Protein sequence </w:t>
      </w:r>
    </w:p>
    <w:p w:rsidR="007B0DD3" w:rsidRPr="006E674F" w:rsidRDefault="007B0DD3" w:rsidP="007B0DD3">
      <w:pPr>
        <w:pStyle w:val="ListParagraph"/>
        <w:numPr>
          <w:ilvl w:val="0"/>
          <w:numId w:val="1"/>
        </w:numPr>
        <w:spacing w:line="360" w:lineRule="auto"/>
        <w:rPr>
          <w:rFonts w:cs="Times New Roman"/>
          <w:b/>
          <w:szCs w:val="24"/>
        </w:rPr>
      </w:pPr>
      <w:r w:rsidRPr="006E674F">
        <w:rPr>
          <w:rFonts w:cs="Times New Roman"/>
          <w:szCs w:val="24"/>
          <w:shd w:val="clear" w:color="auto" w:fill="FFFFFF"/>
        </w:rPr>
        <w:t>research and develop RNA-</w:t>
      </w:r>
      <w:proofErr w:type="spellStart"/>
      <w:r w:rsidRPr="006E674F">
        <w:rPr>
          <w:rFonts w:cs="Times New Roman"/>
          <w:szCs w:val="24"/>
          <w:shd w:val="clear" w:color="auto" w:fill="FFFFFF"/>
        </w:rPr>
        <w:t>seq</w:t>
      </w:r>
      <w:proofErr w:type="spellEnd"/>
      <w:r w:rsidRPr="006E674F">
        <w:rPr>
          <w:rFonts w:cs="Times New Roman"/>
          <w:szCs w:val="24"/>
          <w:shd w:val="clear" w:color="auto" w:fill="FFFFFF"/>
        </w:rPr>
        <w:t xml:space="preserve"> pipeline tools</w:t>
      </w:r>
    </w:p>
    <w:p w:rsidR="007B0DD3" w:rsidRDefault="007B0DD3" w:rsidP="007B0DD3">
      <w:pPr>
        <w:spacing w:line="360" w:lineRule="auto"/>
        <w:contextualSpacing/>
        <w:rPr>
          <w:rFonts w:cs="Times New Roman"/>
          <w:b/>
        </w:rPr>
      </w:pPr>
      <w:r>
        <w:rPr>
          <w:rFonts w:cs="Times New Roman"/>
          <w:b/>
        </w:rPr>
        <w:t>Graduate Research Assistant</w:t>
      </w:r>
      <w:r>
        <w:rPr>
          <w:rFonts w:cs="Times New Roman"/>
          <w:b/>
        </w:rPr>
        <w:tab/>
      </w:r>
      <w:r>
        <w:rPr>
          <w:rFonts w:cs="Times New Roman"/>
          <w:b/>
        </w:rPr>
        <w:tab/>
        <w:t xml:space="preserve">           </w:t>
      </w:r>
      <w:r>
        <w:rPr>
          <w:rFonts w:cs="Times New Roman"/>
          <w:b/>
        </w:rPr>
        <w:tab/>
      </w:r>
      <w:r>
        <w:rPr>
          <w:rFonts w:cs="Times New Roman"/>
          <w:b/>
        </w:rPr>
        <w:tab/>
        <w:t xml:space="preserve">           Aug 2017—May 2018 </w:t>
      </w:r>
    </w:p>
    <w:p w:rsidR="007B0DD3" w:rsidRDefault="007B0DD3" w:rsidP="007B0DD3">
      <w:pPr>
        <w:spacing w:line="360" w:lineRule="auto"/>
        <w:contextualSpacing/>
        <w:rPr>
          <w:rFonts w:cs="Times New Roman"/>
        </w:rPr>
      </w:pPr>
      <w:r>
        <w:rPr>
          <w:rFonts w:cs="Times New Roman"/>
        </w:rPr>
        <w:t>Department of Electrical Engineering and Computer Science, South Dakota State University</w:t>
      </w:r>
    </w:p>
    <w:p w:rsidR="007B0DD3" w:rsidRPr="00A53570" w:rsidRDefault="007B0DD3" w:rsidP="007B0DD3">
      <w:pPr>
        <w:pStyle w:val="ListParagraph"/>
        <w:numPr>
          <w:ilvl w:val="0"/>
          <w:numId w:val="1"/>
        </w:numPr>
        <w:spacing w:line="360" w:lineRule="auto"/>
        <w:rPr>
          <w:rFonts w:cs="Times New Roman"/>
          <w:b/>
          <w:szCs w:val="24"/>
        </w:rPr>
      </w:pPr>
      <w:r w:rsidRPr="00A53570">
        <w:rPr>
          <w:rFonts w:cs="Times New Roman"/>
          <w:szCs w:val="24"/>
          <w:shd w:val="clear" w:color="auto" w:fill="FFFFFF"/>
        </w:rPr>
        <w:t xml:space="preserve">Develop machine learning methods to analyze electricity consuming data </w:t>
      </w:r>
    </w:p>
    <w:p w:rsidR="007B0DD3" w:rsidRPr="00A53570" w:rsidRDefault="007B0DD3" w:rsidP="007B0DD3">
      <w:pPr>
        <w:pStyle w:val="ListParagraph"/>
        <w:numPr>
          <w:ilvl w:val="0"/>
          <w:numId w:val="1"/>
        </w:numPr>
        <w:spacing w:line="360" w:lineRule="auto"/>
        <w:rPr>
          <w:rFonts w:cs="Times New Roman"/>
          <w:b/>
          <w:szCs w:val="24"/>
        </w:rPr>
      </w:pPr>
      <w:r w:rsidRPr="00A53570">
        <w:rPr>
          <w:rFonts w:cs="Times New Roman"/>
          <w:szCs w:val="24"/>
          <w:shd w:val="clear" w:color="auto" w:fill="FFFFFF"/>
        </w:rPr>
        <w:t>Develop computational tool to identify complex attack in smart grid security</w:t>
      </w:r>
    </w:p>
    <w:p w:rsidR="007B0DD3" w:rsidRDefault="007B0DD3" w:rsidP="007B0DD3">
      <w:pPr>
        <w:spacing w:after="0" w:line="240" w:lineRule="auto"/>
        <w:contextualSpacing/>
        <w:rPr>
          <w:rFonts w:cs="Times New Roman"/>
          <w:b/>
        </w:rPr>
      </w:pPr>
    </w:p>
    <w:p w:rsidR="007B0DD3" w:rsidRDefault="007B0DD3" w:rsidP="007B0DD3">
      <w:pPr>
        <w:spacing w:after="0" w:line="240" w:lineRule="auto"/>
        <w:contextualSpacing/>
        <w:rPr>
          <w:rFonts w:cs="Times New Roman"/>
          <w:b/>
        </w:rPr>
      </w:pPr>
    </w:p>
    <w:p w:rsidR="007B0DD3" w:rsidRDefault="007B0DD3" w:rsidP="007B0DD3">
      <w:pPr>
        <w:spacing w:after="0" w:line="240" w:lineRule="auto"/>
        <w:contextualSpacing/>
        <w:rPr>
          <w:rFonts w:cs="Times New Roman"/>
          <w:b/>
        </w:rPr>
      </w:pPr>
    </w:p>
    <w:p w:rsidR="007B0DD3" w:rsidRDefault="007B0DD3" w:rsidP="007B0DD3">
      <w:pPr>
        <w:spacing w:after="0" w:line="240" w:lineRule="auto"/>
        <w:contextualSpacing/>
        <w:rPr>
          <w:rFonts w:cs="Times New Roman"/>
          <w:b/>
        </w:rPr>
      </w:pPr>
      <w:r>
        <w:rPr>
          <w:rFonts w:cs="Times New Roman"/>
          <w:b/>
        </w:rPr>
        <w:t>PUBLICATIONS</w:t>
      </w:r>
    </w:p>
    <w:p w:rsidR="007B0DD3" w:rsidRPr="008D7C08" w:rsidRDefault="007B0DD3" w:rsidP="007B0DD3">
      <w:pPr>
        <w:pStyle w:val="ListParagraph"/>
        <w:numPr>
          <w:ilvl w:val="0"/>
          <w:numId w:val="2"/>
        </w:numPr>
        <w:spacing w:before="240" w:line="360" w:lineRule="auto"/>
        <w:rPr>
          <w:rFonts w:cs="Times New Roman"/>
        </w:rPr>
      </w:pPr>
      <w:r w:rsidRPr="00A53570">
        <w:rPr>
          <w:rFonts w:cs="Times New Roman"/>
          <w:b/>
          <w:noProof/>
          <w:lang w:eastAsia="zh-CN"/>
        </w:rPr>
        <mc:AlternateContent>
          <mc:Choice Requires="wps">
            <w:drawing>
              <wp:anchor distT="0" distB="0" distL="114300" distR="114300" simplePos="0" relativeHeight="251661312" behindDoc="0" locked="0" layoutInCell="1" allowOverlap="1" wp14:anchorId="416FE37C" wp14:editId="7C76E86E">
                <wp:simplePos x="0" y="0"/>
                <wp:positionH relativeFrom="margin">
                  <wp:align>right</wp:align>
                </wp:positionH>
                <wp:positionV relativeFrom="paragraph">
                  <wp:posOffset>8255</wp:posOffset>
                </wp:positionV>
                <wp:extent cx="5452110" cy="22860"/>
                <wp:effectExtent l="0" t="0" r="34290" b="34290"/>
                <wp:wrapNone/>
                <wp:docPr id="25" name="Straight Connector 25"/>
                <wp:cNvGraphicFramePr/>
                <a:graphic xmlns:a="http://schemas.openxmlformats.org/drawingml/2006/main">
                  <a:graphicData uri="http://schemas.microsoft.com/office/word/2010/wordprocessingShape">
                    <wps:wsp>
                      <wps:cNvCnPr/>
                      <wps:spPr>
                        <a:xfrm>
                          <a:off x="0" y="0"/>
                          <a:ext cx="5452110" cy="22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92B5FF1" id="Straight Connector 25"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1pt,.65pt" to="807.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" strokecolor="black [3200]" strokeweight="1.5pt">
                <v:stroke joinstyle="miter"/>
                <w10:wrap anchorx="margin"/>
              </v:line>
            </w:pict>
          </mc:Fallback>
        </mc:AlternateContent>
      </w:r>
      <w:r>
        <w:rPr>
          <w:rFonts w:cs="Times New Roman"/>
        </w:rPr>
        <w:t xml:space="preserve">Russel Wilke, Mohammad </w:t>
      </w:r>
      <w:proofErr w:type="spellStart"/>
      <w:r>
        <w:rPr>
          <w:rFonts w:cs="Times New Roman"/>
        </w:rPr>
        <w:t>Qamar</w:t>
      </w:r>
      <w:proofErr w:type="spellEnd"/>
      <w:r>
        <w:rPr>
          <w:rFonts w:cs="Times New Roman"/>
        </w:rPr>
        <w:t xml:space="preserve">, </w:t>
      </w:r>
      <w:r w:rsidRPr="00A53570">
        <w:rPr>
          <w:rFonts w:cs="Times New Roman"/>
        </w:rPr>
        <w:t xml:space="preserve">Roxana </w:t>
      </w:r>
      <w:proofErr w:type="spellStart"/>
      <w:r w:rsidRPr="00A53570">
        <w:rPr>
          <w:rFonts w:cs="Times New Roman"/>
        </w:rPr>
        <w:t>Lupu</w:t>
      </w:r>
      <w:proofErr w:type="spellEnd"/>
      <w:r w:rsidRPr="00A53570">
        <w:rPr>
          <w:rFonts w:cs="Times New Roman"/>
        </w:rPr>
        <w:t xml:space="preserve">, </w:t>
      </w:r>
      <w:proofErr w:type="spellStart"/>
      <w:r w:rsidRPr="00A53570">
        <w:rPr>
          <w:rFonts w:cs="Times New Roman"/>
        </w:rPr>
        <w:t>Shaopeng</w:t>
      </w:r>
      <w:proofErr w:type="spellEnd"/>
      <w:r w:rsidRPr="00A53570">
        <w:rPr>
          <w:rFonts w:cs="Times New Roman"/>
        </w:rPr>
        <w:t xml:space="preserve"> </w:t>
      </w:r>
      <w:proofErr w:type="spellStart"/>
      <w:r w:rsidRPr="00A53570">
        <w:rPr>
          <w:rFonts w:cs="Times New Roman"/>
        </w:rPr>
        <w:t>Gu</w:t>
      </w:r>
      <w:proofErr w:type="spellEnd"/>
      <w:r w:rsidRPr="00A53570">
        <w:rPr>
          <w:rFonts w:cs="Times New Roman"/>
        </w:rPr>
        <w:t>, Jing Zhao, Chronic Kidney Disease in Agricultural Communitie</w:t>
      </w:r>
      <w:r>
        <w:rPr>
          <w:rFonts w:cs="Times New Roman"/>
        </w:rPr>
        <w:t xml:space="preserve">s. </w:t>
      </w:r>
      <w:r w:rsidRPr="00A53570">
        <w:rPr>
          <w:rFonts w:cs="Times New Roman"/>
          <w:b/>
          <w:bCs/>
          <w:i/>
          <w:iCs/>
        </w:rPr>
        <w:t>The American Journal of Medicine</w:t>
      </w:r>
      <w:r w:rsidRPr="00A53570">
        <w:rPr>
          <w:rFonts w:cs="Times New Roman"/>
          <w:i/>
          <w:iCs/>
        </w:rPr>
        <w:t>.</w:t>
      </w:r>
      <w:r>
        <w:rPr>
          <w:rFonts w:cs="Times New Roman"/>
        </w:rPr>
        <w:t xml:space="preserve"> </w:t>
      </w:r>
      <w:proofErr w:type="spellStart"/>
      <w:r w:rsidRPr="008D7C08">
        <w:rPr>
          <w:rFonts w:cs="Times New Roman"/>
          <w:szCs w:val="24"/>
          <w:shd w:val="clear" w:color="auto" w:fill="FFFFFF"/>
        </w:rPr>
        <w:t>doi</w:t>
      </w:r>
      <w:proofErr w:type="spellEnd"/>
      <w:r w:rsidRPr="008D7C08">
        <w:rPr>
          <w:rFonts w:cs="Times New Roman"/>
          <w:szCs w:val="24"/>
          <w:shd w:val="clear" w:color="auto" w:fill="FFFFFF"/>
        </w:rPr>
        <w:t xml:space="preserve">: </w:t>
      </w:r>
      <w:hyperlink r:id="rId573" w:history="1">
        <w:r w:rsidRPr="008D7C08">
          <w:rPr>
            <w:rStyle w:val="Hyperlink"/>
            <w:rFonts w:cs="Times New Roman"/>
            <w:color w:val="auto"/>
            <w:szCs w:val="24"/>
            <w:u w:val="none"/>
            <w:shd w:val="clear" w:color="auto" w:fill="FFFFFF"/>
          </w:rPr>
          <w:t>10.1016/j.amjmed.2019.03.036</w:t>
        </w:r>
      </w:hyperlink>
    </w:p>
    <w:p w:rsidR="007B0DD3" w:rsidRPr="00A53570" w:rsidRDefault="007B0DD3" w:rsidP="007B0DD3">
      <w:pPr>
        <w:pStyle w:val="ListParagraph"/>
        <w:numPr>
          <w:ilvl w:val="0"/>
          <w:numId w:val="2"/>
        </w:numPr>
        <w:spacing w:before="240" w:line="360" w:lineRule="auto"/>
        <w:rPr>
          <w:rFonts w:cs="Times New Roman"/>
        </w:rPr>
      </w:pPr>
      <w:r>
        <w:rPr>
          <w:rFonts w:cs="Times New Roman"/>
        </w:rPr>
        <w:t>Z</w:t>
      </w:r>
      <w:r w:rsidRPr="00A53570">
        <w:rPr>
          <w:rFonts w:cs="Times New Roman"/>
        </w:rPr>
        <w:t xml:space="preserve">hao Jing, </w:t>
      </w:r>
      <w:proofErr w:type="spellStart"/>
      <w:r w:rsidRPr="00A53570">
        <w:rPr>
          <w:rFonts w:cs="Times New Roman"/>
        </w:rPr>
        <w:t>Shaopeng</w:t>
      </w:r>
      <w:proofErr w:type="spellEnd"/>
      <w:r w:rsidRPr="00A53570">
        <w:rPr>
          <w:rFonts w:cs="Times New Roman"/>
        </w:rPr>
        <w:t xml:space="preserve"> </w:t>
      </w:r>
      <w:proofErr w:type="spellStart"/>
      <w:proofErr w:type="gramStart"/>
      <w:r w:rsidRPr="00A53570">
        <w:rPr>
          <w:rFonts w:cs="Times New Roman"/>
        </w:rPr>
        <w:t>Gu</w:t>
      </w:r>
      <w:proofErr w:type="spellEnd"/>
      <w:proofErr w:type="gramEnd"/>
      <w:r w:rsidRPr="00A53570">
        <w:rPr>
          <w:rFonts w:cs="Times New Roman"/>
        </w:rPr>
        <w:t xml:space="preserve">, Adam </w:t>
      </w:r>
      <w:proofErr w:type="spellStart"/>
      <w:r w:rsidRPr="00A53570">
        <w:rPr>
          <w:rFonts w:cs="Times New Roman"/>
        </w:rPr>
        <w:t>McDermaid</w:t>
      </w:r>
      <w:proofErr w:type="spellEnd"/>
      <w:r w:rsidRPr="00A53570">
        <w:rPr>
          <w:rFonts w:cs="Times New Roman"/>
        </w:rPr>
        <w:t xml:space="preserve">. Predicting outcomes of chronic kidney disease from EMR data based on Random Forest Regression. </w:t>
      </w:r>
      <w:r w:rsidRPr="00A53570">
        <w:rPr>
          <w:rFonts w:cs="Times New Roman"/>
          <w:b/>
          <w:bCs/>
          <w:i/>
          <w:iCs/>
        </w:rPr>
        <w:t xml:space="preserve">Mathematical </w:t>
      </w:r>
      <w:r w:rsidRPr="008D7C08">
        <w:rPr>
          <w:rFonts w:cs="Times New Roman"/>
          <w:b/>
          <w:bCs/>
          <w:i/>
          <w:iCs/>
        </w:rPr>
        <w:t>Biosciences</w:t>
      </w:r>
      <w:r w:rsidRPr="00A53570">
        <w:rPr>
          <w:rFonts w:cs="Times New Roman"/>
          <w:i/>
          <w:iCs/>
        </w:rPr>
        <w:t xml:space="preserve">. </w:t>
      </w:r>
      <w:proofErr w:type="spellStart"/>
      <w:r>
        <w:rPr>
          <w:rFonts w:ascii="Arimo" w:hAnsi="Arimo"/>
          <w:szCs w:val="24"/>
          <w:shd w:val="clear" w:color="auto" w:fill="FFFFFF"/>
        </w:rPr>
        <w:t>doi</w:t>
      </w:r>
      <w:proofErr w:type="spellEnd"/>
      <w:r>
        <w:rPr>
          <w:rFonts w:ascii="Arimo" w:hAnsi="Arimo"/>
          <w:szCs w:val="24"/>
          <w:shd w:val="clear" w:color="auto" w:fill="FFFFFF"/>
        </w:rPr>
        <w:t xml:space="preserve">: </w:t>
      </w:r>
      <w:r w:rsidRPr="00487C0B">
        <w:rPr>
          <w:rFonts w:cs="Times New Roman"/>
          <w:color w:val="000000"/>
          <w:szCs w:val="24"/>
          <w:shd w:val="clear" w:color="auto" w:fill="FFFFFF"/>
        </w:rPr>
        <w:t>10.1016/j.mbs.2019.02.001</w:t>
      </w:r>
    </w:p>
    <w:p w:rsidR="007B0DD3" w:rsidRPr="003433A0" w:rsidRDefault="007B0DD3" w:rsidP="007B0DD3">
      <w:pPr>
        <w:pStyle w:val="ListParagraph"/>
        <w:numPr>
          <w:ilvl w:val="0"/>
          <w:numId w:val="2"/>
        </w:numPr>
        <w:spacing w:line="360" w:lineRule="auto"/>
        <w:rPr>
          <w:rFonts w:cs="Times New Roman"/>
          <w:szCs w:val="24"/>
        </w:rPr>
      </w:pPr>
      <w:r w:rsidRPr="003E1FFF">
        <w:rPr>
          <w:rFonts w:cs="Times New Roman"/>
          <w:szCs w:val="24"/>
        </w:rPr>
        <w:t xml:space="preserve">Adam </w:t>
      </w:r>
      <w:proofErr w:type="spellStart"/>
      <w:r w:rsidRPr="003E1FFF">
        <w:rPr>
          <w:rFonts w:cs="Times New Roman"/>
          <w:szCs w:val="24"/>
        </w:rPr>
        <w:t>McDermaid</w:t>
      </w:r>
      <w:proofErr w:type="spellEnd"/>
      <w:r w:rsidRPr="003E1FFF">
        <w:rPr>
          <w:rFonts w:cs="Times New Roman"/>
          <w:szCs w:val="24"/>
        </w:rPr>
        <w:t xml:space="preserve">, Xin Chen, </w:t>
      </w:r>
      <w:proofErr w:type="spellStart"/>
      <w:r w:rsidRPr="003E1FFF">
        <w:rPr>
          <w:rFonts w:cs="Times New Roman"/>
          <w:szCs w:val="24"/>
        </w:rPr>
        <w:t>Yiran</w:t>
      </w:r>
      <w:proofErr w:type="spellEnd"/>
      <w:r w:rsidRPr="003E1FFF">
        <w:rPr>
          <w:rFonts w:cs="Times New Roman"/>
          <w:szCs w:val="24"/>
        </w:rPr>
        <w:t xml:space="preserve"> Zhang, </w:t>
      </w:r>
      <w:proofErr w:type="spellStart"/>
      <w:r w:rsidRPr="003E1FFF">
        <w:rPr>
          <w:rFonts w:cs="Times New Roman"/>
          <w:szCs w:val="24"/>
        </w:rPr>
        <w:t>Cankun</w:t>
      </w:r>
      <w:proofErr w:type="spellEnd"/>
      <w:r w:rsidRPr="003E1FFF">
        <w:rPr>
          <w:rFonts w:cs="Times New Roman"/>
          <w:szCs w:val="24"/>
        </w:rPr>
        <w:t xml:space="preserve"> Wang, </w:t>
      </w:r>
      <w:proofErr w:type="spellStart"/>
      <w:r w:rsidRPr="003E1FFF">
        <w:rPr>
          <w:rFonts w:cs="Times New Roman"/>
          <w:szCs w:val="24"/>
        </w:rPr>
        <w:t>Shaopeng</w:t>
      </w:r>
      <w:proofErr w:type="spellEnd"/>
      <w:r w:rsidRPr="003E1FFF">
        <w:rPr>
          <w:rFonts w:cs="Times New Roman"/>
          <w:szCs w:val="24"/>
        </w:rPr>
        <w:t xml:space="preserve"> </w:t>
      </w:r>
      <w:proofErr w:type="spellStart"/>
      <w:r w:rsidRPr="003E1FFF">
        <w:rPr>
          <w:rFonts w:cs="Times New Roman"/>
          <w:szCs w:val="24"/>
        </w:rPr>
        <w:t>Gu</w:t>
      </w:r>
      <w:proofErr w:type="spellEnd"/>
      <w:r w:rsidRPr="003E1FFF">
        <w:rPr>
          <w:rFonts w:cs="Times New Roman"/>
          <w:szCs w:val="24"/>
        </w:rPr>
        <w:t xml:space="preserve">, Juan </w:t>
      </w:r>
      <w:proofErr w:type="spellStart"/>
      <w:r w:rsidRPr="003E1FFF">
        <w:rPr>
          <w:rFonts w:cs="Times New Roman"/>
          <w:szCs w:val="24"/>
        </w:rPr>
        <w:t>Xie</w:t>
      </w:r>
      <w:proofErr w:type="spellEnd"/>
      <w:r w:rsidRPr="003E1FFF">
        <w:rPr>
          <w:rFonts w:cs="Times New Roman"/>
          <w:szCs w:val="24"/>
        </w:rPr>
        <w:t>, Qin Ma</w:t>
      </w:r>
      <w:r>
        <w:rPr>
          <w:rFonts w:cs="Times New Roman"/>
          <w:szCs w:val="24"/>
        </w:rPr>
        <w:t xml:space="preserve">. </w:t>
      </w:r>
      <w:r w:rsidRPr="003E1FFF">
        <w:rPr>
          <w:rFonts w:cs="Times New Roman"/>
          <w:szCs w:val="24"/>
        </w:rPr>
        <w:t>A new machine learning-based framework for mapping uncertainty analysis in RNA-</w:t>
      </w:r>
      <w:proofErr w:type="spellStart"/>
      <w:r w:rsidRPr="003E1FFF">
        <w:rPr>
          <w:rFonts w:cs="Times New Roman"/>
          <w:szCs w:val="24"/>
        </w:rPr>
        <w:t>Seq</w:t>
      </w:r>
      <w:proofErr w:type="spellEnd"/>
      <w:r w:rsidRPr="003E1FFF">
        <w:rPr>
          <w:rFonts w:cs="Times New Roman"/>
          <w:szCs w:val="24"/>
        </w:rPr>
        <w:t xml:space="preserve"> read alignment and gene expression estimation. </w:t>
      </w:r>
      <w:r w:rsidRPr="003E1FFF">
        <w:rPr>
          <w:rFonts w:cs="Times New Roman"/>
          <w:b/>
          <w:i/>
          <w:szCs w:val="24"/>
        </w:rPr>
        <w:t>Frontiers in Genetics</w:t>
      </w:r>
      <w:r w:rsidRPr="003E1FFF">
        <w:rPr>
          <w:rFonts w:cs="Times New Roman"/>
          <w:szCs w:val="24"/>
        </w:rPr>
        <w:t>.</w:t>
      </w:r>
      <w:r>
        <w:rPr>
          <w:rFonts w:cs="Times New Roman"/>
          <w:szCs w:val="24"/>
        </w:rPr>
        <w:t xml:space="preserve"> </w:t>
      </w:r>
      <w:proofErr w:type="spellStart"/>
      <w:r w:rsidRPr="003E1FFF">
        <w:rPr>
          <w:rFonts w:cs="Times New Roman"/>
          <w:szCs w:val="24"/>
        </w:rPr>
        <w:t>doi</w:t>
      </w:r>
      <w:proofErr w:type="spellEnd"/>
      <w:r w:rsidRPr="003E1FFF">
        <w:rPr>
          <w:rFonts w:cs="Times New Roman"/>
          <w:szCs w:val="24"/>
        </w:rPr>
        <w:t>: 10.3389/fgene.2018.00313</w:t>
      </w:r>
    </w:p>
    <w:p w:rsidR="007B0DD3" w:rsidRPr="008D7C08" w:rsidRDefault="007B0DD3" w:rsidP="007B0DD3">
      <w:pPr>
        <w:pStyle w:val="ListParagraph"/>
        <w:numPr>
          <w:ilvl w:val="0"/>
          <w:numId w:val="2"/>
        </w:numPr>
        <w:spacing w:line="360" w:lineRule="auto"/>
        <w:rPr>
          <w:rFonts w:cs="Times New Roman"/>
          <w:szCs w:val="24"/>
        </w:rPr>
      </w:pPr>
      <w:r w:rsidRPr="008D7C08">
        <w:rPr>
          <w:rFonts w:cs="Times New Roman"/>
          <w:szCs w:val="24"/>
        </w:rPr>
        <w:t xml:space="preserve">Ashish Dubey, </w:t>
      </w:r>
      <w:proofErr w:type="spellStart"/>
      <w:r w:rsidRPr="008D7C08">
        <w:rPr>
          <w:rFonts w:cs="Times New Roman"/>
          <w:szCs w:val="24"/>
        </w:rPr>
        <w:t>Nirmal</w:t>
      </w:r>
      <w:proofErr w:type="spellEnd"/>
      <w:r w:rsidRPr="008D7C08">
        <w:rPr>
          <w:rFonts w:cs="Times New Roman"/>
          <w:szCs w:val="24"/>
        </w:rPr>
        <w:t xml:space="preserve"> </w:t>
      </w:r>
      <w:proofErr w:type="spellStart"/>
      <w:r w:rsidRPr="008D7C08">
        <w:rPr>
          <w:rFonts w:cs="Times New Roman"/>
          <w:szCs w:val="24"/>
        </w:rPr>
        <w:t>Adhikari</w:t>
      </w:r>
      <w:proofErr w:type="spellEnd"/>
      <w:r w:rsidRPr="008D7C08">
        <w:rPr>
          <w:rFonts w:cs="Times New Roman"/>
          <w:szCs w:val="24"/>
        </w:rPr>
        <w:t xml:space="preserve">, </w:t>
      </w:r>
      <w:proofErr w:type="spellStart"/>
      <w:r w:rsidRPr="008D7C08">
        <w:rPr>
          <w:rFonts w:cs="Times New Roman"/>
          <w:szCs w:val="24"/>
        </w:rPr>
        <w:t>Swaminathan</w:t>
      </w:r>
      <w:proofErr w:type="spellEnd"/>
      <w:r w:rsidRPr="008D7C08">
        <w:rPr>
          <w:rFonts w:cs="Times New Roman"/>
          <w:szCs w:val="24"/>
        </w:rPr>
        <w:t xml:space="preserve"> </w:t>
      </w:r>
      <w:proofErr w:type="spellStart"/>
      <w:r w:rsidRPr="008D7C08">
        <w:rPr>
          <w:rFonts w:cs="Times New Roman"/>
          <w:szCs w:val="24"/>
        </w:rPr>
        <w:t>Venkatesan</w:t>
      </w:r>
      <w:proofErr w:type="spellEnd"/>
      <w:r w:rsidRPr="008D7C08">
        <w:rPr>
          <w:rFonts w:cs="Times New Roman"/>
          <w:szCs w:val="24"/>
        </w:rPr>
        <w:t xml:space="preserve">, </w:t>
      </w:r>
      <w:proofErr w:type="spellStart"/>
      <w:r w:rsidRPr="008D7C08">
        <w:rPr>
          <w:rFonts w:cs="Times New Roman"/>
          <w:szCs w:val="24"/>
        </w:rPr>
        <w:t>Shaopeng</w:t>
      </w:r>
      <w:proofErr w:type="spellEnd"/>
      <w:r w:rsidRPr="008D7C08">
        <w:rPr>
          <w:rFonts w:cs="Times New Roman"/>
          <w:szCs w:val="24"/>
        </w:rPr>
        <w:t xml:space="preserve"> </w:t>
      </w:r>
      <w:proofErr w:type="spellStart"/>
      <w:r w:rsidRPr="008D7C08">
        <w:rPr>
          <w:rFonts w:cs="Times New Roman"/>
          <w:szCs w:val="24"/>
        </w:rPr>
        <w:t>Gu</w:t>
      </w:r>
      <w:proofErr w:type="spellEnd"/>
      <w:r w:rsidRPr="008D7C08">
        <w:rPr>
          <w:rFonts w:cs="Times New Roman"/>
          <w:szCs w:val="24"/>
        </w:rPr>
        <w:t xml:space="preserve">, </w:t>
      </w:r>
      <w:proofErr w:type="spellStart"/>
      <w:r w:rsidRPr="008D7C08">
        <w:rPr>
          <w:rFonts w:cs="Times New Roman"/>
          <w:szCs w:val="24"/>
        </w:rPr>
        <w:t>Devendra</w:t>
      </w:r>
      <w:proofErr w:type="spellEnd"/>
      <w:r w:rsidRPr="008D7C08">
        <w:rPr>
          <w:rFonts w:cs="Times New Roman"/>
          <w:szCs w:val="24"/>
        </w:rPr>
        <w:t xml:space="preserve"> </w:t>
      </w:r>
      <w:proofErr w:type="spellStart"/>
      <w:r w:rsidRPr="008D7C08">
        <w:rPr>
          <w:rFonts w:cs="Times New Roman"/>
          <w:szCs w:val="24"/>
        </w:rPr>
        <w:t>Khatiwada</w:t>
      </w:r>
      <w:proofErr w:type="spellEnd"/>
      <w:r w:rsidRPr="008D7C08">
        <w:rPr>
          <w:rFonts w:cs="Times New Roman"/>
          <w:szCs w:val="24"/>
        </w:rPr>
        <w:t xml:space="preserve">, Qi Wang, Lal Mohammad, </w:t>
      </w:r>
      <w:proofErr w:type="spellStart"/>
      <w:r w:rsidRPr="008D7C08">
        <w:rPr>
          <w:rFonts w:cs="Times New Roman"/>
          <w:szCs w:val="24"/>
        </w:rPr>
        <w:t>Mukesh</w:t>
      </w:r>
      <w:proofErr w:type="spellEnd"/>
      <w:r w:rsidRPr="008D7C08">
        <w:rPr>
          <w:rFonts w:cs="Times New Roman"/>
          <w:szCs w:val="24"/>
        </w:rPr>
        <w:t xml:space="preserve"> Kumar, </w:t>
      </w:r>
      <w:proofErr w:type="spellStart"/>
      <w:r w:rsidRPr="008D7C08">
        <w:rPr>
          <w:rFonts w:cs="Times New Roman"/>
          <w:szCs w:val="24"/>
        </w:rPr>
        <w:t>Qiquan</w:t>
      </w:r>
      <w:proofErr w:type="spellEnd"/>
      <w:r w:rsidRPr="008D7C08">
        <w:rPr>
          <w:rFonts w:cs="Times New Roman"/>
          <w:szCs w:val="24"/>
        </w:rPr>
        <w:t xml:space="preserve"> </w:t>
      </w:r>
      <w:proofErr w:type="spellStart"/>
      <w:r w:rsidRPr="008D7C08">
        <w:rPr>
          <w:rFonts w:cs="Times New Roman"/>
          <w:szCs w:val="24"/>
        </w:rPr>
        <w:t>Qiao</w:t>
      </w:r>
      <w:proofErr w:type="spellEnd"/>
      <w:r w:rsidRPr="008D7C08">
        <w:rPr>
          <w:rFonts w:cs="Times New Roman"/>
          <w:szCs w:val="24"/>
        </w:rPr>
        <w:t xml:space="preserve">, Shelf life stability comparison in air for solution processed pristine PDPP3T polymer and doped </w:t>
      </w:r>
      <w:proofErr w:type="spellStart"/>
      <w:r w:rsidRPr="008D7C08">
        <w:rPr>
          <w:rFonts w:cs="Times New Roman"/>
          <w:szCs w:val="24"/>
        </w:rPr>
        <w:t>spiro-OMeTAD</w:t>
      </w:r>
      <w:proofErr w:type="spellEnd"/>
      <w:r w:rsidRPr="008D7C08">
        <w:rPr>
          <w:rFonts w:cs="Times New Roman"/>
          <w:szCs w:val="24"/>
        </w:rPr>
        <w:t xml:space="preserve"> as hole transport layer for perovskite solar cell. </w:t>
      </w:r>
      <w:r w:rsidRPr="008D7C08">
        <w:rPr>
          <w:rFonts w:cs="Times New Roman"/>
          <w:b/>
          <w:bCs/>
          <w:i/>
          <w:iCs/>
          <w:szCs w:val="24"/>
        </w:rPr>
        <w:t>Data in Brief</w:t>
      </w:r>
      <w:r w:rsidRPr="008D7C08">
        <w:rPr>
          <w:rFonts w:cs="Times New Roman"/>
          <w:i/>
          <w:iCs/>
          <w:szCs w:val="24"/>
        </w:rPr>
        <w:t>.</w:t>
      </w:r>
      <w:r>
        <w:rPr>
          <w:rFonts w:cs="Times New Roman"/>
          <w:szCs w:val="24"/>
        </w:rPr>
        <w:t xml:space="preserve"> </w:t>
      </w:r>
      <w:proofErr w:type="spellStart"/>
      <w:r>
        <w:rPr>
          <w:rFonts w:cs="Times New Roman"/>
          <w:szCs w:val="24"/>
        </w:rPr>
        <w:t>doi</w:t>
      </w:r>
      <w:proofErr w:type="spellEnd"/>
      <w:r>
        <w:rPr>
          <w:rFonts w:cs="Times New Roman"/>
          <w:szCs w:val="24"/>
        </w:rPr>
        <w:t xml:space="preserve">: </w:t>
      </w:r>
      <w:r w:rsidRPr="008D7C08">
        <w:rPr>
          <w:rFonts w:cs="Times New Roman"/>
          <w:szCs w:val="24"/>
        </w:rPr>
        <w:t>10.1016/j.dib.2016.02.021</w:t>
      </w:r>
    </w:p>
    <w:p w:rsidR="007B0DD3" w:rsidRPr="008D7C08" w:rsidRDefault="007B0DD3" w:rsidP="007B0DD3">
      <w:pPr>
        <w:pStyle w:val="ListParagraph"/>
        <w:numPr>
          <w:ilvl w:val="0"/>
          <w:numId w:val="2"/>
        </w:numPr>
        <w:spacing w:line="360" w:lineRule="auto"/>
        <w:rPr>
          <w:rFonts w:cs="Times New Roman"/>
          <w:szCs w:val="24"/>
        </w:rPr>
      </w:pPr>
      <w:proofErr w:type="spellStart"/>
      <w:r w:rsidRPr="008D7C08">
        <w:rPr>
          <w:rFonts w:cs="Times New Roman"/>
          <w:szCs w:val="24"/>
        </w:rPr>
        <w:t>Nirmal</w:t>
      </w:r>
      <w:proofErr w:type="spellEnd"/>
      <w:r w:rsidRPr="008D7C08">
        <w:rPr>
          <w:rFonts w:cs="Times New Roman"/>
          <w:szCs w:val="24"/>
        </w:rPr>
        <w:t xml:space="preserve"> </w:t>
      </w:r>
      <w:proofErr w:type="spellStart"/>
      <w:r w:rsidRPr="008D7C08">
        <w:rPr>
          <w:rFonts w:cs="Times New Roman"/>
          <w:szCs w:val="24"/>
        </w:rPr>
        <w:t>Adhikari</w:t>
      </w:r>
      <w:proofErr w:type="spellEnd"/>
      <w:r w:rsidRPr="008D7C08">
        <w:rPr>
          <w:rFonts w:cs="Times New Roman"/>
          <w:szCs w:val="24"/>
        </w:rPr>
        <w:t xml:space="preserve">, Ashish Dubey, </w:t>
      </w:r>
      <w:proofErr w:type="spellStart"/>
      <w:r w:rsidRPr="008D7C08">
        <w:rPr>
          <w:rFonts w:cs="Times New Roman"/>
          <w:szCs w:val="24"/>
        </w:rPr>
        <w:t>Eman</w:t>
      </w:r>
      <w:proofErr w:type="spellEnd"/>
      <w:r w:rsidRPr="008D7C08">
        <w:rPr>
          <w:rFonts w:cs="Times New Roman"/>
          <w:szCs w:val="24"/>
        </w:rPr>
        <w:t xml:space="preserve"> A. </w:t>
      </w:r>
      <w:proofErr w:type="spellStart"/>
      <w:r w:rsidRPr="008D7C08">
        <w:rPr>
          <w:rFonts w:cs="Times New Roman"/>
          <w:szCs w:val="24"/>
        </w:rPr>
        <w:t>Gaml</w:t>
      </w:r>
      <w:proofErr w:type="spellEnd"/>
      <w:r w:rsidRPr="008D7C08">
        <w:rPr>
          <w:rFonts w:cs="Times New Roman"/>
          <w:szCs w:val="24"/>
        </w:rPr>
        <w:t xml:space="preserve">, Bjorn </w:t>
      </w:r>
      <w:proofErr w:type="spellStart"/>
      <w:r w:rsidRPr="008D7C08">
        <w:rPr>
          <w:rFonts w:cs="Times New Roman"/>
          <w:szCs w:val="24"/>
        </w:rPr>
        <w:t>Vaagensmith</w:t>
      </w:r>
      <w:proofErr w:type="spellEnd"/>
      <w:r w:rsidRPr="008D7C08">
        <w:rPr>
          <w:rFonts w:cs="Times New Roman"/>
          <w:szCs w:val="24"/>
        </w:rPr>
        <w:t xml:space="preserve">, Khan </w:t>
      </w:r>
      <w:proofErr w:type="spellStart"/>
      <w:r w:rsidRPr="008D7C08">
        <w:rPr>
          <w:rFonts w:cs="Times New Roman"/>
          <w:szCs w:val="24"/>
        </w:rPr>
        <w:t>Mamun</w:t>
      </w:r>
      <w:proofErr w:type="spellEnd"/>
      <w:r w:rsidRPr="008D7C08">
        <w:rPr>
          <w:rFonts w:cs="Times New Roman"/>
          <w:szCs w:val="24"/>
        </w:rPr>
        <w:t xml:space="preserve"> Reza,  Sally Adel </w:t>
      </w:r>
      <w:proofErr w:type="spellStart"/>
      <w:r w:rsidRPr="008D7C08">
        <w:rPr>
          <w:rFonts w:cs="Times New Roman"/>
          <w:szCs w:val="24"/>
        </w:rPr>
        <w:t>Abdelsalam</w:t>
      </w:r>
      <w:proofErr w:type="spellEnd"/>
      <w:r w:rsidRPr="008D7C08">
        <w:rPr>
          <w:rFonts w:cs="Times New Roman"/>
          <w:szCs w:val="24"/>
        </w:rPr>
        <w:t xml:space="preserve"> </w:t>
      </w:r>
      <w:proofErr w:type="spellStart"/>
      <w:r w:rsidRPr="008D7C08">
        <w:rPr>
          <w:rFonts w:cs="Times New Roman"/>
          <w:szCs w:val="24"/>
        </w:rPr>
        <w:t>Mabrouk</w:t>
      </w:r>
      <w:proofErr w:type="spellEnd"/>
      <w:r w:rsidRPr="008D7C08">
        <w:rPr>
          <w:rFonts w:cs="Times New Roman"/>
          <w:szCs w:val="24"/>
        </w:rPr>
        <w:t xml:space="preserve">, </w:t>
      </w:r>
      <w:proofErr w:type="spellStart"/>
      <w:r w:rsidRPr="008D7C08">
        <w:rPr>
          <w:rFonts w:cs="Times New Roman"/>
          <w:szCs w:val="24"/>
        </w:rPr>
        <w:t>Shaopeng</w:t>
      </w:r>
      <w:proofErr w:type="spellEnd"/>
      <w:r w:rsidRPr="008D7C08">
        <w:rPr>
          <w:rFonts w:cs="Times New Roman"/>
          <w:szCs w:val="24"/>
        </w:rPr>
        <w:t xml:space="preserve"> </w:t>
      </w:r>
      <w:proofErr w:type="spellStart"/>
      <w:r w:rsidRPr="008D7C08">
        <w:rPr>
          <w:rFonts w:cs="Times New Roman"/>
          <w:szCs w:val="24"/>
        </w:rPr>
        <w:t>Gu</w:t>
      </w:r>
      <w:proofErr w:type="spellEnd"/>
      <w:r w:rsidRPr="008D7C08">
        <w:rPr>
          <w:rFonts w:cs="Times New Roman"/>
          <w:szCs w:val="24"/>
        </w:rPr>
        <w:t xml:space="preserve">, </w:t>
      </w:r>
      <w:proofErr w:type="spellStart"/>
      <w:r w:rsidRPr="008D7C08">
        <w:rPr>
          <w:rFonts w:cs="Times New Roman"/>
          <w:szCs w:val="24"/>
        </w:rPr>
        <w:t>Jiantao</w:t>
      </w:r>
      <w:proofErr w:type="spellEnd"/>
      <w:r w:rsidRPr="008D7C08">
        <w:rPr>
          <w:rFonts w:cs="Times New Roman"/>
          <w:szCs w:val="24"/>
        </w:rPr>
        <w:t xml:space="preserve"> </w:t>
      </w:r>
      <w:proofErr w:type="spellStart"/>
      <w:r w:rsidRPr="008D7C08">
        <w:rPr>
          <w:rFonts w:cs="Times New Roman"/>
          <w:szCs w:val="24"/>
        </w:rPr>
        <w:t>Zai</w:t>
      </w:r>
      <w:proofErr w:type="spellEnd"/>
      <w:r w:rsidRPr="008D7C08">
        <w:rPr>
          <w:rFonts w:cs="Times New Roman"/>
          <w:szCs w:val="24"/>
        </w:rPr>
        <w:t xml:space="preserve">, </w:t>
      </w:r>
      <w:proofErr w:type="spellStart"/>
      <w:r w:rsidRPr="008D7C08">
        <w:rPr>
          <w:rFonts w:cs="Times New Roman"/>
          <w:szCs w:val="24"/>
        </w:rPr>
        <w:t>Xuefeng</w:t>
      </w:r>
      <w:proofErr w:type="spellEnd"/>
      <w:r w:rsidRPr="008D7C08">
        <w:rPr>
          <w:rFonts w:cs="Times New Roman"/>
          <w:szCs w:val="24"/>
        </w:rPr>
        <w:t xml:space="preserve"> Qian, </w:t>
      </w:r>
      <w:proofErr w:type="spellStart"/>
      <w:r w:rsidRPr="008D7C08">
        <w:rPr>
          <w:rFonts w:cs="Times New Roman"/>
          <w:szCs w:val="24"/>
        </w:rPr>
        <w:t>Qiquan</w:t>
      </w:r>
      <w:proofErr w:type="spellEnd"/>
      <w:r w:rsidRPr="008D7C08">
        <w:rPr>
          <w:rFonts w:cs="Times New Roman"/>
          <w:szCs w:val="24"/>
        </w:rPr>
        <w:t xml:space="preserve"> </w:t>
      </w:r>
      <w:proofErr w:type="spellStart"/>
      <w:r w:rsidRPr="008D7C08">
        <w:rPr>
          <w:rFonts w:cs="Times New Roman"/>
          <w:szCs w:val="24"/>
        </w:rPr>
        <w:t>Qiao</w:t>
      </w:r>
      <w:proofErr w:type="spellEnd"/>
      <w:r w:rsidRPr="008D7C08">
        <w:rPr>
          <w:rFonts w:cs="Times New Roman"/>
          <w:szCs w:val="24"/>
        </w:rPr>
        <w:t>, Crystallization of Perovskite Film for Higher Performance Solar Cells by Controlling Water Concentration in Methyl Ammonium Iodide Precursor Solution</w:t>
      </w:r>
      <w:r w:rsidRPr="008D7C08">
        <w:rPr>
          <w:rFonts w:cs="Times New Roman"/>
          <w:szCs w:val="24"/>
          <w:u w:val="single"/>
        </w:rPr>
        <w:t>.</w:t>
      </w:r>
      <w:r w:rsidRPr="008D7C08">
        <w:rPr>
          <w:rFonts w:cs="Times New Roman"/>
          <w:szCs w:val="24"/>
        </w:rPr>
        <w:t xml:space="preserve"> </w:t>
      </w:r>
      <w:r w:rsidRPr="008D7C08">
        <w:rPr>
          <w:rFonts w:cs="Times New Roman"/>
          <w:b/>
          <w:bCs/>
          <w:i/>
          <w:iCs/>
          <w:szCs w:val="24"/>
        </w:rPr>
        <w:t>Nanoscale</w:t>
      </w:r>
      <w:r>
        <w:rPr>
          <w:rFonts w:cs="Times New Roman"/>
          <w:i/>
          <w:iCs/>
          <w:szCs w:val="24"/>
        </w:rPr>
        <w:t xml:space="preserve">. </w:t>
      </w:r>
      <w:proofErr w:type="spellStart"/>
      <w:r w:rsidRPr="008D7C08">
        <w:rPr>
          <w:color w:val="333333"/>
        </w:rPr>
        <w:t>doi</w:t>
      </w:r>
      <w:proofErr w:type="spellEnd"/>
      <w:r w:rsidRPr="008D7C08">
        <w:rPr>
          <w:color w:val="333333"/>
        </w:rPr>
        <w:t>: 10.1039/c5nr06687e</w:t>
      </w:r>
    </w:p>
    <w:p w:rsidR="007B0DD3" w:rsidRPr="008D7C08" w:rsidRDefault="007B0DD3" w:rsidP="007B0DD3">
      <w:pPr>
        <w:pStyle w:val="ListParagraph"/>
        <w:numPr>
          <w:ilvl w:val="0"/>
          <w:numId w:val="2"/>
        </w:numPr>
        <w:spacing w:line="360" w:lineRule="auto"/>
        <w:rPr>
          <w:rFonts w:cs="Times New Roman"/>
          <w:szCs w:val="24"/>
        </w:rPr>
      </w:pPr>
      <w:r w:rsidRPr="008D7C08">
        <w:rPr>
          <w:rFonts w:cs="Times New Roman"/>
          <w:szCs w:val="24"/>
        </w:rPr>
        <w:t xml:space="preserve">Ashish Dubey, </w:t>
      </w:r>
      <w:proofErr w:type="spellStart"/>
      <w:r w:rsidRPr="008D7C08">
        <w:rPr>
          <w:rFonts w:cs="Times New Roman"/>
          <w:szCs w:val="24"/>
        </w:rPr>
        <w:t>Nirmal</w:t>
      </w:r>
      <w:proofErr w:type="spellEnd"/>
      <w:r w:rsidRPr="008D7C08">
        <w:rPr>
          <w:rFonts w:cs="Times New Roman"/>
          <w:szCs w:val="24"/>
        </w:rPr>
        <w:t xml:space="preserve"> </w:t>
      </w:r>
      <w:proofErr w:type="spellStart"/>
      <w:r w:rsidRPr="008D7C08">
        <w:rPr>
          <w:rFonts w:cs="Times New Roman"/>
          <w:szCs w:val="24"/>
        </w:rPr>
        <w:t>Adhikari</w:t>
      </w:r>
      <w:proofErr w:type="spellEnd"/>
      <w:r w:rsidRPr="008D7C08">
        <w:rPr>
          <w:rFonts w:cs="Times New Roman"/>
          <w:szCs w:val="24"/>
        </w:rPr>
        <w:t xml:space="preserve">, </w:t>
      </w:r>
      <w:proofErr w:type="spellStart"/>
      <w:r w:rsidRPr="008D7C08">
        <w:rPr>
          <w:rFonts w:cs="Times New Roman"/>
          <w:szCs w:val="24"/>
        </w:rPr>
        <w:t>Swaminathan</w:t>
      </w:r>
      <w:proofErr w:type="spellEnd"/>
      <w:r w:rsidRPr="008D7C08">
        <w:rPr>
          <w:rFonts w:cs="Times New Roman"/>
          <w:szCs w:val="24"/>
        </w:rPr>
        <w:t xml:space="preserve"> </w:t>
      </w:r>
      <w:proofErr w:type="spellStart"/>
      <w:r w:rsidRPr="008D7C08">
        <w:rPr>
          <w:rFonts w:cs="Times New Roman"/>
          <w:szCs w:val="24"/>
        </w:rPr>
        <w:t>Venkatesan</w:t>
      </w:r>
      <w:proofErr w:type="spellEnd"/>
      <w:r w:rsidRPr="008D7C08">
        <w:rPr>
          <w:rFonts w:cs="Times New Roman"/>
          <w:szCs w:val="24"/>
        </w:rPr>
        <w:t xml:space="preserve">, </w:t>
      </w:r>
      <w:proofErr w:type="spellStart"/>
      <w:r w:rsidRPr="008D7C08">
        <w:rPr>
          <w:rFonts w:cs="Times New Roman"/>
          <w:szCs w:val="24"/>
        </w:rPr>
        <w:t>Shaopeng</w:t>
      </w:r>
      <w:proofErr w:type="spellEnd"/>
      <w:r w:rsidRPr="008D7C08">
        <w:rPr>
          <w:rFonts w:cs="Times New Roman"/>
          <w:szCs w:val="24"/>
        </w:rPr>
        <w:t xml:space="preserve"> </w:t>
      </w:r>
      <w:proofErr w:type="spellStart"/>
      <w:r w:rsidRPr="008D7C08">
        <w:rPr>
          <w:rFonts w:cs="Times New Roman"/>
          <w:szCs w:val="24"/>
        </w:rPr>
        <w:t>Gu</w:t>
      </w:r>
      <w:proofErr w:type="spellEnd"/>
      <w:r w:rsidRPr="008D7C08">
        <w:rPr>
          <w:rFonts w:cs="Times New Roman"/>
          <w:szCs w:val="24"/>
        </w:rPr>
        <w:t xml:space="preserve">, </w:t>
      </w:r>
      <w:proofErr w:type="spellStart"/>
      <w:r w:rsidRPr="008D7C08">
        <w:rPr>
          <w:rFonts w:cs="Times New Roman"/>
          <w:szCs w:val="24"/>
        </w:rPr>
        <w:t>Devendra</w:t>
      </w:r>
      <w:proofErr w:type="spellEnd"/>
      <w:r w:rsidRPr="008D7C08">
        <w:rPr>
          <w:rFonts w:cs="Times New Roman"/>
          <w:szCs w:val="24"/>
        </w:rPr>
        <w:t xml:space="preserve"> </w:t>
      </w:r>
      <w:proofErr w:type="spellStart"/>
      <w:r w:rsidRPr="008D7C08">
        <w:rPr>
          <w:rFonts w:cs="Times New Roman"/>
          <w:szCs w:val="24"/>
        </w:rPr>
        <w:t>Khatiwada</w:t>
      </w:r>
      <w:proofErr w:type="spellEnd"/>
      <w:r w:rsidRPr="008D7C08">
        <w:rPr>
          <w:rFonts w:cs="Times New Roman"/>
          <w:szCs w:val="24"/>
        </w:rPr>
        <w:t xml:space="preserve">, Qi Wang, Lal Mohammad, </w:t>
      </w:r>
      <w:proofErr w:type="spellStart"/>
      <w:r w:rsidRPr="008D7C08">
        <w:rPr>
          <w:rFonts w:cs="Times New Roman"/>
          <w:szCs w:val="24"/>
        </w:rPr>
        <w:t>Mukesh</w:t>
      </w:r>
      <w:proofErr w:type="spellEnd"/>
      <w:r w:rsidRPr="008D7C08">
        <w:rPr>
          <w:rFonts w:cs="Times New Roman"/>
          <w:szCs w:val="24"/>
        </w:rPr>
        <w:t xml:space="preserve"> Kumar, </w:t>
      </w:r>
      <w:proofErr w:type="spellStart"/>
      <w:r w:rsidRPr="008D7C08">
        <w:rPr>
          <w:rFonts w:cs="Times New Roman"/>
          <w:szCs w:val="24"/>
        </w:rPr>
        <w:t>Qiquan</w:t>
      </w:r>
      <w:proofErr w:type="spellEnd"/>
      <w:r w:rsidRPr="008D7C08">
        <w:rPr>
          <w:rFonts w:cs="Times New Roman"/>
          <w:szCs w:val="24"/>
        </w:rPr>
        <w:t xml:space="preserve"> </w:t>
      </w:r>
      <w:proofErr w:type="spellStart"/>
      <w:r w:rsidRPr="008D7C08">
        <w:rPr>
          <w:rFonts w:cs="Times New Roman"/>
          <w:szCs w:val="24"/>
        </w:rPr>
        <w:t>Qiao</w:t>
      </w:r>
      <w:proofErr w:type="spellEnd"/>
      <w:r w:rsidRPr="008D7C08">
        <w:rPr>
          <w:rFonts w:cs="Times New Roman"/>
          <w:szCs w:val="24"/>
        </w:rPr>
        <w:t xml:space="preserve">, Solution processed pristine PDPP3T polymer as hole transport layer for efficient perovskite solar cells with slower degradation. </w:t>
      </w:r>
      <w:r w:rsidRPr="008D7C08">
        <w:rPr>
          <w:rFonts w:cs="Times New Roman"/>
          <w:b/>
          <w:bCs/>
          <w:i/>
          <w:iCs/>
          <w:szCs w:val="24"/>
        </w:rPr>
        <w:t>Solar Energy Materials and Solar Cells</w:t>
      </w:r>
      <w:r w:rsidRPr="008D7C08">
        <w:rPr>
          <w:rFonts w:cs="Times New Roman"/>
          <w:i/>
          <w:iCs/>
          <w:szCs w:val="24"/>
        </w:rPr>
        <w:t>.</w:t>
      </w:r>
      <w:r>
        <w:rPr>
          <w:rFonts w:cs="Times New Roman"/>
          <w:szCs w:val="24"/>
        </w:rPr>
        <w:t xml:space="preserve"> </w:t>
      </w:r>
      <w:proofErr w:type="spellStart"/>
      <w:r w:rsidRPr="008D7C08">
        <w:rPr>
          <w:color w:val="333333"/>
        </w:rPr>
        <w:t>doi</w:t>
      </w:r>
      <w:proofErr w:type="spellEnd"/>
      <w:r w:rsidRPr="008D7C08">
        <w:rPr>
          <w:color w:val="333333"/>
        </w:rPr>
        <w:t>: 10.1016/j.solmat.2015.10.008</w:t>
      </w:r>
    </w:p>
    <w:p w:rsidR="007B0DD3" w:rsidRDefault="007B0DD3" w:rsidP="007B0DD3">
      <w:pPr>
        <w:spacing w:line="360" w:lineRule="auto"/>
        <w:contextualSpacing/>
        <w:rPr>
          <w:rFonts w:cs="Times New Roman"/>
          <w:b/>
        </w:rPr>
      </w:pPr>
      <w:r>
        <w:rPr>
          <w:rFonts w:cs="Times New Roman"/>
          <w:b/>
          <w:noProof/>
          <w:lang w:eastAsia="zh-CN"/>
        </w:rPr>
        <mc:AlternateContent>
          <mc:Choice Requires="wps">
            <w:drawing>
              <wp:anchor distT="0" distB="0" distL="114300" distR="114300" simplePos="0" relativeHeight="251662336" behindDoc="0" locked="0" layoutInCell="1" allowOverlap="1" wp14:anchorId="78BFC2BD" wp14:editId="6F9EB362">
                <wp:simplePos x="0" y="0"/>
                <wp:positionH relativeFrom="margin">
                  <wp:align>right</wp:align>
                </wp:positionH>
                <wp:positionV relativeFrom="paragraph">
                  <wp:posOffset>237490</wp:posOffset>
                </wp:positionV>
                <wp:extent cx="5459730" cy="7620"/>
                <wp:effectExtent l="0" t="0" r="26670" b="30480"/>
                <wp:wrapNone/>
                <wp:docPr id="27" name="Straight Connector 27"/>
                <wp:cNvGraphicFramePr/>
                <a:graphic xmlns:a="http://schemas.openxmlformats.org/drawingml/2006/main">
                  <a:graphicData uri="http://schemas.microsoft.com/office/word/2010/wordprocessingShape">
                    <wps:wsp>
                      <wps:cNvCnPr/>
                      <wps:spPr>
                        <a:xfrm>
                          <a:off x="0" y="0"/>
                          <a:ext cx="545973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7131C98" id="Straight Connector 27" o:spid="_x0000_s1026" style="position:absolute;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7pt,18.7pt" to="808.6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" strokecolor="black [3200]" strokeweight="1.5pt">
                <v:stroke joinstyle="miter"/>
                <w10:wrap anchorx="margin"/>
              </v:line>
            </w:pict>
          </mc:Fallback>
        </mc:AlternateContent>
      </w:r>
      <w:r>
        <w:rPr>
          <w:rFonts w:cs="Times New Roman"/>
          <w:b/>
        </w:rPr>
        <w:t>SKILLS</w:t>
      </w:r>
    </w:p>
    <w:p w:rsidR="007B0DD3" w:rsidRPr="00A53570" w:rsidRDefault="007B0DD3" w:rsidP="007B0DD3">
      <w:pPr>
        <w:pStyle w:val="ListParagraph"/>
        <w:numPr>
          <w:ilvl w:val="0"/>
          <w:numId w:val="26"/>
        </w:numPr>
        <w:spacing w:after="0" w:line="360" w:lineRule="auto"/>
        <w:rPr>
          <w:rFonts w:cs="Times New Roman"/>
          <w:szCs w:val="24"/>
        </w:rPr>
      </w:pPr>
      <w:r w:rsidRPr="00A53570">
        <w:rPr>
          <w:rFonts w:cs="Times New Roman"/>
          <w:szCs w:val="24"/>
        </w:rPr>
        <w:lastRenderedPageBreak/>
        <w:t>5+ years working of programming languages (</w:t>
      </w:r>
      <w:r w:rsidRPr="00A53570">
        <w:rPr>
          <w:rFonts w:cs="Times New Roman"/>
          <w:b/>
          <w:szCs w:val="24"/>
        </w:rPr>
        <w:t>Python</w:t>
      </w:r>
      <w:r w:rsidRPr="00A53570">
        <w:rPr>
          <w:rFonts w:cs="Times New Roman"/>
          <w:szCs w:val="24"/>
        </w:rPr>
        <w:t>, R, SQL, MATLAB, SAS, C++, Perl)</w:t>
      </w:r>
    </w:p>
    <w:p w:rsidR="007B0DD3" w:rsidRPr="00A53570" w:rsidRDefault="007B0DD3" w:rsidP="007B0DD3">
      <w:pPr>
        <w:pStyle w:val="ListParagraph"/>
        <w:numPr>
          <w:ilvl w:val="0"/>
          <w:numId w:val="26"/>
        </w:numPr>
        <w:spacing w:after="0" w:line="360" w:lineRule="auto"/>
        <w:rPr>
          <w:rFonts w:cs="Times New Roman"/>
          <w:szCs w:val="24"/>
        </w:rPr>
      </w:pPr>
      <w:r w:rsidRPr="00A53570">
        <w:rPr>
          <w:rFonts w:cs="Times New Roman"/>
          <w:szCs w:val="24"/>
        </w:rPr>
        <w:t>2+ years of large-scale data mining and analysis with statistical &amp; network modeling and machine learning methods</w:t>
      </w:r>
    </w:p>
    <w:p w:rsidR="007B0DD3" w:rsidRPr="00A53570" w:rsidRDefault="007B0DD3" w:rsidP="007B0DD3">
      <w:pPr>
        <w:pStyle w:val="ListParagraph"/>
        <w:numPr>
          <w:ilvl w:val="0"/>
          <w:numId w:val="26"/>
        </w:numPr>
        <w:spacing w:after="0" w:line="360" w:lineRule="auto"/>
        <w:rPr>
          <w:rFonts w:cs="Times New Roman"/>
          <w:szCs w:val="24"/>
        </w:rPr>
      </w:pPr>
      <w:r w:rsidRPr="00A53570">
        <w:rPr>
          <w:rFonts w:cs="Times New Roman"/>
          <w:szCs w:val="24"/>
        </w:rPr>
        <w:t>2 years of mathematical &amp; statistical algorithm development</w:t>
      </w:r>
    </w:p>
    <w:p w:rsidR="007B0DD3" w:rsidRPr="00A53570" w:rsidRDefault="007B0DD3" w:rsidP="007B0DD3">
      <w:pPr>
        <w:pStyle w:val="ListParagraph"/>
        <w:numPr>
          <w:ilvl w:val="0"/>
          <w:numId w:val="26"/>
        </w:numPr>
        <w:spacing w:after="0" w:line="360" w:lineRule="auto"/>
        <w:rPr>
          <w:rFonts w:cs="Times New Roman"/>
          <w:szCs w:val="24"/>
        </w:rPr>
      </w:pPr>
      <w:r w:rsidRPr="00A53570">
        <w:rPr>
          <w:rFonts w:cs="Times New Roman"/>
          <w:szCs w:val="24"/>
        </w:rPr>
        <w:t>1 year of next-generation sequencing data analysis</w:t>
      </w:r>
    </w:p>
    <w:p w:rsidR="007B0DD3" w:rsidRPr="00C65916" w:rsidRDefault="007B0DD3" w:rsidP="007B0DD3">
      <w:pPr>
        <w:rPr>
          <w:rFonts w:cs="Times New Roman"/>
          <w:szCs w:val="24"/>
        </w:rPr>
      </w:pPr>
    </w:p>
    <w:p w:rsidR="007B0DD3" w:rsidRPr="007B0DD3" w:rsidRDefault="007B0DD3">
      <w:pPr>
        <w:rPr>
          <w:rFonts w:cs="Times New Roman"/>
          <w:szCs w:val="24"/>
        </w:rPr>
      </w:pPr>
    </w:p>
    <w:sectPr w:rsidR="007B0DD3" w:rsidRPr="007B0DD3" w:rsidSect="007B0DD3">
      <w:headerReference w:type="default" r:id="rId574"/>
      <w:headerReference w:type="first" r:id="rId575"/>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18A" w:rsidRDefault="005C118A" w:rsidP="007B0DD3">
      <w:pPr>
        <w:spacing w:after="0" w:line="240" w:lineRule="auto"/>
      </w:pPr>
      <w:r>
        <w:separator/>
      </w:r>
    </w:p>
  </w:endnote>
  <w:endnote w:type="continuationSeparator" w:id="0">
    <w:p w:rsidR="005C118A" w:rsidRDefault="005C118A" w:rsidP="007B0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phemia">
    <w:charset w:val="00"/>
    <w:family w:val="swiss"/>
    <w:pitch w:val="variable"/>
    <w:sig w:usb0="8000006F" w:usb1="0000004A" w:usb2="00002000" w:usb3="00000000" w:csb0="00000001" w:csb1="00000000"/>
  </w:font>
  <w:font w:name="Calibri">
    <w:panose1 w:val="020F0502020204030204"/>
    <w:charset w:val="00"/>
    <w:family w:val="swiss"/>
    <w:pitch w:val="variable"/>
    <w:sig w:usb0="E0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harisSIL">
    <w:altName w:val="MS Gothic"/>
    <w:panose1 w:val="00000000000000000000"/>
    <w:charset w:val="80"/>
    <w:family w:val="swiss"/>
    <w:notTrueType/>
    <w:pitch w:val="default"/>
    <w:sig w:usb0="00000001" w:usb1="08070000" w:usb2="00000010" w:usb3="00000000" w:csb0="00020000" w:csb1="00000000"/>
  </w:font>
  <w:font w:name="TimesNewRomanPSMT">
    <w:altName w:val="MS Gothic"/>
    <w:panose1 w:val="00000000000000000000"/>
    <w:charset w:val="80"/>
    <w:family w:val="auto"/>
    <w:notTrueType/>
    <w:pitch w:val="default"/>
    <w:sig w:usb0="00000001" w:usb1="08070000" w:usb2="00000010" w:usb3="00000000" w:csb0="00020000" w:csb1="00000000"/>
  </w:font>
  <w:font w:name="Microsoft YaHei">
    <w:altName w:val="微软雅黑"/>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MinionPro-Bold">
    <w:altName w:val="SimSun"/>
    <w:panose1 w:val="00000000000000000000"/>
    <w:charset w:val="86"/>
    <w:family w:val="roman"/>
    <w:notTrueType/>
    <w:pitch w:val="default"/>
    <w:sig w:usb0="00000001" w:usb1="080E0000" w:usb2="00000010" w:usb3="00000000" w:csb0="00040000" w:csb1="00000000"/>
  </w:font>
  <w:font w:name="MinionPro-Regular">
    <w:altName w:val="SimSun"/>
    <w:panose1 w:val="00000000000000000000"/>
    <w:charset w:val="86"/>
    <w:family w:val="roman"/>
    <w:notTrueType/>
    <w:pitch w:val="default"/>
    <w:sig w:usb0="00000001" w:usb1="080E0000" w:usb2="00000010" w:usb3="00000000" w:csb0="00040000" w:csb1="00000000"/>
  </w:font>
  <w:font w:name="EuclidSymbol-Italic">
    <w:altName w:val="Arial Unicode MS"/>
    <w:panose1 w:val="00000000000000000000"/>
    <w:charset w:val="86"/>
    <w:family w:val="auto"/>
    <w:notTrueType/>
    <w:pitch w:val="default"/>
    <w:sig w:usb0="00000000" w:usb1="080E0000" w:usb2="00000010" w:usb3="00000000" w:csb0="00040000" w:csb1="00000000"/>
  </w:font>
  <w:font w:name="MinionPro-It">
    <w:altName w:val="SimSun"/>
    <w:panose1 w:val="00000000000000000000"/>
    <w:charset w:val="86"/>
    <w:family w:val="roman"/>
    <w:notTrueType/>
    <w:pitch w:val="default"/>
    <w:sig w:usb0="00000001" w:usb1="080E0000" w:usb2="00000010" w:usb3="00000000" w:csb0="00040000" w:csb1="00000000"/>
  </w:font>
  <w:font w:name="EuclidSymbol">
    <w:altName w:val="Arial Unicode MS"/>
    <w:panose1 w:val="00000000000000000000"/>
    <w:charset w:val="86"/>
    <w:family w:val="auto"/>
    <w:notTrueType/>
    <w:pitch w:val="default"/>
    <w:sig w:usb0="00000000" w:usb1="080E0000" w:usb2="00000010" w:usb3="00000000" w:csb0="00040000" w:csb1="00000000"/>
  </w:font>
  <w:font w:name="SimHei">
    <w:altName w:val="黑体"/>
    <w:panose1 w:val="02010600030101010101"/>
    <w:charset w:val="86"/>
    <w:family w:val="modern"/>
    <w:pitch w:val="fixed"/>
    <w:sig w:usb0="800002BF" w:usb1="38CF7CFA" w:usb2="00000016" w:usb3="00000000" w:csb0="00040001" w:csb1="00000000"/>
  </w:font>
  <w:font w:name="Arim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18A" w:rsidRDefault="005C118A" w:rsidP="007B0DD3">
      <w:pPr>
        <w:spacing w:after="0" w:line="240" w:lineRule="auto"/>
      </w:pPr>
      <w:r>
        <w:separator/>
      </w:r>
    </w:p>
  </w:footnote>
  <w:footnote w:type="continuationSeparator" w:id="0">
    <w:p w:rsidR="005C118A" w:rsidRDefault="005C118A" w:rsidP="007B0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6775053"/>
      <w:docPartObj>
        <w:docPartGallery w:val="Page Numbers (Top of Page)"/>
        <w:docPartUnique/>
      </w:docPartObj>
    </w:sdtPr>
    <w:sdtEndPr>
      <w:rPr>
        <w:noProof/>
      </w:rPr>
    </w:sdtEndPr>
    <w:sdtContent>
      <w:p w:rsidR="009D2713" w:rsidRDefault="009D2713">
        <w:pPr>
          <w:pStyle w:val="Header"/>
          <w:jc w:val="right"/>
        </w:pPr>
        <w:r>
          <w:fldChar w:fldCharType="begin"/>
        </w:r>
        <w:r>
          <w:instrText xml:space="preserve"> PAGE   \* MERGEFORMAT </w:instrText>
        </w:r>
        <w:r>
          <w:fldChar w:fldCharType="separate"/>
        </w:r>
        <w:r w:rsidR="00755024">
          <w:rPr>
            <w:noProof/>
          </w:rPr>
          <w:t>x</w:t>
        </w:r>
        <w:r>
          <w:rPr>
            <w:noProof/>
          </w:rPr>
          <w:fldChar w:fldCharType="end"/>
        </w:r>
      </w:p>
    </w:sdtContent>
  </w:sdt>
  <w:p w:rsidR="009D2713" w:rsidRDefault="009D27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2713" w:rsidRDefault="009D2713" w:rsidP="007B0DD3">
    <w:pPr>
      <w:pStyle w:val="Header"/>
      <w:ind w:right="240"/>
      <w:jc w:val="right"/>
    </w:pPr>
  </w:p>
  <w:p w:rsidR="009D2713" w:rsidRDefault="009D27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2957976"/>
      <w:docPartObj>
        <w:docPartGallery w:val="Page Numbers (Top of Page)"/>
        <w:docPartUnique/>
      </w:docPartObj>
    </w:sdtPr>
    <w:sdtEndPr>
      <w:rPr>
        <w:noProof/>
      </w:rPr>
    </w:sdtEndPr>
    <w:sdtContent>
      <w:p w:rsidR="009D2713" w:rsidRDefault="009D2713">
        <w:pPr>
          <w:pStyle w:val="Header"/>
          <w:jc w:val="right"/>
        </w:pPr>
        <w:r>
          <w:fldChar w:fldCharType="begin"/>
        </w:r>
        <w:r>
          <w:instrText xml:space="preserve"> PAGE   \* MERGEFORMAT </w:instrText>
        </w:r>
        <w:r>
          <w:fldChar w:fldCharType="separate"/>
        </w:r>
        <w:r w:rsidR="00755024">
          <w:rPr>
            <w:noProof/>
          </w:rPr>
          <w:t>16</w:t>
        </w:r>
        <w:r>
          <w:rPr>
            <w:noProof/>
          </w:rPr>
          <w:fldChar w:fldCharType="end"/>
        </w:r>
      </w:p>
    </w:sdtContent>
  </w:sdt>
  <w:p w:rsidR="009D2713" w:rsidRDefault="009D271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8996011"/>
      <w:docPartObj>
        <w:docPartGallery w:val="Page Numbers (Top of Page)"/>
        <w:docPartUnique/>
      </w:docPartObj>
    </w:sdtPr>
    <w:sdtEndPr>
      <w:rPr>
        <w:noProof/>
      </w:rPr>
    </w:sdtEndPr>
    <w:sdtContent>
      <w:p w:rsidR="009D2713" w:rsidRDefault="009D2713">
        <w:pPr>
          <w:pStyle w:val="Header"/>
          <w:jc w:val="right"/>
        </w:pPr>
        <w:r>
          <w:fldChar w:fldCharType="begin"/>
        </w:r>
        <w:r>
          <w:instrText xml:space="preserve"> PAGE   \* MERGEFORMAT </w:instrText>
        </w:r>
        <w:r>
          <w:fldChar w:fldCharType="separate"/>
        </w:r>
        <w:r w:rsidR="003F2444">
          <w:rPr>
            <w:noProof/>
          </w:rPr>
          <w:t>11</w:t>
        </w:r>
        <w:r>
          <w:rPr>
            <w:noProof/>
          </w:rPr>
          <w:fldChar w:fldCharType="end"/>
        </w:r>
      </w:p>
    </w:sdtContent>
  </w:sdt>
  <w:p w:rsidR="009D2713" w:rsidRDefault="009D27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66E07"/>
    <w:multiLevelType w:val="hybridMultilevel"/>
    <w:tmpl w:val="C80C2ECE"/>
    <w:lvl w:ilvl="0" w:tplc="7A582114">
      <w:start w:val="1"/>
      <w:numFmt w:val="bullet"/>
      <w:lvlText w:val=""/>
      <w:lvlJc w:val="left"/>
      <w:pPr>
        <w:ind w:left="720" w:hanging="360"/>
      </w:pPr>
      <w:rPr>
        <w:rFonts w:ascii="Symbol" w:hAnsi="Symbol" w:hint="default"/>
      </w:rPr>
    </w:lvl>
    <w:lvl w:ilvl="1" w:tplc="69F412D2" w:tentative="1">
      <w:start w:val="1"/>
      <w:numFmt w:val="bullet"/>
      <w:lvlText w:val="o"/>
      <w:lvlJc w:val="left"/>
      <w:pPr>
        <w:ind w:left="1440" w:hanging="360"/>
      </w:pPr>
      <w:rPr>
        <w:rFonts w:ascii="Courier New" w:hAnsi="Courier New" w:cs="Courier New" w:hint="default"/>
      </w:rPr>
    </w:lvl>
    <w:lvl w:ilvl="2" w:tplc="440E49E8" w:tentative="1">
      <w:start w:val="1"/>
      <w:numFmt w:val="bullet"/>
      <w:lvlText w:val=""/>
      <w:lvlJc w:val="left"/>
      <w:pPr>
        <w:ind w:left="2160" w:hanging="360"/>
      </w:pPr>
      <w:rPr>
        <w:rFonts w:ascii="Wingdings" w:hAnsi="Wingdings" w:hint="default"/>
      </w:rPr>
    </w:lvl>
    <w:lvl w:ilvl="3" w:tplc="B7D62CF6" w:tentative="1">
      <w:start w:val="1"/>
      <w:numFmt w:val="bullet"/>
      <w:lvlText w:val=""/>
      <w:lvlJc w:val="left"/>
      <w:pPr>
        <w:ind w:left="2880" w:hanging="360"/>
      </w:pPr>
      <w:rPr>
        <w:rFonts w:ascii="Symbol" w:hAnsi="Symbol" w:hint="default"/>
      </w:rPr>
    </w:lvl>
    <w:lvl w:ilvl="4" w:tplc="3A508E66" w:tentative="1">
      <w:start w:val="1"/>
      <w:numFmt w:val="bullet"/>
      <w:lvlText w:val="o"/>
      <w:lvlJc w:val="left"/>
      <w:pPr>
        <w:ind w:left="3600" w:hanging="360"/>
      </w:pPr>
      <w:rPr>
        <w:rFonts w:ascii="Courier New" w:hAnsi="Courier New" w:cs="Courier New" w:hint="default"/>
      </w:rPr>
    </w:lvl>
    <w:lvl w:ilvl="5" w:tplc="4D50820A" w:tentative="1">
      <w:start w:val="1"/>
      <w:numFmt w:val="bullet"/>
      <w:lvlText w:val=""/>
      <w:lvlJc w:val="left"/>
      <w:pPr>
        <w:ind w:left="4320" w:hanging="360"/>
      </w:pPr>
      <w:rPr>
        <w:rFonts w:ascii="Wingdings" w:hAnsi="Wingdings" w:hint="default"/>
      </w:rPr>
    </w:lvl>
    <w:lvl w:ilvl="6" w:tplc="4440AD28" w:tentative="1">
      <w:start w:val="1"/>
      <w:numFmt w:val="bullet"/>
      <w:lvlText w:val=""/>
      <w:lvlJc w:val="left"/>
      <w:pPr>
        <w:ind w:left="5040" w:hanging="360"/>
      </w:pPr>
      <w:rPr>
        <w:rFonts w:ascii="Symbol" w:hAnsi="Symbol" w:hint="default"/>
      </w:rPr>
    </w:lvl>
    <w:lvl w:ilvl="7" w:tplc="7BB8D65A" w:tentative="1">
      <w:start w:val="1"/>
      <w:numFmt w:val="bullet"/>
      <w:lvlText w:val="o"/>
      <w:lvlJc w:val="left"/>
      <w:pPr>
        <w:ind w:left="5760" w:hanging="360"/>
      </w:pPr>
      <w:rPr>
        <w:rFonts w:ascii="Courier New" w:hAnsi="Courier New" w:cs="Courier New" w:hint="default"/>
      </w:rPr>
    </w:lvl>
    <w:lvl w:ilvl="8" w:tplc="B314BE58" w:tentative="1">
      <w:start w:val="1"/>
      <w:numFmt w:val="bullet"/>
      <w:lvlText w:val=""/>
      <w:lvlJc w:val="left"/>
      <w:pPr>
        <w:ind w:left="6480" w:hanging="360"/>
      </w:pPr>
      <w:rPr>
        <w:rFonts w:ascii="Wingdings" w:hAnsi="Wingdings" w:hint="default"/>
      </w:rPr>
    </w:lvl>
  </w:abstractNum>
  <w:abstractNum w:abstractNumId="1" w15:restartNumberingAfterBreak="0">
    <w:nsid w:val="0D0A5871"/>
    <w:multiLevelType w:val="hybridMultilevel"/>
    <w:tmpl w:val="3224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33BF9"/>
    <w:multiLevelType w:val="hybridMultilevel"/>
    <w:tmpl w:val="0870F778"/>
    <w:lvl w:ilvl="0" w:tplc="E61E8EC4">
      <w:start w:val="1"/>
      <w:numFmt w:val="bullet"/>
      <w:lvlText w:val=""/>
      <w:lvlJc w:val="left"/>
      <w:pPr>
        <w:ind w:left="720" w:hanging="360"/>
      </w:pPr>
      <w:rPr>
        <w:rFonts w:ascii="Symbol" w:hAnsi="Symbol" w:hint="default"/>
      </w:rPr>
    </w:lvl>
    <w:lvl w:ilvl="1" w:tplc="66204666" w:tentative="1">
      <w:start w:val="1"/>
      <w:numFmt w:val="bullet"/>
      <w:lvlText w:val="o"/>
      <w:lvlJc w:val="left"/>
      <w:pPr>
        <w:ind w:left="1440" w:hanging="360"/>
      </w:pPr>
      <w:rPr>
        <w:rFonts w:ascii="Courier New" w:hAnsi="Courier New" w:cs="Courier New" w:hint="default"/>
      </w:rPr>
    </w:lvl>
    <w:lvl w:ilvl="2" w:tplc="091A67C0" w:tentative="1">
      <w:start w:val="1"/>
      <w:numFmt w:val="bullet"/>
      <w:lvlText w:val=""/>
      <w:lvlJc w:val="left"/>
      <w:pPr>
        <w:ind w:left="2160" w:hanging="360"/>
      </w:pPr>
      <w:rPr>
        <w:rFonts w:ascii="Wingdings" w:hAnsi="Wingdings" w:hint="default"/>
      </w:rPr>
    </w:lvl>
    <w:lvl w:ilvl="3" w:tplc="CBC4BBDE" w:tentative="1">
      <w:start w:val="1"/>
      <w:numFmt w:val="bullet"/>
      <w:lvlText w:val=""/>
      <w:lvlJc w:val="left"/>
      <w:pPr>
        <w:ind w:left="2880" w:hanging="360"/>
      </w:pPr>
      <w:rPr>
        <w:rFonts w:ascii="Symbol" w:hAnsi="Symbol" w:hint="default"/>
      </w:rPr>
    </w:lvl>
    <w:lvl w:ilvl="4" w:tplc="BE427014" w:tentative="1">
      <w:start w:val="1"/>
      <w:numFmt w:val="bullet"/>
      <w:lvlText w:val="o"/>
      <w:lvlJc w:val="left"/>
      <w:pPr>
        <w:ind w:left="3600" w:hanging="360"/>
      </w:pPr>
      <w:rPr>
        <w:rFonts w:ascii="Courier New" w:hAnsi="Courier New" w:cs="Courier New" w:hint="default"/>
      </w:rPr>
    </w:lvl>
    <w:lvl w:ilvl="5" w:tplc="2FECD64A" w:tentative="1">
      <w:start w:val="1"/>
      <w:numFmt w:val="bullet"/>
      <w:lvlText w:val=""/>
      <w:lvlJc w:val="left"/>
      <w:pPr>
        <w:ind w:left="4320" w:hanging="360"/>
      </w:pPr>
      <w:rPr>
        <w:rFonts w:ascii="Wingdings" w:hAnsi="Wingdings" w:hint="default"/>
      </w:rPr>
    </w:lvl>
    <w:lvl w:ilvl="6" w:tplc="743CB202" w:tentative="1">
      <w:start w:val="1"/>
      <w:numFmt w:val="bullet"/>
      <w:lvlText w:val=""/>
      <w:lvlJc w:val="left"/>
      <w:pPr>
        <w:ind w:left="5040" w:hanging="360"/>
      </w:pPr>
      <w:rPr>
        <w:rFonts w:ascii="Symbol" w:hAnsi="Symbol" w:hint="default"/>
      </w:rPr>
    </w:lvl>
    <w:lvl w:ilvl="7" w:tplc="649C35CC" w:tentative="1">
      <w:start w:val="1"/>
      <w:numFmt w:val="bullet"/>
      <w:lvlText w:val="o"/>
      <w:lvlJc w:val="left"/>
      <w:pPr>
        <w:ind w:left="5760" w:hanging="360"/>
      </w:pPr>
      <w:rPr>
        <w:rFonts w:ascii="Courier New" w:hAnsi="Courier New" w:cs="Courier New" w:hint="default"/>
      </w:rPr>
    </w:lvl>
    <w:lvl w:ilvl="8" w:tplc="64C674F0" w:tentative="1">
      <w:start w:val="1"/>
      <w:numFmt w:val="bullet"/>
      <w:lvlText w:val=""/>
      <w:lvlJc w:val="left"/>
      <w:pPr>
        <w:ind w:left="6480" w:hanging="360"/>
      </w:pPr>
      <w:rPr>
        <w:rFonts w:ascii="Wingdings" w:hAnsi="Wingdings" w:hint="default"/>
      </w:rPr>
    </w:lvl>
  </w:abstractNum>
  <w:abstractNum w:abstractNumId="3" w15:restartNumberingAfterBreak="0">
    <w:nsid w:val="0F7A7822"/>
    <w:multiLevelType w:val="hybridMultilevel"/>
    <w:tmpl w:val="A4CA8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67B89"/>
    <w:multiLevelType w:val="hybridMultilevel"/>
    <w:tmpl w:val="2D6AA82E"/>
    <w:lvl w:ilvl="0" w:tplc="9A5A1478">
      <w:start w:val="1"/>
      <w:numFmt w:val="bullet"/>
      <w:lvlText w:val=""/>
      <w:lvlJc w:val="left"/>
      <w:pPr>
        <w:ind w:left="720" w:hanging="360"/>
      </w:pPr>
      <w:rPr>
        <w:rFonts w:ascii="Symbol" w:hAnsi="Symbol" w:hint="default"/>
      </w:rPr>
    </w:lvl>
    <w:lvl w:ilvl="1" w:tplc="9282FB94" w:tentative="1">
      <w:start w:val="1"/>
      <w:numFmt w:val="bullet"/>
      <w:lvlText w:val="o"/>
      <w:lvlJc w:val="left"/>
      <w:pPr>
        <w:ind w:left="1440" w:hanging="360"/>
      </w:pPr>
      <w:rPr>
        <w:rFonts w:ascii="Courier New" w:hAnsi="Courier New" w:cs="Courier New" w:hint="default"/>
      </w:rPr>
    </w:lvl>
    <w:lvl w:ilvl="2" w:tplc="0B7262AC" w:tentative="1">
      <w:start w:val="1"/>
      <w:numFmt w:val="bullet"/>
      <w:lvlText w:val=""/>
      <w:lvlJc w:val="left"/>
      <w:pPr>
        <w:ind w:left="2160" w:hanging="360"/>
      </w:pPr>
      <w:rPr>
        <w:rFonts w:ascii="Wingdings" w:hAnsi="Wingdings" w:hint="default"/>
      </w:rPr>
    </w:lvl>
    <w:lvl w:ilvl="3" w:tplc="CB004DCC" w:tentative="1">
      <w:start w:val="1"/>
      <w:numFmt w:val="bullet"/>
      <w:lvlText w:val=""/>
      <w:lvlJc w:val="left"/>
      <w:pPr>
        <w:ind w:left="2880" w:hanging="360"/>
      </w:pPr>
      <w:rPr>
        <w:rFonts w:ascii="Symbol" w:hAnsi="Symbol" w:hint="default"/>
      </w:rPr>
    </w:lvl>
    <w:lvl w:ilvl="4" w:tplc="10FE5710" w:tentative="1">
      <w:start w:val="1"/>
      <w:numFmt w:val="bullet"/>
      <w:lvlText w:val="o"/>
      <w:lvlJc w:val="left"/>
      <w:pPr>
        <w:ind w:left="3600" w:hanging="360"/>
      </w:pPr>
      <w:rPr>
        <w:rFonts w:ascii="Courier New" w:hAnsi="Courier New" w:cs="Courier New" w:hint="default"/>
      </w:rPr>
    </w:lvl>
    <w:lvl w:ilvl="5" w:tplc="908CE8EC" w:tentative="1">
      <w:start w:val="1"/>
      <w:numFmt w:val="bullet"/>
      <w:lvlText w:val=""/>
      <w:lvlJc w:val="left"/>
      <w:pPr>
        <w:ind w:left="4320" w:hanging="360"/>
      </w:pPr>
      <w:rPr>
        <w:rFonts w:ascii="Wingdings" w:hAnsi="Wingdings" w:hint="default"/>
      </w:rPr>
    </w:lvl>
    <w:lvl w:ilvl="6" w:tplc="531E1DF6" w:tentative="1">
      <w:start w:val="1"/>
      <w:numFmt w:val="bullet"/>
      <w:lvlText w:val=""/>
      <w:lvlJc w:val="left"/>
      <w:pPr>
        <w:ind w:left="5040" w:hanging="360"/>
      </w:pPr>
      <w:rPr>
        <w:rFonts w:ascii="Symbol" w:hAnsi="Symbol" w:hint="default"/>
      </w:rPr>
    </w:lvl>
    <w:lvl w:ilvl="7" w:tplc="E9C02A9E" w:tentative="1">
      <w:start w:val="1"/>
      <w:numFmt w:val="bullet"/>
      <w:lvlText w:val="o"/>
      <w:lvlJc w:val="left"/>
      <w:pPr>
        <w:ind w:left="5760" w:hanging="360"/>
      </w:pPr>
      <w:rPr>
        <w:rFonts w:ascii="Courier New" w:hAnsi="Courier New" w:cs="Courier New" w:hint="default"/>
      </w:rPr>
    </w:lvl>
    <w:lvl w:ilvl="8" w:tplc="795AE348" w:tentative="1">
      <w:start w:val="1"/>
      <w:numFmt w:val="bullet"/>
      <w:lvlText w:val=""/>
      <w:lvlJc w:val="left"/>
      <w:pPr>
        <w:ind w:left="6480" w:hanging="360"/>
      </w:pPr>
      <w:rPr>
        <w:rFonts w:ascii="Wingdings" w:hAnsi="Wingdings" w:hint="default"/>
      </w:rPr>
    </w:lvl>
  </w:abstractNum>
  <w:abstractNum w:abstractNumId="5" w15:restartNumberingAfterBreak="0">
    <w:nsid w:val="15BA2F2A"/>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7D3212"/>
    <w:multiLevelType w:val="hybridMultilevel"/>
    <w:tmpl w:val="5890F7A4"/>
    <w:lvl w:ilvl="0" w:tplc="81808C2C">
      <w:start w:val="1"/>
      <w:numFmt w:val="bullet"/>
      <w:lvlText w:val=""/>
      <w:lvlJc w:val="left"/>
      <w:pPr>
        <w:ind w:left="720" w:hanging="360"/>
      </w:pPr>
      <w:rPr>
        <w:rFonts w:ascii="Symbol" w:hAnsi="Symbol" w:hint="default"/>
      </w:rPr>
    </w:lvl>
    <w:lvl w:ilvl="1" w:tplc="E56AB53A" w:tentative="1">
      <w:start w:val="1"/>
      <w:numFmt w:val="bullet"/>
      <w:lvlText w:val="o"/>
      <w:lvlJc w:val="left"/>
      <w:pPr>
        <w:ind w:left="1440" w:hanging="360"/>
      </w:pPr>
      <w:rPr>
        <w:rFonts w:ascii="Courier New" w:hAnsi="Courier New" w:cs="Courier New" w:hint="default"/>
      </w:rPr>
    </w:lvl>
    <w:lvl w:ilvl="2" w:tplc="1064107C" w:tentative="1">
      <w:start w:val="1"/>
      <w:numFmt w:val="bullet"/>
      <w:lvlText w:val=""/>
      <w:lvlJc w:val="left"/>
      <w:pPr>
        <w:ind w:left="2160" w:hanging="360"/>
      </w:pPr>
      <w:rPr>
        <w:rFonts w:ascii="Wingdings" w:hAnsi="Wingdings" w:hint="default"/>
      </w:rPr>
    </w:lvl>
    <w:lvl w:ilvl="3" w:tplc="C2F83C1E" w:tentative="1">
      <w:start w:val="1"/>
      <w:numFmt w:val="bullet"/>
      <w:lvlText w:val=""/>
      <w:lvlJc w:val="left"/>
      <w:pPr>
        <w:ind w:left="2880" w:hanging="360"/>
      </w:pPr>
      <w:rPr>
        <w:rFonts w:ascii="Symbol" w:hAnsi="Symbol" w:hint="default"/>
      </w:rPr>
    </w:lvl>
    <w:lvl w:ilvl="4" w:tplc="BB728AE4" w:tentative="1">
      <w:start w:val="1"/>
      <w:numFmt w:val="bullet"/>
      <w:lvlText w:val="o"/>
      <w:lvlJc w:val="left"/>
      <w:pPr>
        <w:ind w:left="3600" w:hanging="360"/>
      </w:pPr>
      <w:rPr>
        <w:rFonts w:ascii="Courier New" w:hAnsi="Courier New" w:cs="Courier New" w:hint="default"/>
      </w:rPr>
    </w:lvl>
    <w:lvl w:ilvl="5" w:tplc="D9E60844" w:tentative="1">
      <w:start w:val="1"/>
      <w:numFmt w:val="bullet"/>
      <w:lvlText w:val=""/>
      <w:lvlJc w:val="left"/>
      <w:pPr>
        <w:ind w:left="4320" w:hanging="360"/>
      </w:pPr>
      <w:rPr>
        <w:rFonts w:ascii="Wingdings" w:hAnsi="Wingdings" w:hint="default"/>
      </w:rPr>
    </w:lvl>
    <w:lvl w:ilvl="6" w:tplc="54BE5074" w:tentative="1">
      <w:start w:val="1"/>
      <w:numFmt w:val="bullet"/>
      <w:lvlText w:val=""/>
      <w:lvlJc w:val="left"/>
      <w:pPr>
        <w:ind w:left="5040" w:hanging="360"/>
      </w:pPr>
      <w:rPr>
        <w:rFonts w:ascii="Symbol" w:hAnsi="Symbol" w:hint="default"/>
      </w:rPr>
    </w:lvl>
    <w:lvl w:ilvl="7" w:tplc="040A6610" w:tentative="1">
      <w:start w:val="1"/>
      <w:numFmt w:val="bullet"/>
      <w:lvlText w:val="o"/>
      <w:lvlJc w:val="left"/>
      <w:pPr>
        <w:ind w:left="5760" w:hanging="360"/>
      </w:pPr>
      <w:rPr>
        <w:rFonts w:ascii="Courier New" w:hAnsi="Courier New" w:cs="Courier New" w:hint="default"/>
      </w:rPr>
    </w:lvl>
    <w:lvl w:ilvl="8" w:tplc="D4EE2868" w:tentative="1">
      <w:start w:val="1"/>
      <w:numFmt w:val="bullet"/>
      <w:lvlText w:val=""/>
      <w:lvlJc w:val="left"/>
      <w:pPr>
        <w:ind w:left="6480" w:hanging="360"/>
      </w:pPr>
      <w:rPr>
        <w:rFonts w:ascii="Wingdings" w:hAnsi="Wingdings" w:hint="default"/>
      </w:rPr>
    </w:lvl>
  </w:abstractNum>
  <w:abstractNum w:abstractNumId="7" w15:restartNumberingAfterBreak="0">
    <w:nsid w:val="199815F5"/>
    <w:multiLevelType w:val="hybridMultilevel"/>
    <w:tmpl w:val="228C9AFE"/>
    <w:lvl w:ilvl="0" w:tplc="A7CA98B8">
      <w:start w:val="1"/>
      <w:numFmt w:val="bullet"/>
      <w:lvlText w:val="›"/>
      <w:lvlJc w:val="left"/>
      <w:pPr>
        <w:tabs>
          <w:tab w:val="num" w:pos="720"/>
        </w:tabs>
        <w:ind w:left="720" w:hanging="360"/>
      </w:pPr>
      <w:rPr>
        <w:rFonts w:ascii="Euphemia" w:hAnsi="Euphemia" w:hint="default"/>
      </w:rPr>
    </w:lvl>
    <w:lvl w:ilvl="1" w:tplc="43FC752E" w:tentative="1">
      <w:start w:val="1"/>
      <w:numFmt w:val="bullet"/>
      <w:lvlText w:val="›"/>
      <w:lvlJc w:val="left"/>
      <w:pPr>
        <w:tabs>
          <w:tab w:val="num" w:pos="1440"/>
        </w:tabs>
        <w:ind w:left="1440" w:hanging="360"/>
      </w:pPr>
      <w:rPr>
        <w:rFonts w:ascii="Euphemia" w:hAnsi="Euphemia" w:hint="default"/>
      </w:rPr>
    </w:lvl>
    <w:lvl w:ilvl="2" w:tplc="EA741DC8" w:tentative="1">
      <w:start w:val="1"/>
      <w:numFmt w:val="bullet"/>
      <w:lvlText w:val="›"/>
      <w:lvlJc w:val="left"/>
      <w:pPr>
        <w:tabs>
          <w:tab w:val="num" w:pos="2160"/>
        </w:tabs>
        <w:ind w:left="2160" w:hanging="360"/>
      </w:pPr>
      <w:rPr>
        <w:rFonts w:ascii="Euphemia" w:hAnsi="Euphemia" w:hint="default"/>
      </w:rPr>
    </w:lvl>
    <w:lvl w:ilvl="3" w:tplc="E0CA4D26" w:tentative="1">
      <w:start w:val="1"/>
      <w:numFmt w:val="bullet"/>
      <w:lvlText w:val="›"/>
      <w:lvlJc w:val="left"/>
      <w:pPr>
        <w:tabs>
          <w:tab w:val="num" w:pos="2880"/>
        </w:tabs>
        <w:ind w:left="2880" w:hanging="360"/>
      </w:pPr>
      <w:rPr>
        <w:rFonts w:ascii="Euphemia" w:hAnsi="Euphemia" w:hint="default"/>
      </w:rPr>
    </w:lvl>
    <w:lvl w:ilvl="4" w:tplc="11203A12" w:tentative="1">
      <w:start w:val="1"/>
      <w:numFmt w:val="bullet"/>
      <w:lvlText w:val="›"/>
      <w:lvlJc w:val="left"/>
      <w:pPr>
        <w:tabs>
          <w:tab w:val="num" w:pos="3600"/>
        </w:tabs>
        <w:ind w:left="3600" w:hanging="360"/>
      </w:pPr>
      <w:rPr>
        <w:rFonts w:ascii="Euphemia" w:hAnsi="Euphemia" w:hint="default"/>
      </w:rPr>
    </w:lvl>
    <w:lvl w:ilvl="5" w:tplc="221E1EB2" w:tentative="1">
      <w:start w:val="1"/>
      <w:numFmt w:val="bullet"/>
      <w:lvlText w:val="›"/>
      <w:lvlJc w:val="left"/>
      <w:pPr>
        <w:tabs>
          <w:tab w:val="num" w:pos="4320"/>
        </w:tabs>
        <w:ind w:left="4320" w:hanging="360"/>
      </w:pPr>
      <w:rPr>
        <w:rFonts w:ascii="Euphemia" w:hAnsi="Euphemia" w:hint="default"/>
      </w:rPr>
    </w:lvl>
    <w:lvl w:ilvl="6" w:tplc="F35E06B2" w:tentative="1">
      <w:start w:val="1"/>
      <w:numFmt w:val="bullet"/>
      <w:lvlText w:val="›"/>
      <w:lvlJc w:val="left"/>
      <w:pPr>
        <w:tabs>
          <w:tab w:val="num" w:pos="5040"/>
        </w:tabs>
        <w:ind w:left="5040" w:hanging="360"/>
      </w:pPr>
      <w:rPr>
        <w:rFonts w:ascii="Euphemia" w:hAnsi="Euphemia" w:hint="default"/>
      </w:rPr>
    </w:lvl>
    <w:lvl w:ilvl="7" w:tplc="43A8E526" w:tentative="1">
      <w:start w:val="1"/>
      <w:numFmt w:val="bullet"/>
      <w:lvlText w:val="›"/>
      <w:lvlJc w:val="left"/>
      <w:pPr>
        <w:tabs>
          <w:tab w:val="num" w:pos="5760"/>
        </w:tabs>
        <w:ind w:left="5760" w:hanging="360"/>
      </w:pPr>
      <w:rPr>
        <w:rFonts w:ascii="Euphemia" w:hAnsi="Euphemia" w:hint="default"/>
      </w:rPr>
    </w:lvl>
    <w:lvl w:ilvl="8" w:tplc="8CDEBA66" w:tentative="1">
      <w:start w:val="1"/>
      <w:numFmt w:val="bullet"/>
      <w:lvlText w:val="›"/>
      <w:lvlJc w:val="left"/>
      <w:pPr>
        <w:tabs>
          <w:tab w:val="num" w:pos="6480"/>
        </w:tabs>
        <w:ind w:left="6480" w:hanging="360"/>
      </w:pPr>
      <w:rPr>
        <w:rFonts w:ascii="Euphemia" w:hAnsi="Euphemia" w:hint="default"/>
      </w:rPr>
    </w:lvl>
  </w:abstractNum>
  <w:abstractNum w:abstractNumId="8" w15:restartNumberingAfterBreak="0">
    <w:nsid w:val="1AFC5B6E"/>
    <w:multiLevelType w:val="hybridMultilevel"/>
    <w:tmpl w:val="B1185798"/>
    <w:lvl w:ilvl="0" w:tplc="D6FAB6BA">
      <w:start w:val="1"/>
      <w:numFmt w:val="bullet"/>
      <w:lvlText w:val="›"/>
      <w:lvlJc w:val="left"/>
      <w:pPr>
        <w:tabs>
          <w:tab w:val="num" w:pos="720"/>
        </w:tabs>
        <w:ind w:left="720" w:hanging="360"/>
      </w:pPr>
      <w:rPr>
        <w:rFonts w:ascii="Euphemia" w:hAnsi="Euphemia" w:hint="default"/>
      </w:rPr>
    </w:lvl>
    <w:lvl w:ilvl="1" w:tplc="7AA459C4" w:tentative="1">
      <w:start w:val="1"/>
      <w:numFmt w:val="bullet"/>
      <w:lvlText w:val="›"/>
      <w:lvlJc w:val="left"/>
      <w:pPr>
        <w:tabs>
          <w:tab w:val="num" w:pos="1440"/>
        </w:tabs>
        <w:ind w:left="1440" w:hanging="360"/>
      </w:pPr>
      <w:rPr>
        <w:rFonts w:ascii="Euphemia" w:hAnsi="Euphemia" w:hint="default"/>
      </w:rPr>
    </w:lvl>
    <w:lvl w:ilvl="2" w:tplc="4C189542" w:tentative="1">
      <w:start w:val="1"/>
      <w:numFmt w:val="bullet"/>
      <w:lvlText w:val="›"/>
      <w:lvlJc w:val="left"/>
      <w:pPr>
        <w:tabs>
          <w:tab w:val="num" w:pos="2160"/>
        </w:tabs>
        <w:ind w:left="2160" w:hanging="360"/>
      </w:pPr>
      <w:rPr>
        <w:rFonts w:ascii="Euphemia" w:hAnsi="Euphemia" w:hint="default"/>
      </w:rPr>
    </w:lvl>
    <w:lvl w:ilvl="3" w:tplc="915C1B04" w:tentative="1">
      <w:start w:val="1"/>
      <w:numFmt w:val="bullet"/>
      <w:lvlText w:val="›"/>
      <w:lvlJc w:val="left"/>
      <w:pPr>
        <w:tabs>
          <w:tab w:val="num" w:pos="2880"/>
        </w:tabs>
        <w:ind w:left="2880" w:hanging="360"/>
      </w:pPr>
      <w:rPr>
        <w:rFonts w:ascii="Euphemia" w:hAnsi="Euphemia" w:hint="default"/>
      </w:rPr>
    </w:lvl>
    <w:lvl w:ilvl="4" w:tplc="D6EE2258" w:tentative="1">
      <w:start w:val="1"/>
      <w:numFmt w:val="bullet"/>
      <w:lvlText w:val="›"/>
      <w:lvlJc w:val="left"/>
      <w:pPr>
        <w:tabs>
          <w:tab w:val="num" w:pos="3600"/>
        </w:tabs>
        <w:ind w:left="3600" w:hanging="360"/>
      </w:pPr>
      <w:rPr>
        <w:rFonts w:ascii="Euphemia" w:hAnsi="Euphemia" w:hint="default"/>
      </w:rPr>
    </w:lvl>
    <w:lvl w:ilvl="5" w:tplc="15B2A806" w:tentative="1">
      <w:start w:val="1"/>
      <w:numFmt w:val="bullet"/>
      <w:lvlText w:val="›"/>
      <w:lvlJc w:val="left"/>
      <w:pPr>
        <w:tabs>
          <w:tab w:val="num" w:pos="4320"/>
        </w:tabs>
        <w:ind w:left="4320" w:hanging="360"/>
      </w:pPr>
      <w:rPr>
        <w:rFonts w:ascii="Euphemia" w:hAnsi="Euphemia" w:hint="default"/>
      </w:rPr>
    </w:lvl>
    <w:lvl w:ilvl="6" w:tplc="68702F26" w:tentative="1">
      <w:start w:val="1"/>
      <w:numFmt w:val="bullet"/>
      <w:lvlText w:val="›"/>
      <w:lvlJc w:val="left"/>
      <w:pPr>
        <w:tabs>
          <w:tab w:val="num" w:pos="5040"/>
        </w:tabs>
        <w:ind w:left="5040" w:hanging="360"/>
      </w:pPr>
      <w:rPr>
        <w:rFonts w:ascii="Euphemia" w:hAnsi="Euphemia" w:hint="default"/>
      </w:rPr>
    </w:lvl>
    <w:lvl w:ilvl="7" w:tplc="1C0E999E" w:tentative="1">
      <w:start w:val="1"/>
      <w:numFmt w:val="bullet"/>
      <w:lvlText w:val="›"/>
      <w:lvlJc w:val="left"/>
      <w:pPr>
        <w:tabs>
          <w:tab w:val="num" w:pos="5760"/>
        </w:tabs>
        <w:ind w:left="5760" w:hanging="360"/>
      </w:pPr>
      <w:rPr>
        <w:rFonts w:ascii="Euphemia" w:hAnsi="Euphemia" w:hint="default"/>
      </w:rPr>
    </w:lvl>
    <w:lvl w:ilvl="8" w:tplc="C786F27A" w:tentative="1">
      <w:start w:val="1"/>
      <w:numFmt w:val="bullet"/>
      <w:lvlText w:val="›"/>
      <w:lvlJc w:val="left"/>
      <w:pPr>
        <w:tabs>
          <w:tab w:val="num" w:pos="6480"/>
        </w:tabs>
        <w:ind w:left="6480" w:hanging="360"/>
      </w:pPr>
      <w:rPr>
        <w:rFonts w:ascii="Euphemia" w:hAnsi="Euphemia" w:hint="default"/>
      </w:rPr>
    </w:lvl>
  </w:abstractNum>
  <w:abstractNum w:abstractNumId="9" w15:restartNumberingAfterBreak="0">
    <w:nsid w:val="1C162F91"/>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BB3BBB"/>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5F55F56"/>
    <w:multiLevelType w:val="hybridMultilevel"/>
    <w:tmpl w:val="BAD28B48"/>
    <w:lvl w:ilvl="0" w:tplc="ABA8F9D0">
      <w:start w:val="1"/>
      <w:numFmt w:val="bullet"/>
      <w:lvlText w:val=""/>
      <w:lvlJc w:val="left"/>
      <w:pPr>
        <w:ind w:left="720" w:hanging="360"/>
      </w:pPr>
      <w:rPr>
        <w:rFonts w:ascii="Symbol" w:hAnsi="Symbol" w:hint="default"/>
      </w:rPr>
    </w:lvl>
    <w:lvl w:ilvl="1" w:tplc="656A16A8" w:tentative="1">
      <w:start w:val="1"/>
      <w:numFmt w:val="bullet"/>
      <w:lvlText w:val="o"/>
      <w:lvlJc w:val="left"/>
      <w:pPr>
        <w:ind w:left="1440" w:hanging="360"/>
      </w:pPr>
      <w:rPr>
        <w:rFonts w:ascii="Courier New" w:hAnsi="Courier New" w:cs="Courier New" w:hint="default"/>
      </w:rPr>
    </w:lvl>
    <w:lvl w:ilvl="2" w:tplc="9A2AD82A" w:tentative="1">
      <w:start w:val="1"/>
      <w:numFmt w:val="bullet"/>
      <w:lvlText w:val=""/>
      <w:lvlJc w:val="left"/>
      <w:pPr>
        <w:ind w:left="2160" w:hanging="360"/>
      </w:pPr>
      <w:rPr>
        <w:rFonts w:ascii="Wingdings" w:hAnsi="Wingdings" w:hint="default"/>
      </w:rPr>
    </w:lvl>
    <w:lvl w:ilvl="3" w:tplc="429259E4" w:tentative="1">
      <w:start w:val="1"/>
      <w:numFmt w:val="bullet"/>
      <w:lvlText w:val=""/>
      <w:lvlJc w:val="left"/>
      <w:pPr>
        <w:ind w:left="2880" w:hanging="360"/>
      </w:pPr>
      <w:rPr>
        <w:rFonts w:ascii="Symbol" w:hAnsi="Symbol" w:hint="default"/>
      </w:rPr>
    </w:lvl>
    <w:lvl w:ilvl="4" w:tplc="F34681E4" w:tentative="1">
      <w:start w:val="1"/>
      <w:numFmt w:val="bullet"/>
      <w:lvlText w:val="o"/>
      <w:lvlJc w:val="left"/>
      <w:pPr>
        <w:ind w:left="3600" w:hanging="360"/>
      </w:pPr>
      <w:rPr>
        <w:rFonts w:ascii="Courier New" w:hAnsi="Courier New" w:cs="Courier New" w:hint="default"/>
      </w:rPr>
    </w:lvl>
    <w:lvl w:ilvl="5" w:tplc="71EA820C" w:tentative="1">
      <w:start w:val="1"/>
      <w:numFmt w:val="bullet"/>
      <w:lvlText w:val=""/>
      <w:lvlJc w:val="left"/>
      <w:pPr>
        <w:ind w:left="4320" w:hanging="360"/>
      </w:pPr>
      <w:rPr>
        <w:rFonts w:ascii="Wingdings" w:hAnsi="Wingdings" w:hint="default"/>
      </w:rPr>
    </w:lvl>
    <w:lvl w:ilvl="6" w:tplc="8D847558" w:tentative="1">
      <w:start w:val="1"/>
      <w:numFmt w:val="bullet"/>
      <w:lvlText w:val=""/>
      <w:lvlJc w:val="left"/>
      <w:pPr>
        <w:ind w:left="5040" w:hanging="360"/>
      </w:pPr>
      <w:rPr>
        <w:rFonts w:ascii="Symbol" w:hAnsi="Symbol" w:hint="default"/>
      </w:rPr>
    </w:lvl>
    <w:lvl w:ilvl="7" w:tplc="34900568" w:tentative="1">
      <w:start w:val="1"/>
      <w:numFmt w:val="bullet"/>
      <w:lvlText w:val="o"/>
      <w:lvlJc w:val="left"/>
      <w:pPr>
        <w:ind w:left="5760" w:hanging="360"/>
      </w:pPr>
      <w:rPr>
        <w:rFonts w:ascii="Courier New" w:hAnsi="Courier New" w:cs="Courier New" w:hint="default"/>
      </w:rPr>
    </w:lvl>
    <w:lvl w:ilvl="8" w:tplc="B0B24C4C" w:tentative="1">
      <w:start w:val="1"/>
      <w:numFmt w:val="bullet"/>
      <w:lvlText w:val=""/>
      <w:lvlJc w:val="left"/>
      <w:pPr>
        <w:ind w:left="6480" w:hanging="360"/>
      </w:pPr>
      <w:rPr>
        <w:rFonts w:ascii="Wingdings" w:hAnsi="Wingdings" w:hint="default"/>
      </w:rPr>
    </w:lvl>
  </w:abstractNum>
  <w:abstractNum w:abstractNumId="12" w15:restartNumberingAfterBreak="0">
    <w:nsid w:val="2FD94757"/>
    <w:multiLevelType w:val="hybridMultilevel"/>
    <w:tmpl w:val="4F4A51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653453F"/>
    <w:multiLevelType w:val="hybridMultilevel"/>
    <w:tmpl w:val="67406B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74C1E14"/>
    <w:multiLevelType w:val="hybridMultilevel"/>
    <w:tmpl w:val="588A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1753A5"/>
    <w:multiLevelType w:val="hybridMultilevel"/>
    <w:tmpl w:val="330CB390"/>
    <w:lvl w:ilvl="0" w:tplc="F72878BE">
      <w:start w:val="1"/>
      <w:numFmt w:val="bullet"/>
      <w:lvlText w:val=""/>
      <w:lvlJc w:val="left"/>
      <w:pPr>
        <w:ind w:left="720" w:hanging="360"/>
      </w:pPr>
      <w:rPr>
        <w:rFonts w:ascii="Symbol" w:hAnsi="Symbol" w:hint="default"/>
      </w:rPr>
    </w:lvl>
    <w:lvl w:ilvl="1" w:tplc="A282D558" w:tentative="1">
      <w:start w:val="1"/>
      <w:numFmt w:val="bullet"/>
      <w:lvlText w:val="o"/>
      <w:lvlJc w:val="left"/>
      <w:pPr>
        <w:ind w:left="1440" w:hanging="360"/>
      </w:pPr>
      <w:rPr>
        <w:rFonts w:ascii="Courier New" w:hAnsi="Courier New" w:cs="Courier New" w:hint="default"/>
      </w:rPr>
    </w:lvl>
    <w:lvl w:ilvl="2" w:tplc="38A6C308" w:tentative="1">
      <w:start w:val="1"/>
      <w:numFmt w:val="bullet"/>
      <w:lvlText w:val=""/>
      <w:lvlJc w:val="left"/>
      <w:pPr>
        <w:ind w:left="2160" w:hanging="360"/>
      </w:pPr>
      <w:rPr>
        <w:rFonts w:ascii="Wingdings" w:hAnsi="Wingdings" w:hint="default"/>
      </w:rPr>
    </w:lvl>
    <w:lvl w:ilvl="3" w:tplc="AE6A9D14" w:tentative="1">
      <w:start w:val="1"/>
      <w:numFmt w:val="bullet"/>
      <w:lvlText w:val=""/>
      <w:lvlJc w:val="left"/>
      <w:pPr>
        <w:ind w:left="2880" w:hanging="360"/>
      </w:pPr>
      <w:rPr>
        <w:rFonts w:ascii="Symbol" w:hAnsi="Symbol" w:hint="default"/>
      </w:rPr>
    </w:lvl>
    <w:lvl w:ilvl="4" w:tplc="915AD0E0" w:tentative="1">
      <w:start w:val="1"/>
      <w:numFmt w:val="bullet"/>
      <w:lvlText w:val="o"/>
      <w:lvlJc w:val="left"/>
      <w:pPr>
        <w:ind w:left="3600" w:hanging="360"/>
      </w:pPr>
      <w:rPr>
        <w:rFonts w:ascii="Courier New" w:hAnsi="Courier New" w:cs="Courier New" w:hint="default"/>
      </w:rPr>
    </w:lvl>
    <w:lvl w:ilvl="5" w:tplc="BAF4DAAE" w:tentative="1">
      <w:start w:val="1"/>
      <w:numFmt w:val="bullet"/>
      <w:lvlText w:val=""/>
      <w:lvlJc w:val="left"/>
      <w:pPr>
        <w:ind w:left="4320" w:hanging="360"/>
      </w:pPr>
      <w:rPr>
        <w:rFonts w:ascii="Wingdings" w:hAnsi="Wingdings" w:hint="default"/>
      </w:rPr>
    </w:lvl>
    <w:lvl w:ilvl="6" w:tplc="CF0A3D24" w:tentative="1">
      <w:start w:val="1"/>
      <w:numFmt w:val="bullet"/>
      <w:lvlText w:val=""/>
      <w:lvlJc w:val="left"/>
      <w:pPr>
        <w:ind w:left="5040" w:hanging="360"/>
      </w:pPr>
      <w:rPr>
        <w:rFonts w:ascii="Symbol" w:hAnsi="Symbol" w:hint="default"/>
      </w:rPr>
    </w:lvl>
    <w:lvl w:ilvl="7" w:tplc="E86C3EA4" w:tentative="1">
      <w:start w:val="1"/>
      <w:numFmt w:val="bullet"/>
      <w:lvlText w:val="o"/>
      <w:lvlJc w:val="left"/>
      <w:pPr>
        <w:ind w:left="5760" w:hanging="360"/>
      </w:pPr>
      <w:rPr>
        <w:rFonts w:ascii="Courier New" w:hAnsi="Courier New" w:cs="Courier New" w:hint="default"/>
      </w:rPr>
    </w:lvl>
    <w:lvl w:ilvl="8" w:tplc="8F1CA044" w:tentative="1">
      <w:start w:val="1"/>
      <w:numFmt w:val="bullet"/>
      <w:lvlText w:val=""/>
      <w:lvlJc w:val="left"/>
      <w:pPr>
        <w:ind w:left="6480" w:hanging="360"/>
      </w:pPr>
      <w:rPr>
        <w:rFonts w:ascii="Wingdings" w:hAnsi="Wingdings" w:hint="default"/>
      </w:rPr>
    </w:lvl>
  </w:abstractNum>
  <w:abstractNum w:abstractNumId="16" w15:restartNumberingAfterBreak="0">
    <w:nsid w:val="3B6E293E"/>
    <w:multiLevelType w:val="hybridMultilevel"/>
    <w:tmpl w:val="BFB2B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61353A"/>
    <w:multiLevelType w:val="hybridMultilevel"/>
    <w:tmpl w:val="52A28102"/>
    <w:lvl w:ilvl="0" w:tplc="940063F0">
      <w:start w:val="1"/>
      <w:numFmt w:val="bullet"/>
      <w:lvlText w:val=""/>
      <w:lvlJc w:val="left"/>
      <w:pPr>
        <w:ind w:left="720" w:hanging="360"/>
      </w:pPr>
      <w:rPr>
        <w:rFonts w:ascii="Symbol" w:hAnsi="Symbol" w:hint="default"/>
        <w:sz w:val="22"/>
      </w:rPr>
    </w:lvl>
    <w:lvl w:ilvl="1" w:tplc="7228EF60">
      <w:start w:val="1"/>
      <w:numFmt w:val="bullet"/>
      <w:lvlText w:val="o"/>
      <w:lvlJc w:val="left"/>
      <w:pPr>
        <w:ind w:left="1440" w:hanging="360"/>
      </w:pPr>
      <w:rPr>
        <w:rFonts w:ascii="Courier New" w:hAnsi="Courier New" w:cs="Courier New" w:hint="default"/>
      </w:rPr>
    </w:lvl>
    <w:lvl w:ilvl="2" w:tplc="EC8EB144" w:tentative="1">
      <w:start w:val="1"/>
      <w:numFmt w:val="bullet"/>
      <w:lvlText w:val=""/>
      <w:lvlJc w:val="left"/>
      <w:pPr>
        <w:ind w:left="2160" w:hanging="360"/>
      </w:pPr>
      <w:rPr>
        <w:rFonts w:ascii="Wingdings" w:hAnsi="Wingdings" w:hint="default"/>
      </w:rPr>
    </w:lvl>
    <w:lvl w:ilvl="3" w:tplc="098A30EC" w:tentative="1">
      <w:start w:val="1"/>
      <w:numFmt w:val="bullet"/>
      <w:lvlText w:val=""/>
      <w:lvlJc w:val="left"/>
      <w:pPr>
        <w:ind w:left="2880" w:hanging="360"/>
      </w:pPr>
      <w:rPr>
        <w:rFonts w:ascii="Symbol" w:hAnsi="Symbol" w:hint="default"/>
      </w:rPr>
    </w:lvl>
    <w:lvl w:ilvl="4" w:tplc="200480C6" w:tentative="1">
      <w:start w:val="1"/>
      <w:numFmt w:val="bullet"/>
      <w:lvlText w:val="o"/>
      <w:lvlJc w:val="left"/>
      <w:pPr>
        <w:ind w:left="3600" w:hanging="360"/>
      </w:pPr>
      <w:rPr>
        <w:rFonts w:ascii="Courier New" w:hAnsi="Courier New" w:cs="Courier New" w:hint="default"/>
      </w:rPr>
    </w:lvl>
    <w:lvl w:ilvl="5" w:tplc="C68C9C3C" w:tentative="1">
      <w:start w:val="1"/>
      <w:numFmt w:val="bullet"/>
      <w:lvlText w:val=""/>
      <w:lvlJc w:val="left"/>
      <w:pPr>
        <w:ind w:left="4320" w:hanging="360"/>
      </w:pPr>
      <w:rPr>
        <w:rFonts w:ascii="Wingdings" w:hAnsi="Wingdings" w:hint="default"/>
      </w:rPr>
    </w:lvl>
    <w:lvl w:ilvl="6" w:tplc="10EC7ADC" w:tentative="1">
      <w:start w:val="1"/>
      <w:numFmt w:val="bullet"/>
      <w:lvlText w:val=""/>
      <w:lvlJc w:val="left"/>
      <w:pPr>
        <w:ind w:left="5040" w:hanging="360"/>
      </w:pPr>
      <w:rPr>
        <w:rFonts w:ascii="Symbol" w:hAnsi="Symbol" w:hint="default"/>
      </w:rPr>
    </w:lvl>
    <w:lvl w:ilvl="7" w:tplc="B7966392" w:tentative="1">
      <w:start w:val="1"/>
      <w:numFmt w:val="bullet"/>
      <w:lvlText w:val="o"/>
      <w:lvlJc w:val="left"/>
      <w:pPr>
        <w:ind w:left="5760" w:hanging="360"/>
      </w:pPr>
      <w:rPr>
        <w:rFonts w:ascii="Courier New" w:hAnsi="Courier New" w:cs="Courier New" w:hint="default"/>
      </w:rPr>
    </w:lvl>
    <w:lvl w:ilvl="8" w:tplc="609A5A1A" w:tentative="1">
      <w:start w:val="1"/>
      <w:numFmt w:val="bullet"/>
      <w:lvlText w:val=""/>
      <w:lvlJc w:val="left"/>
      <w:pPr>
        <w:ind w:left="6480" w:hanging="360"/>
      </w:pPr>
      <w:rPr>
        <w:rFonts w:ascii="Wingdings" w:hAnsi="Wingdings" w:hint="default"/>
      </w:rPr>
    </w:lvl>
  </w:abstractNum>
  <w:abstractNum w:abstractNumId="18" w15:restartNumberingAfterBreak="0">
    <w:nsid w:val="437F2025"/>
    <w:multiLevelType w:val="hybridMultilevel"/>
    <w:tmpl w:val="72C8CCD0"/>
    <w:lvl w:ilvl="0" w:tplc="4620942C">
      <w:start w:val="1"/>
      <w:numFmt w:val="bullet"/>
      <w:lvlText w:val=""/>
      <w:lvlJc w:val="left"/>
      <w:pPr>
        <w:ind w:left="720" w:hanging="360"/>
      </w:pPr>
      <w:rPr>
        <w:rFonts w:ascii="Symbol" w:hAnsi="Symbol" w:hint="default"/>
      </w:rPr>
    </w:lvl>
    <w:lvl w:ilvl="1" w:tplc="0080B03A" w:tentative="1">
      <w:start w:val="1"/>
      <w:numFmt w:val="bullet"/>
      <w:lvlText w:val="o"/>
      <w:lvlJc w:val="left"/>
      <w:pPr>
        <w:ind w:left="1440" w:hanging="360"/>
      </w:pPr>
      <w:rPr>
        <w:rFonts w:ascii="Courier New" w:hAnsi="Courier New" w:cs="Courier New" w:hint="default"/>
      </w:rPr>
    </w:lvl>
    <w:lvl w:ilvl="2" w:tplc="30EAD0C2" w:tentative="1">
      <w:start w:val="1"/>
      <w:numFmt w:val="bullet"/>
      <w:lvlText w:val=""/>
      <w:lvlJc w:val="left"/>
      <w:pPr>
        <w:ind w:left="2160" w:hanging="360"/>
      </w:pPr>
      <w:rPr>
        <w:rFonts w:ascii="Wingdings" w:hAnsi="Wingdings" w:hint="default"/>
      </w:rPr>
    </w:lvl>
    <w:lvl w:ilvl="3" w:tplc="2BBAD540" w:tentative="1">
      <w:start w:val="1"/>
      <w:numFmt w:val="bullet"/>
      <w:lvlText w:val=""/>
      <w:lvlJc w:val="left"/>
      <w:pPr>
        <w:ind w:left="2880" w:hanging="360"/>
      </w:pPr>
      <w:rPr>
        <w:rFonts w:ascii="Symbol" w:hAnsi="Symbol" w:hint="default"/>
      </w:rPr>
    </w:lvl>
    <w:lvl w:ilvl="4" w:tplc="96D264F2" w:tentative="1">
      <w:start w:val="1"/>
      <w:numFmt w:val="bullet"/>
      <w:lvlText w:val="o"/>
      <w:lvlJc w:val="left"/>
      <w:pPr>
        <w:ind w:left="3600" w:hanging="360"/>
      </w:pPr>
      <w:rPr>
        <w:rFonts w:ascii="Courier New" w:hAnsi="Courier New" w:cs="Courier New" w:hint="default"/>
      </w:rPr>
    </w:lvl>
    <w:lvl w:ilvl="5" w:tplc="3424A27E" w:tentative="1">
      <w:start w:val="1"/>
      <w:numFmt w:val="bullet"/>
      <w:lvlText w:val=""/>
      <w:lvlJc w:val="left"/>
      <w:pPr>
        <w:ind w:left="4320" w:hanging="360"/>
      </w:pPr>
      <w:rPr>
        <w:rFonts w:ascii="Wingdings" w:hAnsi="Wingdings" w:hint="default"/>
      </w:rPr>
    </w:lvl>
    <w:lvl w:ilvl="6" w:tplc="5A062634" w:tentative="1">
      <w:start w:val="1"/>
      <w:numFmt w:val="bullet"/>
      <w:lvlText w:val=""/>
      <w:lvlJc w:val="left"/>
      <w:pPr>
        <w:ind w:left="5040" w:hanging="360"/>
      </w:pPr>
      <w:rPr>
        <w:rFonts w:ascii="Symbol" w:hAnsi="Symbol" w:hint="default"/>
      </w:rPr>
    </w:lvl>
    <w:lvl w:ilvl="7" w:tplc="1360C10C" w:tentative="1">
      <w:start w:val="1"/>
      <w:numFmt w:val="bullet"/>
      <w:lvlText w:val="o"/>
      <w:lvlJc w:val="left"/>
      <w:pPr>
        <w:ind w:left="5760" w:hanging="360"/>
      </w:pPr>
      <w:rPr>
        <w:rFonts w:ascii="Courier New" w:hAnsi="Courier New" w:cs="Courier New" w:hint="default"/>
      </w:rPr>
    </w:lvl>
    <w:lvl w:ilvl="8" w:tplc="59EC0448" w:tentative="1">
      <w:start w:val="1"/>
      <w:numFmt w:val="bullet"/>
      <w:lvlText w:val=""/>
      <w:lvlJc w:val="left"/>
      <w:pPr>
        <w:ind w:left="6480" w:hanging="360"/>
      </w:pPr>
      <w:rPr>
        <w:rFonts w:ascii="Wingdings" w:hAnsi="Wingdings" w:hint="default"/>
      </w:rPr>
    </w:lvl>
  </w:abstractNum>
  <w:abstractNum w:abstractNumId="19" w15:restartNumberingAfterBreak="0">
    <w:nsid w:val="4A8D463C"/>
    <w:multiLevelType w:val="hybridMultilevel"/>
    <w:tmpl w:val="0FC0BE82"/>
    <w:lvl w:ilvl="0" w:tplc="AFEEB4B0">
      <w:start w:val="1"/>
      <w:numFmt w:val="bullet"/>
      <w:lvlText w:val=""/>
      <w:lvlJc w:val="left"/>
      <w:pPr>
        <w:ind w:left="720" w:hanging="360"/>
      </w:pPr>
      <w:rPr>
        <w:rFonts w:ascii="Symbol" w:hAnsi="Symbol" w:hint="default"/>
      </w:rPr>
    </w:lvl>
    <w:lvl w:ilvl="1" w:tplc="442A8F60" w:tentative="1">
      <w:start w:val="1"/>
      <w:numFmt w:val="bullet"/>
      <w:lvlText w:val="o"/>
      <w:lvlJc w:val="left"/>
      <w:pPr>
        <w:ind w:left="1440" w:hanging="360"/>
      </w:pPr>
      <w:rPr>
        <w:rFonts w:ascii="Courier New" w:hAnsi="Courier New" w:cs="Courier New" w:hint="default"/>
      </w:rPr>
    </w:lvl>
    <w:lvl w:ilvl="2" w:tplc="B99075E2" w:tentative="1">
      <w:start w:val="1"/>
      <w:numFmt w:val="bullet"/>
      <w:lvlText w:val=""/>
      <w:lvlJc w:val="left"/>
      <w:pPr>
        <w:ind w:left="2160" w:hanging="360"/>
      </w:pPr>
      <w:rPr>
        <w:rFonts w:ascii="Wingdings" w:hAnsi="Wingdings" w:hint="default"/>
      </w:rPr>
    </w:lvl>
    <w:lvl w:ilvl="3" w:tplc="CFE62794" w:tentative="1">
      <w:start w:val="1"/>
      <w:numFmt w:val="bullet"/>
      <w:lvlText w:val=""/>
      <w:lvlJc w:val="left"/>
      <w:pPr>
        <w:ind w:left="2880" w:hanging="360"/>
      </w:pPr>
      <w:rPr>
        <w:rFonts w:ascii="Symbol" w:hAnsi="Symbol" w:hint="default"/>
      </w:rPr>
    </w:lvl>
    <w:lvl w:ilvl="4" w:tplc="AAD64528" w:tentative="1">
      <w:start w:val="1"/>
      <w:numFmt w:val="bullet"/>
      <w:lvlText w:val="o"/>
      <w:lvlJc w:val="left"/>
      <w:pPr>
        <w:ind w:left="3600" w:hanging="360"/>
      </w:pPr>
      <w:rPr>
        <w:rFonts w:ascii="Courier New" w:hAnsi="Courier New" w:cs="Courier New" w:hint="default"/>
      </w:rPr>
    </w:lvl>
    <w:lvl w:ilvl="5" w:tplc="7C82F6A0" w:tentative="1">
      <w:start w:val="1"/>
      <w:numFmt w:val="bullet"/>
      <w:lvlText w:val=""/>
      <w:lvlJc w:val="left"/>
      <w:pPr>
        <w:ind w:left="4320" w:hanging="360"/>
      </w:pPr>
      <w:rPr>
        <w:rFonts w:ascii="Wingdings" w:hAnsi="Wingdings" w:hint="default"/>
      </w:rPr>
    </w:lvl>
    <w:lvl w:ilvl="6" w:tplc="E8F6A7F4" w:tentative="1">
      <w:start w:val="1"/>
      <w:numFmt w:val="bullet"/>
      <w:lvlText w:val=""/>
      <w:lvlJc w:val="left"/>
      <w:pPr>
        <w:ind w:left="5040" w:hanging="360"/>
      </w:pPr>
      <w:rPr>
        <w:rFonts w:ascii="Symbol" w:hAnsi="Symbol" w:hint="default"/>
      </w:rPr>
    </w:lvl>
    <w:lvl w:ilvl="7" w:tplc="CC7C602E" w:tentative="1">
      <w:start w:val="1"/>
      <w:numFmt w:val="bullet"/>
      <w:lvlText w:val="o"/>
      <w:lvlJc w:val="left"/>
      <w:pPr>
        <w:ind w:left="5760" w:hanging="360"/>
      </w:pPr>
      <w:rPr>
        <w:rFonts w:ascii="Courier New" w:hAnsi="Courier New" w:cs="Courier New" w:hint="default"/>
      </w:rPr>
    </w:lvl>
    <w:lvl w:ilvl="8" w:tplc="1DB038A6" w:tentative="1">
      <w:start w:val="1"/>
      <w:numFmt w:val="bullet"/>
      <w:lvlText w:val=""/>
      <w:lvlJc w:val="left"/>
      <w:pPr>
        <w:ind w:left="6480" w:hanging="360"/>
      </w:pPr>
      <w:rPr>
        <w:rFonts w:ascii="Wingdings" w:hAnsi="Wingdings" w:hint="default"/>
      </w:rPr>
    </w:lvl>
  </w:abstractNum>
  <w:abstractNum w:abstractNumId="20" w15:restartNumberingAfterBreak="0">
    <w:nsid w:val="4B9A1755"/>
    <w:multiLevelType w:val="hybridMultilevel"/>
    <w:tmpl w:val="D542EA02"/>
    <w:lvl w:ilvl="0" w:tplc="0C0C9454">
      <w:start w:val="1"/>
      <w:numFmt w:val="bullet"/>
      <w:lvlText w:val=""/>
      <w:lvlJc w:val="left"/>
      <w:pPr>
        <w:ind w:left="720" w:hanging="360"/>
      </w:pPr>
      <w:rPr>
        <w:rFonts w:ascii="Symbol" w:hAnsi="Symbol" w:hint="default"/>
      </w:rPr>
    </w:lvl>
    <w:lvl w:ilvl="1" w:tplc="C4E40DB2">
      <w:start w:val="1"/>
      <w:numFmt w:val="bullet"/>
      <w:lvlText w:val="o"/>
      <w:lvlJc w:val="left"/>
      <w:pPr>
        <w:ind w:left="1440" w:hanging="360"/>
      </w:pPr>
      <w:rPr>
        <w:rFonts w:ascii="Courier New" w:hAnsi="Courier New" w:cs="Courier New" w:hint="default"/>
      </w:rPr>
    </w:lvl>
    <w:lvl w:ilvl="2" w:tplc="AFD2A908" w:tentative="1">
      <w:start w:val="1"/>
      <w:numFmt w:val="bullet"/>
      <w:lvlText w:val=""/>
      <w:lvlJc w:val="left"/>
      <w:pPr>
        <w:ind w:left="2160" w:hanging="360"/>
      </w:pPr>
      <w:rPr>
        <w:rFonts w:ascii="Wingdings" w:hAnsi="Wingdings" w:hint="default"/>
      </w:rPr>
    </w:lvl>
    <w:lvl w:ilvl="3" w:tplc="3984DA98" w:tentative="1">
      <w:start w:val="1"/>
      <w:numFmt w:val="bullet"/>
      <w:lvlText w:val=""/>
      <w:lvlJc w:val="left"/>
      <w:pPr>
        <w:ind w:left="2880" w:hanging="360"/>
      </w:pPr>
      <w:rPr>
        <w:rFonts w:ascii="Symbol" w:hAnsi="Symbol" w:hint="default"/>
      </w:rPr>
    </w:lvl>
    <w:lvl w:ilvl="4" w:tplc="B98A820A" w:tentative="1">
      <w:start w:val="1"/>
      <w:numFmt w:val="bullet"/>
      <w:lvlText w:val="o"/>
      <w:lvlJc w:val="left"/>
      <w:pPr>
        <w:ind w:left="3600" w:hanging="360"/>
      </w:pPr>
      <w:rPr>
        <w:rFonts w:ascii="Courier New" w:hAnsi="Courier New" w:cs="Courier New" w:hint="default"/>
      </w:rPr>
    </w:lvl>
    <w:lvl w:ilvl="5" w:tplc="4B824280" w:tentative="1">
      <w:start w:val="1"/>
      <w:numFmt w:val="bullet"/>
      <w:lvlText w:val=""/>
      <w:lvlJc w:val="left"/>
      <w:pPr>
        <w:ind w:left="4320" w:hanging="360"/>
      </w:pPr>
      <w:rPr>
        <w:rFonts w:ascii="Wingdings" w:hAnsi="Wingdings" w:hint="default"/>
      </w:rPr>
    </w:lvl>
    <w:lvl w:ilvl="6" w:tplc="A184F4EE" w:tentative="1">
      <w:start w:val="1"/>
      <w:numFmt w:val="bullet"/>
      <w:lvlText w:val=""/>
      <w:lvlJc w:val="left"/>
      <w:pPr>
        <w:ind w:left="5040" w:hanging="360"/>
      </w:pPr>
      <w:rPr>
        <w:rFonts w:ascii="Symbol" w:hAnsi="Symbol" w:hint="default"/>
      </w:rPr>
    </w:lvl>
    <w:lvl w:ilvl="7" w:tplc="12349678" w:tentative="1">
      <w:start w:val="1"/>
      <w:numFmt w:val="bullet"/>
      <w:lvlText w:val="o"/>
      <w:lvlJc w:val="left"/>
      <w:pPr>
        <w:ind w:left="5760" w:hanging="360"/>
      </w:pPr>
      <w:rPr>
        <w:rFonts w:ascii="Courier New" w:hAnsi="Courier New" w:cs="Courier New" w:hint="default"/>
      </w:rPr>
    </w:lvl>
    <w:lvl w:ilvl="8" w:tplc="F76214C6" w:tentative="1">
      <w:start w:val="1"/>
      <w:numFmt w:val="bullet"/>
      <w:lvlText w:val=""/>
      <w:lvlJc w:val="left"/>
      <w:pPr>
        <w:ind w:left="6480" w:hanging="360"/>
      </w:pPr>
      <w:rPr>
        <w:rFonts w:ascii="Wingdings" w:hAnsi="Wingdings" w:hint="default"/>
      </w:rPr>
    </w:lvl>
  </w:abstractNum>
  <w:abstractNum w:abstractNumId="21" w15:restartNumberingAfterBreak="0">
    <w:nsid w:val="50F479FC"/>
    <w:multiLevelType w:val="hybridMultilevel"/>
    <w:tmpl w:val="32DEFCDA"/>
    <w:lvl w:ilvl="0" w:tplc="884AFCE2">
      <w:start w:val="1"/>
      <w:numFmt w:val="bullet"/>
      <w:lvlText w:val=""/>
      <w:lvlJc w:val="left"/>
      <w:pPr>
        <w:ind w:left="720" w:hanging="360"/>
      </w:pPr>
      <w:rPr>
        <w:rFonts w:ascii="Symbol" w:hAnsi="Symbol" w:hint="default"/>
      </w:rPr>
    </w:lvl>
    <w:lvl w:ilvl="1" w:tplc="2556D000" w:tentative="1">
      <w:start w:val="1"/>
      <w:numFmt w:val="bullet"/>
      <w:lvlText w:val="o"/>
      <w:lvlJc w:val="left"/>
      <w:pPr>
        <w:ind w:left="1440" w:hanging="360"/>
      </w:pPr>
      <w:rPr>
        <w:rFonts w:ascii="Courier New" w:hAnsi="Courier New" w:cs="Courier New" w:hint="default"/>
      </w:rPr>
    </w:lvl>
    <w:lvl w:ilvl="2" w:tplc="1B40E700" w:tentative="1">
      <w:start w:val="1"/>
      <w:numFmt w:val="bullet"/>
      <w:lvlText w:val=""/>
      <w:lvlJc w:val="left"/>
      <w:pPr>
        <w:ind w:left="2160" w:hanging="360"/>
      </w:pPr>
      <w:rPr>
        <w:rFonts w:ascii="Wingdings" w:hAnsi="Wingdings" w:hint="default"/>
      </w:rPr>
    </w:lvl>
    <w:lvl w:ilvl="3" w:tplc="7C0E8F78" w:tentative="1">
      <w:start w:val="1"/>
      <w:numFmt w:val="bullet"/>
      <w:lvlText w:val=""/>
      <w:lvlJc w:val="left"/>
      <w:pPr>
        <w:ind w:left="2880" w:hanging="360"/>
      </w:pPr>
      <w:rPr>
        <w:rFonts w:ascii="Symbol" w:hAnsi="Symbol" w:hint="default"/>
      </w:rPr>
    </w:lvl>
    <w:lvl w:ilvl="4" w:tplc="735045A0" w:tentative="1">
      <w:start w:val="1"/>
      <w:numFmt w:val="bullet"/>
      <w:lvlText w:val="o"/>
      <w:lvlJc w:val="left"/>
      <w:pPr>
        <w:ind w:left="3600" w:hanging="360"/>
      </w:pPr>
      <w:rPr>
        <w:rFonts w:ascii="Courier New" w:hAnsi="Courier New" w:cs="Courier New" w:hint="default"/>
      </w:rPr>
    </w:lvl>
    <w:lvl w:ilvl="5" w:tplc="5C0817D6" w:tentative="1">
      <w:start w:val="1"/>
      <w:numFmt w:val="bullet"/>
      <w:lvlText w:val=""/>
      <w:lvlJc w:val="left"/>
      <w:pPr>
        <w:ind w:left="4320" w:hanging="360"/>
      </w:pPr>
      <w:rPr>
        <w:rFonts w:ascii="Wingdings" w:hAnsi="Wingdings" w:hint="default"/>
      </w:rPr>
    </w:lvl>
    <w:lvl w:ilvl="6" w:tplc="AA18F374" w:tentative="1">
      <w:start w:val="1"/>
      <w:numFmt w:val="bullet"/>
      <w:lvlText w:val=""/>
      <w:lvlJc w:val="left"/>
      <w:pPr>
        <w:ind w:left="5040" w:hanging="360"/>
      </w:pPr>
      <w:rPr>
        <w:rFonts w:ascii="Symbol" w:hAnsi="Symbol" w:hint="default"/>
      </w:rPr>
    </w:lvl>
    <w:lvl w:ilvl="7" w:tplc="429EFEFA" w:tentative="1">
      <w:start w:val="1"/>
      <w:numFmt w:val="bullet"/>
      <w:lvlText w:val="o"/>
      <w:lvlJc w:val="left"/>
      <w:pPr>
        <w:ind w:left="5760" w:hanging="360"/>
      </w:pPr>
      <w:rPr>
        <w:rFonts w:ascii="Courier New" w:hAnsi="Courier New" w:cs="Courier New" w:hint="default"/>
      </w:rPr>
    </w:lvl>
    <w:lvl w:ilvl="8" w:tplc="6BB2E894" w:tentative="1">
      <w:start w:val="1"/>
      <w:numFmt w:val="bullet"/>
      <w:lvlText w:val=""/>
      <w:lvlJc w:val="left"/>
      <w:pPr>
        <w:ind w:left="6480" w:hanging="360"/>
      </w:pPr>
      <w:rPr>
        <w:rFonts w:ascii="Wingdings" w:hAnsi="Wingdings" w:hint="default"/>
      </w:rPr>
    </w:lvl>
  </w:abstractNum>
  <w:abstractNum w:abstractNumId="22" w15:restartNumberingAfterBreak="0">
    <w:nsid w:val="514E5347"/>
    <w:multiLevelType w:val="hybridMultilevel"/>
    <w:tmpl w:val="00A88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852FB9"/>
    <w:multiLevelType w:val="hybridMultilevel"/>
    <w:tmpl w:val="E372318A"/>
    <w:lvl w:ilvl="0" w:tplc="888A90D6">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684528"/>
    <w:multiLevelType w:val="hybridMultilevel"/>
    <w:tmpl w:val="B36A8252"/>
    <w:lvl w:ilvl="0" w:tplc="93E2B58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5FE0D92"/>
    <w:multiLevelType w:val="hybridMultilevel"/>
    <w:tmpl w:val="505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211844"/>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E840ADE"/>
    <w:multiLevelType w:val="hybridMultilevel"/>
    <w:tmpl w:val="396438C0"/>
    <w:lvl w:ilvl="0" w:tplc="56FEC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EA56EB9"/>
    <w:multiLevelType w:val="hybridMultilevel"/>
    <w:tmpl w:val="174E83E8"/>
    <w:lvl w:ilvl="0" w:tplc="EFC2794C">
      <w:start w:val="1"/>
      <w:numFmt w:val="bullet"/>
      <w:lvlText w:val="›"/>
      <w:lvlJc w:val="left"/>
      <w:pPr>
        <w:tabs>
          <w:tab w:val="num" w:pos="720"/>
        </w:tabs>
        <w:ind w:left="720" w:hanging="360"/>
      </w:pPr>
      <w:rPr>
        <w:rFonts w:ascii="Euphemia" w:hAnsi="Euphemia" w:hint="default"/>
      </w:rPr>
    </w:lvl>
    <w:lvl w:ilvl="1" w:tplc="BD363258" w:tentative="1">
      <w:start w:val="1"/>
      <w:numFmt w:val="bullet"/>
      <w:lvlText w:val="›"/>
      <w:lvlJc w:val="left"/>
      <w:pPr>
        <w:tabs>
          <w:tab w:val="num" w:pos="1440"/>
        </w:tabs>
        <w:ind w:left="1440" w:hanging="360"/>
      </w:pPr>
      <w:rPr>
        <w:rFonts w:ascii="Euphemia" w:hAnsi="Euphemia" w:hint="default"/>
      </w:rPr>
    </w:lvl>
    <w:lvl w:ilvl="2" w:tplc="D4E87C6E" w:tentative="1">
      <w:start w:val="1"/>
      <w:numFmt w:val="bullet"/>
      <w:lvlText w:val="›"/>
      <w:lvlJc w:val="left"/>
      <w:pPr>
        <w:tabs>
          <w:tab w:val="num" w:pos="2160"/>
        </w:tabs>
        <w:ind w:left="2160" w:hanging="360"/>
      </w:pPr>
      <w:rPr>
        <w:rFonts w:ascii="Euphemia" w:hAnsi="Euphemia" w:hint="default"/>
      </w:rPr>
    </w:lvl>
    <w:lvl w:ilvl="3" w:tplc="E6EA50A6" w:tentative="1">
      <w:start w:val="1"/>
      <w:numFmt w:val="bullet"/>
      <w:lvlText w:val="›"/>
      <w:lvlJc w:val="left"/>
      <w:pPr>
        <w:tabs>
          <w:tab w:val="num" w:pos="2880"/>
        </w:tabs>
        <w:ind w:left="2880" w:hanging="360"/>
      </w:pPr>
      <w:rPr>
        <w:rFonts w:ascii="Euphemia" w:hAnsi="Euphemia" w:hint="default"/>
      </w:rPr>
    </w:lvl>
    <w:lvl w:ilvl="4" w:tplc="67F0D978" w:tentative="1">
      <w:start w:val="1"/>
      <w:numFmt w:val="bullet"/>
      <w:lvlText w:val="›"/>
      <w:lvlJc w:val="left"/>
      <w:pPr>
        <w:tabs>
          <w:tab w:val="num" w:pos="3600"/>
        </w:tabs>
        <w:ind w:left="3600" w:hanging="360"/>
      </w:pPr>
      <w:rPr>
        <w:rFonts w:ascii="Euphemia" w:hAnsi="Euphemia" w:hint="default"/>
      </w:rPr>
    </w:lvl>
    <w:lvl w:ilvl="5" w:tplc="799A72C0" w:tentative="1">
      <w:start w:val="1"/>
      <w:numFmt w:val="bullet"/>
      <w:lvlText w:val="›"/>
      <w:lvlJc w:val="left"/>
      <w:pPr>
        <w:tabs>
          <w:tab w:val="num" w:pos="4320"/>
        </w:tabs>
        <w:ind w:left="4320" w:hanging="360"/>
      </w:pPr>
      <w:rPr>
        <w:rFonts w:ascii="Euphemia" w:hAnsi="Euphemia" w:hint="default"/>
      </w:rPr>
    </w:lvl>
    <w:lvl w:ilvl="6" w:tplc="C694A268" w:tentative="1">
      <w:start w:val="1"/>
      <w:numFmt w:val="bullet"/>
      <w:lvlText w:val="›"/>
      <w:lvlJc w:val="left"/>
      <w:pPr>
        <w:tabs>
          <w:tab w:val="num" w:pos="5040"/>
        </w:tabs>
        <w:ind w:left="5040" w:hanging="360"/>
      </w:pPr>
      <w:rPr>
        <w:rFonts w:ascii="Euphemia" w:hAnsi="Euphemia" w:hint="default"/>
      </w:rPr>
    </w:lvl>
    <w:lvl w:ilvl="7" w:tplc="FC6A0E84" w:tentative="1">
      <w:start w:val="1"/>
      <w:numFmt w:val="bullet"/>
      <w:lvlText w:val="›"/>
      <w:lvlJc w:val="left"/>
      <w:pPr>
        <w:tabs>
          <w:tab w:val="num" w:pos="5760"/>
        </w:tabs>
        <w:ind w:left="5760" w:hanging="360"/>
      </w:pPr>
      <w:rPr>
        <w:rFonts w:ascii="Euphemia" w:hAnsi="Euphemia" w:hint="default"/>
      </w:rPr>
    </w:lvl>
    <w:lvl w:ilvl="8" w:tplc="4C28F7A4" w:tentative="1">
      <w:start w:val="1"/>
      <w:numFmt w:val="bullet"/>
      <w:lvlText w:val="›"/>
      <w:lvlJc w:val="left"/>
      <w:pPr>
        <w:tabs>
          <w:tab w:val="num" w:pos="6480"/>
        </w:tabs>
        <w:ind w:left="6480" w:hanging="360"/>
      </w:pPr>
      <w:rPr>
        <w:rFonts w:ascii="Euphemia" w:hAnsi="Euphemia" w:hint="default"/>
      </w:rPr>
    </w:lvl>
  </w:abstractNum>
  <w:abstractNum w:abstractNumId="29" w15:restartNumberingAfterBreak="0">
    <w:nsid w:val="704D0E0C"/>
    <w:multiLevelType w:val="hybridMultilevel"/>
    <w:tmpl w:val="108667E6"/>
    <w:lvl w:ilvl="0" w:tplc="D3BA26F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536696"/>
    <w:multiLevelType w:val="hybridMultilevel"/>
    <w:tmpl w:val="6492A9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4B3423A"/>
    <w:multiLevelType w:val="hybridMultilevel"/>
    <w:tmpl w:val="F740D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560355"/>
    <w:multiLevelType w:val="hybridMultilevel"/>
    <w:tmpl w:val="5A6C352E"/>
    <w:lvl w:ilvl="0" w:tplc="A85AFD1A">
      <w:start w:val="1"/>
      <w:numFmt w:val="bullet"/>
      <w:lvlText w:val=""/>
      <w:lvlJc w:val="left"/>
      <w:pPr>
        <w:ind w:left="720" w:hanging="360"/>
      </w:pPr>
      <w:rPr>
        <w:rFonts w:ascii="Symbol" w:hAnsi="Symbol" w:hint="default"/>
      </w:rPr>
    </w:lvl>
    <w:lvl w:ilvl="1" w:tplc="6B3AF878" w:tentative="1">
      <w:start w:val="1"/>
      <w:numFmt w:val="bullet"/>
      <w:lvlText w:val="o"/>
      <w:lvlJc w:val="left"/>
      <w:pPr>
        <w:ind w:left="1440" w:hanging="360"/>
      </w:pPr>
      <w:rPr>
        <w:rFonts w:ascii="Courier New" w:hAnsi="Courier New" w:cs="Courier New" w:hint="default"/>
      </w:rPr>
    </w:lvl>
    <w:lvl w:ilvl="2" w:tplc="CE0AE616" w:tentative="1">
      <w:start w:val="1"/>
      <w:numFmt w:val="bullet"/>
      <w:lvlText w:val=""/>
      <w:lvlJc w:val="left"/>
      <w:pPr>
        <w:ind w:left="2160" w:hanging="360"/>
      </w:pPr>
      <w:rPr>
        <w:rFonts w:ascii="Wingdings" w:hAnsi="Wingdings" w:hint="default"/>
      </w:rPr>
    </w:lvl>
    <w:lvl w:ilvl="3" w:tplc="774AE0A0" w:tentative="1">
      <w:start w:val="1"/>
      <w:numFmt w:val="bullet"/>
      <w:lvlText w:val=""/>
      <w:lvlJc w:val="left"/>
      <w:pPr>
        <w:ind w:left="2880" w:hanging="360"/>
      </w:pPr>
      <w:rPr>
        <w:rFonts w:ascii="Symbol" w:hAnsi="Symbol" w:hint="default"/>
      </w:rPr>
    </w:lvl>
    <w:lvl w:ilvl="4" w:tplc="08D89042" w:tentative="1">
      <w:start w:val="1"/>
      <w:numFmt w:val="bullet"/>
      <w:lvlText w:val="o"/>
      <w:lvlJc w:val="left"/>
      <w:pPr>
        <w:ind w:left="3600" w:hanging="360"/>
      </w:pPr>
      <w:rPr>
        <w:rFonts w:ascii="Courier New" w:hAnsi="Courier New" w:cs="Courier New" w:hint="default"/>
      </w:rPr>
    </w:lvl>
    <w:lvl w:ilvl="5" w:tplc="9C3C2ACC" w:tentative="1">
      <w:start w:val="1"/>
      <w:numFmt w:val="bullet"/>
      <w:lvlText w:val=""/>
      <w:lvlJc w:val="left"/>
      <w:pPr>
        <w:ind w:left="4320" w:hanging="360"/>
      </w:pPr>
      <w:rPr>
        <w:rFonts w:ascii="Wingdings" w:hAnsi="Wingdings" w:hint="default"/>
      </w:rPr>
    </w:lvl>
    <w:lvl w:ilvl="6" w:tplc="3D126626" w:tentative="1">
      <w:start w:val="1"/>
      <w:numFmt w:val="bullet"/>
      <w:lvlText w:val=""/>
      <w:lvlJc w:val="left"/>
      <w:pPr>
        <w:ind w:left="5040" w:hanging="360"/>
      </w:pPr>
      <w:rPr>
        <w:rFonts w:ascii="Symbol" w:hAnsi="Symbol" w:hint="default"/>
      </w:rPr>
    </w:lvl>
    <w:lvl w:ilvl="7" w:tplc="37AC212C" w:tentative="1">
      <w:start w:val="1"/>
      <w:numFmt w:val="bullet"/>
      <w:lvlText w:val="o"/>
      <w:lvlJc w:val="left"/>
      <w:pPr>
        <w:ind w:left="5760" w:hanging="360"/>
      </w:pPr>
      <w:rPr>
        <w:rFonts w:ascii="Courier New" w:hAnsi="Courier New" w:cs="Courier New" w:hint="default"/>
      </w:rPr>
    </w:lvl>
    <w:lvl w:ilvl="8" w:tplc="E7C06CB6" w:tentative="1">
      <w:start w:val="1"/>
      <w:numFmt w:val="bullet"/>
      <w:lvlText w:val=""/>
      <w:lvlJc w:val="left"/>
      <w:pPr>
        <w:ind w:left="6480" w:hanging="360"/>
      </w:pPr>
      <w:rPr>
        <w:rFonts w:ascii="Wingdings" w:hAnsi="Wingdings" w:hint="default"/>
      </w:rPr>
    </w:lvl>
  </w:abstractNum>
  <w:abstractNum w:abstractNumId="33" w15:restartNumberingAfterBreak="0">
    <w:nsid w:val="7EB6521D"/>
    <w:multiLevelType w:val="hybridMultilevel"/>
    <w:tmpl w:val="AF3AE1B4"/>
    <w:lvl w:ilvl="0" w:tplc="37727948">
      <w:start w:val="1"/>
      <w:numFmt w:val="decimal"/>
      <w:lvlText w:val="[%1]"/>
      <w:lvlJc w:val="left"/>
      <w:pPr>
        <w:ind w:left="442" w:hanging="259"/>
        <w:jc w:val="right"/>
      </w:pPr>
      <w:rPr>
        <w:rFonts w:ascii="Times New Roman" w:eastAsia="Times New Roman" w:hAnsi="Times New Roman" w:cs="Times New Roman" w:hint="default"/>
        <w:w w:val="128"/>
        <w:sz w:val="12"/>
        <w:szCs w:val="12"/>
        <w:lang w:val="en-US" w:eastAsia="en-US" w:bidi="en-US"/>
      </w:rPr>
    </w:lvl>
    <w:lvl w:ilvl="1" w:tplc="43AA3378">
      <w:numFmt w:val="bullet"/>
      <w:lvlText w:val="•"/>
      <w:lvlJc w:val="left"/>
      <w:pPr>
        <w:ind w:left="913" w:hanging="259"/>
      </w:pPr>
      <w:rPr>
        <w:rFonts w:hint="default"/>
        <w:lang w:val="en-US" w:eastAsia="en-US" w:bidi="en-US"/>
      </w:rPr>
    </w:lvl>
    <w:lvl w:ilvl="2" w:tplc="D7045D6E">
      <w:numFmt w:val="bullet"/>
      <w:lvlText w:val="•"/>
      <w:lvlJc w:val="left"/>
      <w:pPr>
        <w:ind w:left="1386" w:hanging="259"/>
      </w:pPr>
      <w:rPr>
        <w:rFonts w:hint="default"/>
        <w:lang w:val="en-US" w:eastAsia="en-US" w:bidi="en-US"/>
      </w:rPr>
    </w:lvl>
    <w:lvl w:ilvl="3" w:tplc="CCD23C9A">
      <w:numFmt w:val="bullet"/>
      <w:lvlText w:val="•"/>
      <w:lvlJc w:val="left"/>
      <w:pPr>
        <w:ind w:left="1860" w:hanging="259"/>
      </w:pPr>
      <w:rPr>
        <w:rFonts w:hint="default"/>
        <w:lang w:val="en-US" w:eastAsia="en-US" w:bidi="en-US"/>
      </w:rPr>
    </w:lvl>
    <w:lvl w:ilvl="4" w:tplc="4FC82400">
      <w:numFmt w:val="bullet"/>
      <w:lvlText w:val="•"/>
      <w:lvlJc w:val="left"/>
      <w:pPr>
        <w:ind w:left="2333" w:hanging="259"/>
      </w:pPr>
      <w:rPr>
        <w:rFonts w:hint="default"/>
        <w:lang w:val="en-US" w:eastAsia="en-US" w:bidi="en-US"/>
      </w:rPr>
    </w:lvl>
    <w:lvl w:ilvl="5" w:tplc="98240E1A">
      <w:numFmt w:val="bullet"/>
      <w:lvlText w:val="•"/>
      <w:lvlJc w:val="left"/>
      <w:pPr>
        <w:ind w:left="2807" w:hanging="259"/>
      </w:pPr>
      <w:rPr>
        <w:rFonts w:hint="default"/>
        <w:lang w:val="en-US" w:eastAsia="en-US" w:bidi="en-US"/>
      </w:rPr>
    </w:lvl>
    <w:lvl w:ilvl="6" w:tplc="36EE9E04">
      <w:numFmt w:val="bullet"/>
      <w:lvlText w:val="•"/>
      <w:lvlJc w:val="left"/>
      <w:pPr>
        <w:ind w:left="3280" w:hanging="259"/>
      </w:pPr>
      <w:rPr>
        <w:rFonts w:hint="default"/>
        <w:lang w:val="en-US" w:eastAsia="en-US" w:bidi="en-US"/>
      </w:rPr>
    </w:lvl>
    <w:lvl w:ilvl="7" w:tplc="91305364">
      <w:numFmt w:val="bullet"/>
      <w:lvlText w:val="•"/>
      <w:lvlJc w:val="left"/>
      <w:pPr>
        <w:ind w:left="3753" w:hanging="259"/>
      </w:pPr>
      <w:rPr>
        <w:rFonts w:hint="default"/>
        <w:lang w:val="en-US" w:eastAsia="en-US" w:bidi="en-US"/>
      </w:rPr>
    </w:lvl>
    <w:lvl w:ilvl="8" w:tplc="B94E9DC0">
      <w:numFmt w:val="bullet"/>
      <w:lvlText w:val="•"/>
      <w:lvlJc w:val="left"/>
      <w:pPr>
        <w:ind w:left="4227" w:hanging="259"/>
      </w:pPr>
      <w:rPr>
        <w:rFonts w:hint="default"/>
        <w:lang w:val="en-US" w:eastAsia="en-US" w:bidi="en-US"/>
      </w:rPr>
    </w:lvl>
  </w:abstractNum>
  <w:num w:numId="1">
    <w:abstractNumId w:val="25"/>
  </w:num>
  <w:num w:numId="2">
    <w:abstractNumId w:val="23"/>
  </w:num>
  <w:num w:numId="3">
    <w:abstractNumId w:val="20"/>
  </w:num>
  <w:num w:numId="4">
    <w:abstractNumId w:val="0"/>
  </w:num>
  <w:num w:numId="5">
    <w:abstractNumId w:val="15"/>
  </w:num>
  <w:num w:numId="6">
    <w:abstractNumId w:val="17"/>
  </w:num>
  <w:num w:numId="7">
    <w:abstractNumId w:val="32"/>
  </w:num>
  <w:num w:numId="8">
    <w:abstractNumId w:val="2"/>
  </w:num>
  <w:num w:numId="9">
    <w:abstractNumId w:val="11"/>
  </w:num>
  <w:num w:numId="10">
    <w:abstractNumId w:val="6"/>
  </w:num>
  <w:num w:numId="11">
    <w:abstractNumId w:val="19"/>
  </w:num>
  <w:num w:numId="12">
    <w:abstractNumId w:val="18"/>
  </w:num>
  <w:num w:numId="13">
    <w:abstractNumId w:val="4"/>
  </w:num>
  <w:num w:numId="14">
    <w:abstractNumId w:val="21"/>
  </w:num>
  <w:num w:numId="15">
    <w:abstractNumId w:val="3"/>
  </w:num>
  <w:num w:numId="16">
    <w:abstractNumId w:val="14"/>
  </w:num>
  <w:num w:numId="17">
    <w:abstractNumId w:val="27"/>
  </w:num>
  <w:num w:numId="18">
    <w:abstractNumId w:val="29"/>
  </w:num>
  <w:num w:numId="19">
    <w:abstractNumId w:val="9"/>
  </w:num>
  <w:num w:numId="20">
    <w:abstractNumId w:val="1"/>
  </w:num>
  <w:num w:numId="21">
    <w:abstractNumId w:val="30"/>
  </w:num>
  <w:num w:numId="22">
    <w:abstractNumId w:val="33"/>
  </w:num>
  <w:num w:numId="23">
    <w:abstractNumId w:val="26"/>
  </w:num>
  <w:num w:numId="24">
    <w:abstractNumId w:val="5"/>
  </w:num>
  <w:num w:numId="25">
    <w:abstractNumId w:val="10"/>
  </w:num>
  <w:num w:numId="26">
    <w:abstractNumId w:val="22"/>
  </w:num>
  <w:num w:numId="27">
    <w:abstractNumId w:val="7"/>
  </w:num>
  <w:num w:numId="28">
    <w:abstractNumId w:val="28"/>
  </w:num>
  <w:num w:numId="29">
    <w:abstractNumId w:val="8"/>
  </w:num>
  <w:num w:numId="30">
    <w:abstractNumId w:val="16"/>
  </w:num>
  <w:num w:numId="31">
    <w:abstractNumId w:val="13"/>
  </w:num>
  <w:num w:numId="32">
    <w:abstractNumId w:val="31"/>
  </w:num>
  <w:num w:numId="33">
    <w:abstractNumId w:val="12"/>
  </w:num>
  <w:num w:numId="3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e, Xijin">
    <w15:presenceInfo w15:providerId="AD" w15:userId="S::Xijin.Ge@sdstate.edu::e86c5f44-e546-4fef-8f32-c6c87b24f3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1NzUxMDcwsTC2NDBW0lEKTi0uzszPAykwqgUAskDJGCwAAAA="/>
  </w:docVars>
  <w:rsids>
    <w:rsidRoot w:val="007B0DD3"/>
    <w:rsid w:val="00082DCD"/>
    <w:rsid w:val="000B4A49"/>
    <w:rsid w:val="000C1A6B"/>
    <w:rsid w:val="00107552"/>
    <w:rsid w:val="00117653"/>
    <w:rsid w:val="001511CA"/>
    <w:rsid w:val="00183FDD"/>
    <w:rsid w:val="00193A3C"/>
    <w:rsid w:val="001A4002"/>
    <w:rsid w:val="001B4355"/>
    <w:rsid w:val="001D185C"/>
    <w:rsid w:val="001E03CE"/>
    <w:rsid w:val="00275A34"/>
    <w:rsid w:val="00283280"/>
    <w:rsid w:val="002A6148"/>
    <w:rsid w:val="002E5494"/>
    <w:rsid w:val="002F37F0"/>
    <w:rsid w:val="0032456E"/>
    <w:rsid w:val="00325DD5"/>
    <w:rsid w:val="003D41B4"/>
    <w:rsid w:val="003F2444"/>
    <w:rsid w:val="004004B5"/>
    <w:rsid w:val="004175EE"/>
    <w:rsid w:val="00454FE5"/>
    <w:rsid w:val="00456B3E"/>
    <w:rsid w:val="00495EB7"/>
    <w:rsid w:val="004A2C9F"/>
    <w:rsid w:val="004A7910"/>
    <w:rsid w:val="004E667B"/>
    <w:rsid w:val="00506CCE"/>
    <w:rsid w:val="0051466D"/>
    <w:rsid w:val="005405F5"/>
    <w:rsid w:val="00542DF8"/>
    <w:rsid w:val="00554310"/>
    <w:rsid w:val="00577217"/>
    <w:rsid w:val="005860B7"/>
    <w:rsid w:val="00587B7D"/>
    <w:rsid w:val="00596FCC"/>
    <w:rsid w:val="005979E6"/>
    <w:rsid w:val="005C118A"/>
    <w:rsid w:val="00604044"/>
    <w:rsid w:val="006065B5"/>
    <w:rsid w:val="0063345E"/>
    <w:rsid w:val="006504FC"/>
    <w:rsid w:val="00687CEB"/>
    <w:rsid w:val="006A13C1"/>
    <w:rsid w:val="006A25D9"/>
    <w:rsid w:val="006D6EC5"/>
    <w:rsid w:val="006F17A8"/>
    <w:rsid w:val="00713253"/>
    <w:rsid w:val="00733FD9"/>
    <w:rsid w:val="007364E5"/>
    <w:rsid w:val="00736FAF"/>
    <w:rsid w:val="00755024"/>
    <w:rsid w:val="00766589"/>
    <w:rsid w:val="00794455"/>
    <w:rsid w:val="007A66A5"/>
    <w:rsid w:val="007B0DD3"/>
    <w:rsid w:val="007C5D84"/>
    <w:rsid w:val="008052B2"/>
    <w:rsid w:val="00805FFC"/>
    <w:rsid w:val="00834329"/>
    <w:rsid w:val="00847B4C"/>
    <w:rsid w:val="00883935"/>
    <w:rsid w:val="0089077A"/>
    <w:rsid w:val="008F2154"/>
    <w:rsid w:val="00920757"/>
    <w:rsid w:val="0094095E"/>
    <w:rsid w:val="00972161"/>
    <w:rsid w:val="009A51C2"/>
    <w:rsid w:val="009C6694"/>
    <w:rsid w:val="009D2713"/>
    <w:rsid w:val="00A000E9"/>
    <w:rsid w:val="00A118E9"/>
    <w:rsid w:val="00A75861"/>
    <w:rsid w:val="00A839C0"/>
    <w:rsid w:val="00AD06B8"/>
    <w:rsid w:val="00AD3598"/>
    <w:rsid w:val="00AF0509"/>
    <w:rsid w:val="00B23D5C"/>
    <w:rsid w:val="00B25366"/>
    <w:rsid w:val="00B62BAB"/>
    <w:rsid w:val="00B70623"/>
    <w:rsid w:val="00B80219"/>
    <w:rsid w:val="00B82A42"/>
    <w:rsid w:val="00B87304"/>
    <w:rsid w:val="00B95FA4"/>
    <w:rsid w:val="00B97F54"/>
    <w:rsid w:val="00BD093B"/>
    <w:rsid w:val="00BD77BD"/>
    <w:rsid w:val="00C154A9"/>
    <w:rsid w:val="00C17BAE"/>
    <w:rsid w:val="00CA1F90"/>
    <w:rsid w:val="00CC42DB"/>
    <w:rsid w:val="00CD3D7F"/>
    <w:rsid w:val="00CE7B02"/>
    <w:rsid w:val="00CF7DEE"/>
    <w:rsid w:val="00D51037"/>
    <w:rsid w:val="00D52589"/>
    <w:rsid w:val="00DB25E6"/>
    <w:rsid w:val="00DD73BC"/>
    <w:rsid w:val="00E2747D"/>
    <w:rsid w:val="00E41405"/>
    <w:rsid w:val="00EC452A"/>
    <w:rsid w:val="00ED2A23"/>
    <w:rsid w:val="00ED6AF8"/>
    <w:rsid w:val="00EF2402"/>
    <w:rsid w:val="00F05201"/>
    <w:rsid w:val="00F16D9C"/>
    <w:rsid w:val="00F20226"/>
    <w:rsid w:val="00F2269D"/>
    <w:rsid w:val="00F7147A"/>
    <w:rsid w:val="00FB0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72DD66"/>
  <w15:chartTrackingRefBased/>
  <w15:docId w15:val="{F6634833-86C0-4CCE-879B-C5657A77A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0DD3"/>
    <w:pPr>
      <w:spacing w:line="480" w:lineRule="auto"/>
    </w:pPr>
    <w:rPr>
      <w:rFonts w:ascii="Times New Roman" w:eastAsia="SimSun" w:hAnsi="Times New Roman"/>
      <w:sz w:val="24"/>
      <w:lang w:eastAsia="en-US"/>
    </w:rPr>
  </w:style>
  <w:style w:type="paragraph" w:styleId="Heading1">
    <w:name w:val="heading 1"/>
    <w:basedOn w:val="Normal"/>
    <w:next w:val="Normal"/>
    <w:link w:val="Heading1Char"/>
    <w:autoRedefine/>
    <w:uiPriority w:val="9"/>
    <w:qFormat/>
    <w:rsid w:val="007B0DD3"/>
    <w:pPr>
      <w:keepNext/>
      <w:keepLines/>
      <w:spacing w:before="240" w:after="0" w:line="360" w:lineRule="auto"/>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7B0DD3"/>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7B0DD3"/>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7B0DD3"/>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DD3"/>
    <w:rPr>
      <w:rFonts w:ascii="Times New Roman" w:eastAsiaTheme="majorEastAsia" w:hAnsi="Times New Roman" w:cstheme="majorBidi"/>
      <w:sz w:val="24"/>
      <w:szCs w:val="32"/>
      <w:lang w:eastAsia="en-US"/>
    </w:rPr>
  </w:style>
  <w:style w:type="character" w:customStyle="1" w:styleId="Heading2Char">
    <w:name w:val="Heading 2 Char"/>
    <w:basedOn w:val="DefaultParagraphFont"/>
    <w:link w:val="Heading2"/>
    <w:uiPriority w:val="9"/>
    <w:rsid w:val="007B0DD3"/>
    <w:rPr>
      <w:rFonts w:ascii="Times New Roman" w:eastAsiaTheme="majorEastAsia" w:hAnsi="Times New Roman" w:cstheme="majorBidi"/>
      <w:sz w:val="24"/>
      <w:szCs w:val="26"/>
      <w:lang w:eastAsia="en-US"/>
    </w:rPr>
  </w:style>
  <w:style w:type="character" w:customStyle="1" w:styleId="Heading3Char">
    <w:name w:val="Heading 3 Char"/>
    <w:basedOn w:val="DefaultParagraphFont"/>
    <w:link w:val="Heading3"/>
    <w:uiPriority w:val="9"/>
    <w:rsid w:val="007B0DD3"/>
    <w:rPr>
      <w:rFonts w:ascii="Times New Roman" w:eastAsiaTheme="majorEastAsia" w:hAnsi="Times New Roman" w:cstheme="majorBidi"/>
      <w:sz w:val="24"/>
      <w:szCs w:val="24"/>
      <w:lang w:eastAsia="en-US"/>
    </w:rPr>
  </w:style>
  <w:style w:type="character" w:customStyle="1" w:styleId="Heading4Char">
    <w:name w:val="Heading 4 Char"/>
    <w:basedOn w:val="DefaultParagraphFont"/>
    <w:link w:val="Heading4"/>
    <w:uiPriority w:val="9"/>
    <w:rsid w:val="007B0DD3"/>
    <w:rPr>
      <w:rFonts w:ascii="Times New Roman" w:eastAsiaTheme="majorEastAsia" w:hAnsi="Times New Roman" w:cstheme="majorBidi"/>
      <w:iCs/>
      <w:sz w:val="24"/>
      <w:lang w:eastAsia="en-US"/>
    </w:rPr>
  </w:style>
  <w:style w:type="paragraph" w:styleId="Header">
    <w:name w:val="header"/>
    <w:basedOn w:val="Normal"/>
    <w:link w:val="HeaderChar"/>
    <w:uiPriority w:val="99"/>
    <w:unhideWhenUsed/>
    <w:rsid w:val="007B0D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DD3"/>
    <w:rPr>
      <w:rFonts w:ascii="Times New Roman" w:eastAsia="SimSun" w:hAnsi="Times New Roman"/>
      <w:sz w:val="24"/>
      <w:lang w:eastAsia="en-US"/>
    </w:rPr>
  </w:style>
  <w:style w:type="paragraph" w:styleId="Footer">
    <w:name w:val="footer"/>
    <w:basedOn w:val="Normal"/>
    <w:link w:val="FooterChar"/>
    <w:uiPriority w:val="99"/>
    <w:unhideWhenUsed/>
    <w:rsid w:val="007B0D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DD3"/>
    <w:rPr>
      <w:rFonts w:ascii="Times New Roman" w:eastAsia="SimSun" w:hAnsi="Times New Roman"/>
      <w:sz w:val="24"/>
      <w:lang w:eastAsia="en-US"/>
    </w:rPr>
  </w:style>
  <w:style w:type="paragraph" w:styleId="TOCHeading">
    <w:name w:val="TOC Heading"/>
    <w:basedOn w:val="Heading1"/>
    <w:next w:val="Normal"/>
    <w:uiPriority w:val="39"/>
    <w:unhideWhenUsed/>
    <w:qFormat/>
    <w:rsid w:val="007B0DD3"/>
    <w:pPr>
      <w:outlineLvl w:val="9"/>
    </w:pPr>
  </w:style>
  <w:style w:type="paragraph" w:styleId="TOC2">
    <w:name w:val="toc 2"/>
    <w:basedOn w:val="Normal"/>
    <w:next w:val="Normal"/>
    <w:autoRedefine/>
    <w:uiPriority w:val="39"/>
    <w:unhideWhenUsed/>
    <w:rsid w:val="007B0DD3"/>
    <w:pPr>
      <w:spacing w:after="100"/>
      <w:ind w:left="220"/>
    </w:pPr>
    <w:rPr>
      <w:rFonts w:eastAsiaTheme="minorEastAsia" w:cs="Times New Roman"/>
    </w:rPr>
  </w:style>
  <w:style w:type="paragraph" w:styleId="TOC1">
    <w:name w:val="toc 1"/>
    <w:basedOn w:val="Normal"/>
    <w:next w:val="Normal"/>
    <w:autoRedefine/>
    <w:uiPriority w:val="39"/>
    <w:unhideWhenUsed/>
    <w:rsid w:val="007B0DD3"/>
    <w:pPr>
      <w:tabs>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7B0DD3"/>
    <w:pPr>
      <w:spacing w:after="100"/>
      <w:ind w:left="440"/>
    </w:pPr>
    <w:rPr>
      <w:rFonts w:eastAsiaTheme="minorEastAsia" w:cs="Times New Roman"/>
    </w:rPr>
  </w:style>
  <w:style w:type="character" w:styleId="Hyperlink">
    <w:name w:val="Hyperlink"/>
    <w:basedOn w:val="DefaultParagraphFont"/>
    <w:uiPriority w:val="99"/>
    <w:unhideWhenUsed/>
    <w:rsid w:val="007B0DD3"/>
    <w:rPr>
      <w:color w:val="0563C1" w:themeColor="hyperlink"/>
      <w:u w:val="single"/>
    </w:rPr>
  </w:style>
  <w:style w:type="paragraph" w:styleId="ListParagraph">
    <w:name w:val="List Paragraph"/>
    <w:basedOn w:val="Normal"/>
    <w:link w:val="ListParagraphChar"/>
    <w:uiPriority w:val="34"/>
    <w:qFormat/>
    <w:rsid w:val="007B0DD3"/>
    <w:pPr>
      <w:ind w:left="720"/>
      <w:contextualSpacing/>
    </w:pPr>
  </w:style>
  <w:style w:type="character" w:customStyle="1" w:styleId="ListParagraphChar">
    <w:name w:val="List Paragraph Char"/>
    <w:basedOn w:val="DefaultParagraphFont"/>
    <w:link w:val="ListParagraph"/>
    <w:uiPriority w:val="34"/>
    <w:rsid w:val="007B0DD3"/>
    <w:rPr>
      <w:rFonts w:ascii="Times New Roman" w:eastAsia="SimSun" w:hAnsi="Times New Roman"/>
      <w:sz w:val="24"/>
      <w:lang w:eastAsia="en-US"/>
    </w:rPr>
  </w:style>
  <w:style w:type="paragraph" w:customStyle="1" w:styleId="EndNoteBibliographyTitle">
    <w:name w:val="EndNote Bibliography Title"/>
    <w:basedOn w:val="Normal"/>
    <w:link w:val="EndNoteBibliographyTitleChar"/>
    <w:rsid w:val="007B0DD3"/>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7B0DD3"/>
    <w:rPr>
      <w:rFonts w:ascii="Times New Roman" w:eastAsia="SimSun" w:hAnsi="Times New Roman" w:cs="Times New Roman"/>
      <w:noProof/>
      <w:sz w:val="24"/>
      <w:lang w:eastAsia="en-US"/>
    </w:rPr>
  </w:style>
  <w:style w:type="paragraph" w:customStyle="1" w:styleId="EndNoteBibliography">
    <w:name w:val="EndNote Bibliography"/>
    <w:basedOn w:val="Normal"/>
    <w:link w:val="EndNoteBibliographyChar"/>
    <w:rsid w:val="007B0DD3"/>
    <w:pPr>
      <w:spacing w:line="240" w:lineRule="auto"/>
    </w:pPr>
    <w:rPr>
      <w:rFonts w:cs="Times New Roman"/>
      <w:noProof/>
    </w:rPr>
  </w:style>
  <w:style w:type="character" w:customStyle="1" w:styleId="EndNoteBibliographyChar">
    <w:name w:val="EndNote Bibliography Char"/>
    <w:basedOn w:val="DefaultParagraphFont"/>
    <w:link w:val="EndNoteBibliography"/>
    <w:rsid w:val="007B0DD3"/>
    <w:rPr>
      <w:rFonts w:ascii="Times New Roman" w:eastAsia="SimSun" w:hAnsi="Times New Roman" w:cs="Times New Roman"/>
      <w:noProof/>
      <w:sz w:val="24"/>
      <w:lang w:eastAsia="en-US"/>
    </w:rPr>
  </w:style>
  <w:style w:type="character" w:customStyle="1" w:styleId="apple-converted-space">
    <w:name w:val="apple-converted-space"/>
    <w:basedOn w:val="DefaultParagraphFont"/>
    <w:rsid w:val="007B0DD3"/>
  </w:style>
  <w:style w:type="paragraph" w:styleId="Caption">
    <w:name w:val="caption"/>
    <w:basedOn w:val="Normal"/>
    <w:next w:val="Normal"/>
    <w:uiPriority w:val="35"/>
    <w:unhideWhenUsed/>
    <w:qFormat/>
    <w:rsid w:val="007B0DD3"/>
    <w:pPr>
      <w:spacing w:after="200" w:line="240" w:lineRule="auto"/>
    </w:pPr>
    <w:rPr>
      <w:rFonts w:asciiTheme="minorHAnsi" w:eastAsiaTheme="minorEastAsia" w:hAnsiTheme="minorHAnsi"/>
      <w:i/>
      <w:iCs/>
      <w:color w:val="44546A" w:themeColor="text2"/>
      <w:sz w:val="18"/>
      <w:szCs w:val="18"/>
      <w:lang w:eastAsia="zh-CN"/>
    </w:rPr>
  </w:style>
  <w:style w:type="paragraph" w:customStyle="1" w:styleId="Default">
    <w:name w:val="Default"/>
    <w:rsid w:val="007B0DD3"/>
    <w:pPr>
      <w:autoSpaceDE w:val="0"/>
      <w:autoSpaceDN w:val="0"/>
      <w:adjustRightInd w:val="0"/>
      <w:spacing w:after="0" w:line="240" w:lineRule="auto"/>
    </w:pPr>
    <w:rPr>
      <w:rFonts w:ascii="Times New Roman" w:eastAsia="SimSun" w:hAnsi="Times New Roman" w:cs="Times New Roman"/>
      <w:color w:val="000000"/>
      <w:sz w:val="24"/>
      <w:szCs w:val="24"/>
      <w:lang w:eastAsia="en-US"/>
    </w:rPr>
  </w:style>
  <w:style w:type="paragraph" w:styleId="TableofFigures">
    <w:name w:val="table of figures"/>
    <w:basedOn w:val="Normal"/>
    <w:next w:val="Normal"/>
    <w:uiPriority w:val="99"/>
    <w:unhideWhenUsed/>
    <w:rsid w:val="007B0DD3"/>
    <w:pPr>
      <w:spacing w:after="0"/>
    </w:pPr>
  </w:style>
  <w:style w:type="paragraph" w:styleId="CommentText">
    <w:name w:val="annotation text"/>
    <w:basedOn w:val="Normal"/>
    <w:link w:val="CommentTextChar"/>
    <w:uiPriority w:val="99"/>
    <w:semiHidden/>
    <w:unhideWhenUsed/>
    <w:rsid w:val="007B0DD3"/>
    <w:pPr>
      <w:spacing w:line="240" w:lineRule="auto"/>
    </w:pPr>
    <w:rPr>
      <w:rFonts w:asciiTheme="minorHAnsi" w:eastAsiaTheme="minorEastAsia" w:hAnsiTheme="minorHAnsi"/>
      <w:sz w:val="20"/>
      <w:szCs w:val="20"/>
    </w:rPr>
  </w:style>
  <w:style w:type="character" w:customStyle="1" w:styleId="CommentTextChar">
    <w:name w:val="Comment Text Char"/>
    <w:basedOn w:val="DefaultParagraphFont"/>
    <w:link w:val="CommentText"/>
    <w:uiPriority w:val="99"/>
    <w:semiHidden/>
    <w:rsid w:val="007B0DD3"/>
    <w:rPr>
      <w:sz w:val="20"/>
      <w:szCs w:val="20"/>
      <w:lang w:eastAsia="en-US"/>
    </w:rPr>
  </w:style>
  <w:style w:type="paragraph" w:styleId="BalloonText">
    <w:name w:val="Balloon Text"/>
    <w:basedOn w:val="Normal"/>
    <w:link w:val="BalloonTextChar"/>
    <w:uiPriority w:val="99"/>
    <w:semiHidden/>
    <w:unhideWhenUsed/>
    <w:rsid w:val="007B0D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DD3"/>
    <w:rPr>
      <w:rFonts w:ascii="Segoe UI" w:eastAsia="SimSun" w:hAnsi="Segoe UI" w:cs="Segoe UI"/>
      <w:sz w:val="18"/>
      <w:szCs w:val="18"/>
      <w:lang w:eastAsia="en-US"/>
    </w:rPr>
  </w:style>
  <w:style w:type="paragraph" w:customStyle="1" w:styleId="para-first">
    <w:name w:val="para-first"/>
    <w:basedOn w:val="Normal"/>
    <w:link w:val="para-firstChar"/>
    <w:qFormat/>
    <w:rsid w:val="007B0DD3"/>
    <w:pPr>
      <w:spacing w:after="0" w:line="220" w:lineRule="exact"/>
      <w:jc w:val="both"/>
    </w:pPr>
    <w:rPr>
      <w:rFonts w:eastAsiaTheme="minorEastAsia" w:cs="Times New Roman"/>
      <w:sz w:val="16"/>
      <w:szCs w:val="16"/>
    </w:rPr>
  </w:style>
  <w:style w:type="character" w:customStyle="1" w:styleId="para-firstChar">
    <w:name w:val="para-first Char"/>
    <w:basedOn w:val="DefaultParagraphFont"/>
    <w:link w:val="para-first"/>
    <w:rsid w:val="007B0DD3"/>
    <w:rPr>
      <w:rFonts w:ascii="Times New Roman" w:hAnsi="Times New Roman" w:cs="Times New Roman"/>
      <w:sz w:val="16"/>
      <w:szCs w:val="16"/>
      <w:lang w:eastAsia="en-US"/>
    </w:rPr>
  </w:style>
  <w:style w:type="paragraph" w:customStyle="1" w:styleId="para">
    <w:name w:val="para"/>
    <w:basedOn w:val="Normal"/>
    <w:link w:val="paraChar"/>
    <w:qFormat/>
    <w:rsid w:val="007B0DD3"/>
    <w:pPr>
      <w:spacing w:after="0" w:line="220" w:lineRule="exact"/>
      <w:ind w:firstLine="170"/>
      <w:jc w:val="both"/>
    </w:pPr>
    <w:rPr>
      <w:rFonts w:eastAsiaTheme="minorEastAsia" w:cs="Times New Roman"/>
      <w:sz w:val="16"/>
      <w:szCs w:val="16"/>
    </w:rPr>
  </w:style>
  <w:style w:type="character" w:customStyle="1" w:styleId="paraChar">
    <w:name w:val="para Char"/>
    <w:basedOn w:val="DefaultParagraphFont"/>
    <w:link w:val="para"/>
    <w:rsid w:val="007B0DD3"/>
    <w:rPr>
      <w:rFonts w:ascii="Times New Roman" w:hAnsi="Times New Roman" w:cs="Times New Roman"/>
      <w:sz w:val="16"/>
      <w:szCs w:val="16"/>
      <w:lang w:eastAsia="en-US"/>
    </w:rPr>
  </w:style>
  <w:style w:type="character" w:customStyle="1" w:styleId="VerbatimChar">
    <w:name w:val="Verbatim Char"/>
    <w:basedOn w:val="DefaultParagraphFont"/>
    <w:link w:val="SourceCode"/>
    <w:rsid w:val="007B0DD3"/>
    <w:rPr>
      <w:rFonts w:ascii="Consolas" w:hAnsi="Consolas"/>
      <w:i/>
      <w:shd w:val="clear" w:color="auto" w:fill="F8F8F8"/>
    </w:rPr>
  </w:style>
  <w:style w:type="paragraph" w:customStyle="1" w:styleId="SourceCode">
    <w:name w:val="Source Code"/>
    <w:basedOn w:val="Normal"/>
    <w:link w:val="VerbatimChar"/>
    <w:rsid w:val="007B0DD3"/>
    <w:pPr>
      <w:shd w:val="clear" w:color="auto" w:fill="F8F8F8"/>
      <w:wordWrap w:val="0"/>
      <w:spacing w:before="180" w:after="180" w:line="240" w:lineRule="auto"/>
    </w:pPr>
    <w:rPr>
      <w:rFonts w:ascii="Consolas" w:eastAsiaTheme="minorEastAsia" w:hAnsi="Consolas"/>
      <w:i/>
      <w:sz w:val="22"/>
      <w:lang w:eastAsia="zh-CN"/>
    </w:rPr>
  </w:style>
  <w:style w:type="character" w:customStyle="1" w:styleId="KeywordTok">
    <w:name w:val="KeywordTok"/>
    <w:basedOn w:val="VerbatimChar"/>
    <w:rsid w:val="007B0DD3"/>
    <w:rPr>
      <w:rFonts w:ascii="Consolas" w:hAnsi="Consolas"/>
      <w:b/>
      <w:i/>
      <w:color w:val="204A87"/>
      <w:shd w:val="clear" w:color="auto" w:fill="F8F8F8"/>
    </w:rPr>
  </w:style>
  <w:style w:type="character" w:customStyle="1" w:styleId="DecValTok">
    <w:name w:val="DecValTok"/>
    <w:basedOn w:val="VerbatimChar"/>
    <w:rsid w:val="007B0DD3"/>
    <w:rPr>
      <w:rFonts w:ascii="Consolas" w:hAnsi="Consolas"/>
      <w:i/>
      <w:color w:val="0000CF"/>
      <w:shd w:val="clear" w:color="auto" w:fill="F8F8F8"/>
    </w:rPr>
  </w:style>
  <w:style w:type="character" w:customStyle="1" w:styleId="StringTok">
    <w:name w:val="StringTok"/>
    <w:basedOn w:val="VerbatimChar"/>
    <w:rsid w:val="007B0DD3"/>
    <w:rPr>
      <w:rFonts w:ascii="Consolas" w:hAnsi="Consolas"/>
      <w:i/>
      <w:color w:val="4E9A06"/>
      <w:shd w:val="clear" w:color="auto" w:fill="F8F8F8"/>
    </w:rPr>
  </w:style>
  <w:style w:type="character" w:customStyle="1" w:styleId="NormalTok">
    <w:name w:val="NormalTok"/>
    <w:basedOn w:val="VerbatimChar"/>
    <w:rsid w:val="007B0DD3"/>
    <w:rPr>
      <w:rFonts w:ascii="Consolas" w:hAnsi="Consolas"/>
      <w:i/>
      <w:shd w:val="clear" w:color="auto" w:fill="F8F8F8"/>
    </w:rPr>
  </w:style>
  <w:style w:type="character" w:customStyle="1" w:styleId="DataTypeTok">
    <w:name w:val="DataTypeTok"/>
    <w:basedOn w:val="VerbatimChar"/>
    <w:rsid w:val="007B0DD3"/>
    <w:rPr>
      <w:rFonts w:ascii="Consolas" w:hAnsi="Consolas"/>
      <w:i/>
      <w:color w:val="204A87"/>
      <w:sz w:val="22"/>
      <w:shd w:val="clear" w:color="auto" w:fill="F8F8F8"/>
    </w:rPr>
  </w:style>
  <w:style w:type="character" w:customStyle="1" w:styleId="FloatTok">
    <w:name w:val="FloatTok"/>
    <w:basedOn w:val="VerbatimChar"/>
    <w:rsid w:val="007B0DD3"/>
    <w:rPr>
      <w:rFonts w:ascii="Consolas" w:hAnsi="Consolas"/>
      <w:i/>
      <w:color w:val="0000CF"/>
      <w:sz w:val="22"/>
      <w:shd w:val="clear" w:color="auto" w:fill="F8F8F8"/>
    </w:rPr>
  </w:style>
  <w:style w:type="character" w:customStyle="1" w:styleId="CommentTok">
    <w:name w:val="CommentTok"/>
    <w:basedOn w:val="VerbatimChar"/>
    <w:rsid w:val="007B0DD3"/>
    <w:rPr>
      <w:rFonts w:ascii="Consolas" w:hAnsi="Consolas"/>
      <w:i w:val="0"/>
      <w:color w:val="8F5902"/>
      <w:sz w:val="22"/>
      <w:shd w:val="clear" w:color="auto" w:fill="F8F8F8"/>
    </w:rPr>
  </w:style>
  <w:style w:type="character" w:customStyle="1" w:styleId="BodyTextChar">
    <w:name w:val="Body Text Char"/>
    <w:basedOn w:val="DefaultParagraphFont"/>
    <w:link w:val="ImageCaption"/>
    <w:locked/>
    <w:rsid w:val="007B0DD3"/>
    <w:rPr>
      <w:i/>
    </w:rPr>
  </w:style>
  <w:style w:type="paragraph" w:customStyle="1" w:styleId="ImageCaption">
    <w:name w:val="Image Caption"/>
    <w:basedOn w:val="Normal"/>
    <w:link w:val="BodyTextChar"/>
    <w:rsid w:val="007B0DD3"/>
    <w:pPr>
      <w:spacing w:after="120" w:line="240" w:lineRule="auto"/>
    </w:pPr>
    <w:rPr>
      <w:rFonts w:asciiTheme="minorHAnsi" w:eastAsiaTheme="minorEastAsia" w:hAnsiTheme="minorHAnsi"/>
      <w:i/>
      <w:sz w:val="22"/>
      <w:lang w:eastAsia="zh-CN"/>
    </w:rPr>
  </w:style>
  <w:style w:type="character" w:customStyle="1" w:styleId="OtherTok">
    <w:name w:val="OtherTok"/>
    <w:basedOn w:val="VerbatimChar"/>
    <w:rsid w:val="007B0DD3"/>
    <w:rPr>
      <w:rFonts w:ascii="Consolas" w:hAnsi="Consolas"/>
      <w:i/>
      <w:color w:val="8F5902"/>
      <w:shd w:val="clear" w:color="auto" w:fill="F8F8F8"/>
    </w:rPr>
  </w:style>
  <w:style w:type="character" w:styleId="Emphasis">
    <w:name w:val="Emphasis"/>
    <w:basedOn w:val="DefaultParagraphFont"/>
    <w:uiPriority w:val="20"/>
    <w:qFormat/>
    <w:rsid w:val="007B0DD3"/>
    <w:rPr>
      <w:i/>
      <w:iCs/>
    </w:rPr>
  </w:style>
  <w:style w:type="paragraph" w:styleId="NormalWeb">
    <w:name w:val="Normal (Web)"/>
    <w:basedOn w:val="Normal"/>
    <w:uiPriority w:val="99"/>
    <w:unhideWhenUsed/>
    <w:rsid w:val="007B0DD3"/>
    <w:pPr>
      <w:spacing w:before="100" w:beforeAutospacing="1" w:after="100" w:afterAutospacing="1" w:line="240" w:lineRule="auto"/>
    </w:pPr>
    <w:rPr>
      <w:rFonts w:eastAsia="Times New Roman" w:cs="Times New Roman"/>
      <w:szCs w:val="24"/>
      <w:lang w:eastAsia="zh-CN"/>
    </w:rPr>
  </w:style>
  <w:style w:type="character" w:customStyle="1" w:styleId="content-section">
    <w:name w:val="content-section"/>
    <w:basedOn w:val="DefaultParagraphFont"/>
    <w:rsid w:val="007B0DD3"/>
  </w:style>
  <w:style w:type="paragraph" w:customStyle="1" w:styleId="FirstParagraph">
    <w:name w:val="First Paragraph"/>
    <w:basedOn w:val="BodyText"/>
    <w:next w:val="BodyText"/>
    <w:qFormat/>
    <w:rsid w:val="007B0DD3"/>
    <w:pPr>
      <w:spacing w:before="180" w:after="180" w:line="240" w:lineRule="auto"/>
    </w:pPr>
    <w:rPr>
      <w:rFonts w:asciiTheme="minorHAnsi" w:eastAsiaTheme="minorEastAsia" w:hAnsiTheme="minorHAnsi"/>
      <w:szCs w:val="24"/>
    </w:rPr>
  </w:style>
  <w:style w:type="paragraph" w:styleId="BodyText">
    <w:name w:val="Body Text"/>
    <w:basedOn w:val="Normal"/>
    <w:link w:val="BodyTextChar1"/>
    <w:uiPriority w:val="99"/>
    <w:semiHidden/>
    <w:unhideWhenUsed/>
    <w:rsid w:val="007B0DD3"/>
    <w:pPr>
      <w:spacing w:after="120"/>
    </w:pPr>
  </w:style>
  <w:style w:type="character" w:customStyle="1" w:styleId="BodyTextChar1">
    <w:name w:val="Body Text Char1"/>
    <w:basedOn w:val="DefaultParagraphFont"/>
    <w:link w:val="BodyText"/>
    <w:uiPriority w:val="99"/>
    <w:semiHidden/>
    <w:rsid w:val="007B0DD3"/>
    <w:rPr>
      <w:rFonts w:ascii="Times New Roman" w:eastAsia="SimSun" w:hAnsi="Times New Roman"/>
      <w:sz w:val="24"/>
      <w:lang w:eastAsia="en-US"/>
    </w:rPr>
  </w:style>
  <w:style w:type="paragraph" w:customStyle="1" w:styleId="FigurewithCaption">
    <w:name w:val="Figure with Caption"/>
    <w:basedOn w:val="Normal"/>
    <w:rsid w:val="007B0DD3"/>
    <w:pPr>
      <w:keepNext/>
      <w:spacing w:after="200" w:line="240" w:lineRule="auto"/>
    </w:pPr>
    <w:rPr>
      <w:rFonts w:asciiTheme="minorHAnsi" w:eastAsiaTheme="minorEastAsia" w:hAnsiTheme="minorHAnsi"/>
      <w:szCs w:val="24"/>
    </w:rPr>
  </w:style>
  <w:style w:type="character" w:customStyle="1" w:styleId="HTMLPreformattedChar">
    <w:name w:val="HTML Preformatted Char"/>
    <w:basedOn w:val="DefaultParagraphFont"/>
    <w:link w:val="HTMLPreformatted"/>
    <w:uiPriority w:val="99"/>
    <w:semiHidden/>
    <w:rsid w:val="007B0DD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B0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1">
    <w:name w:val="HTML Preformatted Char1"/>
    <w:basedOn w:val="DefaultParagraphFont"/>
    <w:uiPriority w:val="99"/>
    <w:semiHidden/>
    <w:rsid w:val="007B0DD3"/>
    <w:rPr>
      <w:rFonts w:ascii="Consolas" w:eastAsia="SimSun" w:hAnsi="Consolas"/>
      <w:sz w:val="20"/>
      <w:szCs w:val="20"/>
      <w:lang w:eastAsia="en-US"/>
    </w:rPr>
  </w:style>
  <w:style w:type="character" w:styleId="Strong">
    <w:name w:val="Strong"/>
    <w:basedOn w:val="DefaultParagraphFont"/>
    <w:uiPriority w:val="22"/>
    <w:qFormat/>
    <w:rsid w:val="007B0DD3"/>
    <w:rPr>
      <w:b/>
      <w:bCs/>
    </w:rPr>
  </w:style>
  <w:style w:type="paragraph" w:customStyle="1" w:styleId="Compact">
    <w:name w:val="Compact"/>
    <w:basedOn w:val="BodyText"/>
    <w:qFormat/>
    <w:rsid w:val="007B0DD3"/>
    <w:pPr>
      <w:spacing w:before="36" w:after="36" w:line="240" w:lineRule="auto"/>
    </w:pPr>
    <w:rPr>
      <w:rFonts w:asciiTheme="minorHAnsi" w:eastAsiaTheme="minorHAnsi" w:hAnsiTheme="minorHAnsi"/>
      <w:szCs w:val="24"/>
    </w:rPr>
  </w:style>
  <w:style w:type="character" w:customStyle="1" w:styleId="FunctionTok">
    <w:name w:val="FunctionTok"/>
    <w:basedOn w:val="VerbatimChar"/>
    <w:rsid w:val="007B0DD3"/>
    <w:rPr>
      <w:rFonts w:ascii="Consolas" w:hAnsi="Consolas"/>
      <w:i/>
      <w:color w:val="000000"/>
      <w:shd w:val="clear" w:color="auto" w:fill="F8F8F8"/>
    </w:rPr>
  </w:style>
  <w:style w:type="character" w:customStyle="1" w:styleId="BuiltInTok">
    <w:name w:val="BuiltInTok"/>
    <w:basedOn w:val="VerbatimChar"/>
    <w:rsid w:val="007B0DD3"/>
    <w:rPr>
      <w:rFonts w:ascii="Consolas" w:hAnsi="Consolas"/>
      <w:i/>
      <w:shd w:val="clear" w:color="auto" w:fill="F8F8F8"/>
    </w:rPr>
  </w:style>
  <w:style w:type="character" w:customStyle="1" w:styleId="ExtensionTok">
    <w:name w:val="ExtensionTok"/>
    <w:basedOn w:val="VerbatimChar"/>
    <w:rsid w:val="007B0DD3"/>
    <w:rPr>
      <w:rFonts w:ascii="Consolas" w:hAnsi="Consolas"/>
      <w:i/>
      <w:shd w:val="clear" w:color="auto" w:fill="F8F8F8"/>
    </w:rPr>
  </w:style>
  <w:style w:type="character" w:customStyle="1" w:styleId="UnresolvedMention1">
    <w:name w:val="Unresolved Mention1"/>
    <w:basedOn w:val="DefaultParagraphFont"/>
    <w:uiPriority w:val="99"/>
    <w:semiHidden/>
    <w:unhideWhenUsed/>
    <w:rsid w:val="004E66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490685">
      <w:bodyDiv w:val="1"/>
      <w:marLeft w:val="0"/>
      <w:marRight w:val="0"/>
      <w:marTop w:val="0"/>
      <w:marBottom w:val="0"/>
      <w:divBdr>
        <w:top w:val="none" w:sz="0" w:space="0" w:color="auto"/>
        <w:left w:val="none" w:sz="0" w:space="0" w:color="auto"/>
        <w:bottom w:val="none" w:sz="0" w:space="0" w:color="auto"/>
        <w:right w:val="none" w:sz="0" w:space="0" w:color="auto"/>
      </w:divBdr>
    </w:div>
    <w:div w:id="33372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image" Target="media/image138.wmf"/><Relationship Id="rId21" Type="http://schemas.openxmlformats.org/officeDocument/2006/relationships/oleObject" Target="embeddings/oleObject5.bin"/><Relationship Id="rId63" Type="http://schemas.openxmlformats.org/officeDocument/2006/relationships/oleObject" Target="embeddings/oleObject20.bin"/><Relationship Id="rId159" Type="http://schemas.openxmlformats.org/officeDocument/2006/relationships/oleObject" Target="embeddings/oleObject75.bin"/><Relationship Id="rId324" Type="http://schemas.openxmlformats.org/officeDocument/2006/relationships/oleObject" Target="embeddings/oleObject164.bin"/><Relationship Id="rId366" Type="http://schemas.openxmlformats.org/officeDocument/2006/relationships/oleObject" Target="embeddings/oleObject185.bin"/><Relationship Id="rId531" Type="http://schemas.openxmlformats.org/officeDocument/2006/relationships/image" Target="media/image253.wmf"/><Relationship Id="rId573" Type="http://schemas.openxmlformats.org/officeDocument/2006/relationships/hyperlink" Target="https://doi.org/10.1016/j.amjmed.2019.03.036" TargetMode="External"/><Relationship Id="rId170" Type="http://schemas.openxmlformats.org/officeDocument/2006/relationships/oleObject" Target="embeddings/oleObject83.bin"/><Relationship Id="rId226" Type="http://schemas.openxmlformats.org/officeDocument/2006/relationships/image" Target="media/image104.wmf"/><Relationship Id="rId433" Type="http://schemas.openxmlformats.org/officeDocument/2006/relationships/image" Target="media/image205.wmf"/><Relationship Id="rId268" Type="http://schemas.openxmlformats.org/officeDocument/2006/relationships/oleObject" Target="embeddings/oleObject136.bin"/><Relationship Id="rId475" Type="http://schemas.openxmlformats.org/officeDocument/2006/relationships/image" Target="media/image226.wmf"/><Relationship Id="rId32" Type="http://schemas.openxmlformats.org/officeDocument/2006/relationships/image" Target="media/image16.png"/><Relationship Id="rId74" Type="http://schemas.openxmlformats.org/officeDocument/2006/relationships/image" Target="media/image39.wmf"/><Relationship Id="rId128" Type="http://schemas.openxmlformats.org/officeDocument/2006/relationships/oleObject" Target="embeddings/oleObject54.bin"/><Relationship Id="rId335" Type="http://schemas.openxmlformats.org/officeDocument/2006/relationships/image" Target="media/image156.wmf"/><Relationship Id="rId377" Type="http://schemas.openxmlformats.org/officeDocument/2006/relationships/oleObject" Target="embeddings/oleObject191.bin"/><Relationship Id="rId500" Type="http://schemas.openxmlformats.org/officeDocument/2006/relationships/oleObject" Target="embeddings/oleObject252.bin"/><Relationship Id="rId542" Type="http://schemas.openxmlformats.org/officeDocument/2006/relationships/oleObject" Target="embeddings/oleObject274.bin"/><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oleObject" Target="embeddings/oleObject119.bin"/><Relationship Id="rId402" Type="http://schemas.openxmlformats.org/officeDocument/2006/relationships/image" Target="media/image189.wmf"/><Relationship Id="rId279" Type="http://schemas.openxmlformats.org/officeDocument/2006/relationships/image" Target="media/image128.wmf"/><Relationship Id="rId444" Type="http://schemas.openxmlformats.org/officeDocument/2006/relationships/oleObject" Target="embeddings/oleObject224.bin"/><Relationship Id="rId486" Type="http://schemas.openxmlformats.org/officeDocument/2006/relationships/oleObject" Target="embeddings/oleObject245.bin"/><Relationship Id="rId43" Type="http://schemas.openxmlformats.org/officeDocument/2006/relationships/oleObject" Target="embeddings/oleObject10.bin"/><Relationship Id="rId139" Type="http://schemas.openxmlformats.org/officeDocument/2006/relationships/oleObject" Target="embeddings/oleObject60.bin"/><Relationship Id="rId290" Type="http://schemas.openxmlformats.org/officeDocument/2006/relationships/oleObject" Target="embeddings/oleObject147.bin"/><Relationship Id="rId304" Type="http://schemas.openxmlformats.org/officeDocument/2006/relationships/oleObject" Target="embeddings/oleObject154.bin"/><Relationship Id="rId346" Type="http://schemas.openxmlformats.org/officeDocument/2006/relationships/oleObject" Target="embeddings/oleObject175.bin"/><Relationship Id="rId388" Type="http://schemas.openxmlformats.org/officeDocument/2006/relationships/image" Target="media/image182.wmf"/><Relationship Id="rId511" Type="http://schemas.openxmlformats.org/officeDocument/2006/relationships/oleObject" Target="embeddings/oleObject258.bin"/><Relationship Id="rId553" Type="http://schemas.openxmlformats.org/officeDocument/2006/relationships/oleObject" Target="embeddings/oleObject281.bin"/><Relationship Id="rId85" Type="http://schemas.openxmlformats.org/officeDocument/2006/relationships/oleObject" Target="embeddings/oleObject31.bin"/><Relationship Id="rId150" Type="http://schemas.openxmlformats.org/officeDocument/2006/relationships/image" Target="media/image73.wmf"/><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oleObject" Target="embeddings/oleObject209.bin"/><Relationship Id="rId248" Type="http://schemas.openxmlformats.org/officeDocument/2006/relationships/oleObject" Target="embeddings/oleObject125.bin"/><Relationship Id="rId455" Type="http://schemas.openxmlformats.org/officeDocument/2006/relationships/image" Target="media/image216.wmf"/><Relationship Id="rId497" Type="http://schemas.openxmlformats.org/officeDocument/2006/relationships/image" Target="media/image237.wmf"/><Relationship Id="rId12" Type="http://schemas.openxmlformats.org/officeDocument/2006/relationships/image" Target="media/image3.wmf"/><Relationship Id="rId108" Type="http://schemas.openxmlformats.org/officeDocument/2006/relationships/oleObject" Target="embeddings/oleObject43.bin"/><Relationship Id="rId315" Type="http://schemas.openxmlformats.org/officeDocument/2006/relationships/image" Target="media/image146.wmf"/><Relationship Id="rId357" Type="http://schemas.openxmlformats.org/officeDocument/2006/relationships/image" Target="media/image167.wmf"/><Relationship Id="rId522" Type="http://schemas.openxmlformats.org/officeDocument/2006/relationships/oleObject" Target="embeddings/oleObject264.bin"/><Relationship Id="rId54" Type="http://schemas.openxmlformats.org/officeDocument/2006/relationships/image" Target="media/image29.wmf"/><Relationship Id="rId96" Type="http://schemas.openxmlformats.org/officeDocument/2006/relationships/image" Target="media/image50.wmf"/><Relationship Id="rId161" Type="http://schemas.openxmlformats.org/officeDocument/2006/relationships/oleObject" Target="embeddings/oleObject76.bin"/><Relationship Id="rId217" Type="http://schemas.openxmlformats.org/officeDocument/2006/relationships/oleObject" Target="embeddings/oleObject107.bin"/><Relationship Id="rId399" Type="http://schemas.openxmlformats.org/officeDocument/2006/relationships/oleObject" Target="embeddings/oleObject202.bin"/><Relationship Id="rId564" Type="http://schemas.openxmlformats.org/officeDocument/2006/relationships/image" Target="media/image268.wmf"/><Relationship Id="rId259" Type="http://schemas.openxmlformats.org/officeDocument/2006/relationships/image" Target="media/image118.wmf"/><Relationship Id="rId424" Type="http://schemas.openxmlformats.org/officeDocument/2006/relationships/oleObject" Target="embeddings/oleObject214.bin"/><Relationship Id="rId466" Type="http://schemas.openxmlformats.org/officeDocument/2006/relationships/oleObject" Target="embeddings/oleObject235.bin"/><Relationship Id="rId23" Type="http://schemas.openxmlformats.org/officeDocument/2006/relationships/oleObject" Target="embeddings/oleObject6.bin"/><Relationship Id="rId119" Type="http://schemas.openxmlformats.org/officeDocument/2006/relationships/oleObject" Target="embeddings/oleObject49.bin"/><Relationship Id="rId270" Type="http://schemas.openxmlformats.org/officeDocument/2006/relationships/oleObject" Target="embeddings/oleObject137.bin"/><Relationship Id="rId326" Type="http://schemas.openxmlformats.org/officeDocument/2006/relationships/oleObject" Target="embeddings/oleObject165.bin"/><Relationship Id="rId533" Type="http://schemas.openxmlformats.org/officeDocument/2006/relationships/image" Target="media/image254.wmf"/><Relationship Id="rId65" Type="http://schemas.openxmlformats.org/officeDocument/2006/relationships/oleObject" Target="embeddings/oleObject21.bin"/><Relationship Id="rId130" Type="http://schemas.openxmlformats.org/officeDocument/2006/relationships/oleObject" Target="embeddings/oleObject55.bin"/><Relationship Id="rId368" Type="http://schemas.openxmlformats.org/officeDocument/2006/relationships/oleObject" Target="embeddings/oleObject186.bin"/><Relationship Id="rId575" Type="http://schemas.openxmlformats.org/officeDocument/2006/relationships/header" Target="header4.xml"/><Relationship Id="rId172" Type="http://schemas.openxmlformats.org/officeDocument/2006/relationships/oleObject" Target="embeddings/oleObject84.bin"/><Relationship Id="rId228" Type="http://schemas.openxmlformats.org/officeDocument/2006/relationships/image" Target="media/image105.wmf"/><Relationship Id="rId435" Type="http://schemas.openxmlformats.org/officeDocument/2006/relationships/image" Target="media/image206.wmf"/><Relationship Id="rId477" Type="http://schemas.openxmlformats.org/officeDocument/2006/relationships/image" Target="media/image227.wmf"/><Relationship Id="rId281" Type="http://schemas.openxmlformats.org/officeDocument/2006/relationships/image" Target="media/image129.wmf"/><Relationship Id="rId337" Type="http://schemas.openxmlformats.org/officeDocument/2006/relationships/image" Target="media/image157.wmf"/><Relationship Id="rId502" Type="http://schemas.openxmlformats.org/officeDocument/2006/relationships/oleObject" Target="embeddings/oleObject253.bin"/><Relationship Id="rId34" Type="http://schemas.openxmlformats.org/officeDocument/2006/relationships/image" Target="media/image18.png"/><Relationship Id="rId76" Type="http://schemas.openxmlformats.org/officeDocument/2006/relationships/image" Target="media/image40.wmf"/><Relationship Id="rId141" Type="http://schemas.openxmlformats.org/officeDocument/2006/relationships/oleObject" Target="embeddings/oleObject61.bin"/><Relationship Id="rId379" Type="http://schemas.openxmlformats.org/officeDocument/2006/relationships/oleObject" Target="embeddings/oleObject192.bin"/><Relationship Id="rId544" Type="http://schemas.openxmlformats.org/officeDocument/2006/relationships/oleObject" Target="embeddings/oleObject275.bin"/><Relationship Id="rId7" Type="http://schemas.openxmlformats.org/officeDocument/2006/relationships/endnotes" Target="endnotes.xml"/><Relationship Id="rId183" Type="http://schemas.openxmlformats.org/officeDocument/2006/relationships/oleObject" Target="embeddings/oleObject90.bin"/><Relationship Id="rId239" Type="http://schemas.openxmlformats.org/officeDocument/2006/relationships/oleObject" Target="embeddings/oleObject120.bin"/><Relationship Id="rId390" Type="http://schemas.openxmlformats.org/officeDocument/2006/relationships/image" Target="media/image183.wmf"/><Relationship Id="rId404" Type="http://schemas.openxmlformats.org/officeDocument/2006/relationships/image" Target="media/image190.wmf"/><Relationship Id="rId446" Type="http://schemas.openxmlformats.org/officeDocument/2006/relationships/oleObject" Target="embeddings/oleObject225.bin"/><Relationship Id="rId250" Type="http://schemas.openxmlformats.org/officeDocument/2006/relationships/oleObject" Target="embeddings/oleObject126.bin"/><Relationship Id="rId292" Type="http://schemas.openxmlformats.org/officeDocument/2006/relationships/oleObject" Target="embeddings/oleObject148.bin"/><Relationship Id="rId306" Type="http://schemas.openxmlformats.org/officeDocument/2006/relationships/oleObject" Target="embeddings/oleObject155.bin"/><Relationship Id="rId488" Type="http://schemas.openxmlformats.org/officeDocument/2006/relationships/oleObject" Target="embeddings/oleObject246.bin"/><Relationship Id="rId45" Type="http://schemas.openxmlformats.org/officeDocument/2006/relationships/oleObject" Target="embeddings/oleObject11.bin"/><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oleObject" Target="embeddings/oleObject176.bin"/><Relationship Id="rId513" Type="http://schemas.openxmlformats.org/officeDocument/2006/relationships/oleObject" Target="embeddings/oleObject259.bin"/><Relationship Id="rId555" Type="http://schemas.openxmlformats.org/officeDocument/2006/relationships/oleObject" Target="embeddings/oleObject282.bin"/><Relationship Id="rId152" Type="http://schemas.openxmlformats.org/officeDocument/2006/relationships/oleObject" Target="embeddings/oleObject69.bin"/><Relationship Id="rId194" Type="http://schemas.openxmlformats.org/officeDocument/2006/relationships/image" Target="media/image89.wmf"/><Relationship Id="rId208" Type="http://schemas.openxmlformats.org/officeDocument/2006/relationships/image" Target="media/image96.wmf"/><Relationship Id="rId415" Type="http://schemas.openxmlformats.org/officeDocument/2006/relationships/oleObject" Target="embeddings/oleObject210.bin"/><Relationship Id="rId457" Type="http://schemas.openxmlformats.org/officeDocument/2006/relationships/image" Target="media/image217.wmf"/><Relationship Id="rId261" Type="http://schemas.openxmlformats.org/officeDocument/2006/relationships/image" Target="media/image119.wmf"/><Relationship Id="rId499" Type="http://schemas.openxmlformats.org/officeDocument/2006/relationships/image" Target="media/image238.wmf"/><Relationship Id="rId14" Type="http://schemas.openxmlformats.org/officeDocument/2006/relationships/image" Target="media/image4.wmf"/><Relationship Id="rId56" Type="http://schemas.openxmlformats.org/officeDocument/2006/relationships/image" Target="media/image30.wmf"/><Relationship Id="rId317" Type="http://schemas.openxmlformats.org/officeDocument/2006/relationships/image" Target="media/image147.wmf"/><Relationship Id="rId359" Type="http://schemas.openxmlformats.org/officeDocument/2006/relationships/image" Target="media/image168.wmf"/><Relationship Id="rId524" Type="http://schemas.openxmlformats.org/officeDocument/2006/relationships/oleObject" Target="embeddings/oleObject265.bin"/><Relationship Id="rId566" Type="http://schemas.openxmlformats.org/officeDocument/2006/relationships/image" Target="media/image269.wmf"/><Relationship Id="rId98" Type="http://schemas.openxmlformats.org/officeDocument/2006/relationships/image" Target="media/image51.wmf"/><Relationship Id="rId121" Type="http://schemas.openxmlformats.org/officeDocument/2006/relationships/oleObject" Target="embeddings/oleObject50.bin"/><Relationship Id="rId163" Type="http://schemas.openxmlformats.org/officeDocument/2006/relationships/oleObject" Target="embeddings/oleObject78.bin"/><Relationship Id="rId219" Type="http://schemas.openxmlformats.org/officeDocument/2006/relationships/oleObject" Target="embeddings/oleObject109.bin"/><Relationship Id="rId370" Type="http://schemas.openxmlformats.org/officeDocument/2006/relationships/oleObject" Target="embeddings/oleObject187.bin"/><Relationship Id="rId426" Type="http://schemas.openxmlformats.org/officeDocument/2006/relationships/oleObject" Target="embeddings/oleObject215.bin"/><Relationship Id="rId230" Type="http://schemas.openxmlformats.org/officeDocument/2006/relationships/oleObject" Target="embeddings/oleObject115.bin"/><Relationship Id="rId468" Type="http://schemas.openxmlformats.org/officeDocument/2006/relationships/oleObject" Target="embeddings/oleObject236.bin"/><Relationship Id="rId25" Type="http://schemas.openxmlformats.org/officeDocument/2006/relationships/image" Target="media/image10.emf"/><Relationship Id="rId67" Type="http://schemas.openxmlformats.org/officeDocument/2006/relationships/oleObject" Target="embeddings/oleObject22.bin"/><Relationship Id="rId272" Type="http://schemas.openxmlformats.org/officeDocument/2006/relationships/oleObject" Target="embeddings/oleObject138.bin"/><Relationship Id="rId328" Type="http://schemas.openxmlformats.org/officeDocument/2006/relationships/oleObject" Target="embeddings/oleObject166.bin"/><Relationship Id="rId535" Type="http://schemas.openxmlformats.org/officeDocument/2006/relationships/image" Target="media/image255.wmf"/><Relationship Id="rId577" Type="http://schemas.microsoft.com/office/2011/relationships/people" Target="people.xml"/><Relationship Id="rId132" Type="http://schemas.openxmlformats.org/officeDocument/2006/relationships/oleObject" Target="embeddings/oleObject56.bin"/><Relationship Id="rId174" Type="http://schemas.openxmlformats.org/officeDocument/2006/relationships/oleObject" Target="embeddings/oleObject85.bin"/><Relationship Id="rId381" Type="http://schemas.openxmlformats.org/officeDocument/2006/relationships/oleObject" Target="embeddings/oleObject193.bin"/><Relationship Id="rId241" Type="http://schemas.openxmlformats.org/officeDocument/2006/relationships/image" Target="media/image110.wmf"/><Relationship Id="rId437" Type="http://schemas.openxmlformats.org/officeDocument/2006/relationships/image" Target="media/image207.wmf"/><Relationship Id="rId479" Type="http://schemas.openxmlformats.org/officeDocument/2006/relationships/image" Target="media/image228.wmf"/><Relationship Id="rId36" Type="http://schemas.openxmlformats.org/officeDocument/2006/relationships/image" Target="media/image20.wmf"/><Relationship Id="rId283" Type="http://schemas.openxmlformats.org/officeDocument/2006/relationships/image" Target="media/image130.wmf"/><Relationship Id="rId339" Type="http://schemas.openxmlformats.org/officeDocument/2006/relationships/image" Target="media/image158.wmf"/><Relationship Id="rId490" Type="http://schemas.openxmlformats.org/officeDocument/2006/relationships/oleObject" Target="embeddings/oleObject247.bin"/><Relationship Id="rId504" Type="http://schemas.openxmlformats.org/officeDocument/2006/relationships/oleObject" Target="embeddings/oleObject254.bin"/><Relationship Id="rId546" Type="http://schemas.openxmlformats.org/officeDocument/2006/relationships/oleObject" Target="embeddings/oleObject276.bin"/><Relationship Id="rId78" Type="http://schemas.openxmlformats.org/officeDocument/2006/relationships/image" Target="media/image41.wmf"/><Relationship Id="rId101" Type="http://schemas.openxmlformats.org/officeDocument/2006/relationships/oleObject" Target="embeddings/oleObject39.bin"/><Relationship Id="rId143" Type="http://schemas.openxmlformats.org/officeDocument/2006/relationships/image" Target="media/image71.wmf"/><Relationship Id="rId185" Type="http://schemas.openxmlformats.org/officeDocument/2006/relationships/oleObject" Target="embeddings/oleObject91.bin"/><Relationship Id="rId350" Type="http://schemas.openxmlformats.org/officeDocument/2006/relationships/oleObject" Target="embeddings/oleObject177.bin"/><Relationship Id="rId406" Type="http://schemas.openxmlformats.org/officeDocument/2006/relationships/image" Target="media/image191.wmf"/><Relationship Id="rId9" Type="http://schemas.openxmlformats.org/officeDocument/2006/relationships/header" Target="header2.xml"/><Relationship Id="rId210" Type="http://schemas.openxmlformats.org/officeDocument/2006/relationships/image" Target="media/image97.wmf"/><Relationship Id="rId392" Type="http://schemas.openxmlformats.org/officeDocument/2006/relationships/image" Target="media/image184.wmf"/><Relationship Id="rId448" Type="http://schemas.openxmlformats.org/officeDocument/2006/relationships/oleObject" Target="embeddings/oleObject226.bin"/><Relationship Id="rId252" Type="http://schemas.openxmlformats.org/officeDocument/2006/relationships/image" Target="media/image115.wmf"/><Relationship Id="rId294" Type="http://schemas.openxmlformats.org/officeDocument/2006/relationships/oleObject" Target="embeddings/oleObject149.bin"/><Relationship Id="rId308" Type="http://schemas.openxmlformats.org/officeDocument/2006/relationships/oleObject" Target="embeddings/oleObject156.bin"/><Relationship Id="rId515" Type="http://schemas.openxmlformats.org/officeDocument/2006/relationships/oleObject" Target="embeddings/oleObject260.bin"/><Relationship Id="rId47" Type="http://schemas.openxmlformats.org/officeDocument/2006/relationships/oleObject" Target="embeddings/oleObject12.bin"/><Relationship Id="rId68" Type="http://schemas.openxmlformats.org/officeDocument/2006/relationships/image" Target="media/image36.wmf"/><Relationship Id="rId89" Type="http://schemas.openxmlformats.org/officeDocument/2006/relationships/oleObject" Target="embeddings/oleObject33.bin"/><Relationship Id="rId112" Type="http://schemas.openxmlformats.org/officeDocument/2006/relationships/oleObject" Target="embeddings/oleObject45.bin"/><Relationship Id="rId133" Type="http://schemas.openxmlformats.org/officeDocument/2006/relationships/image" Target="media/image67.wmf"/><Relationship Id="rId154" Type="http://schemas.openxmlformats.org/officeDocument/2006/relationships/oleObject" Target="embeddings/oleObject71.bin"/><Relationship Id="rId175" Type="http://schemas.openxmlformats.org/officeDocument/2006/relationships/oleObject" Target="embeddings/oleObject86.bin"/><Relationship Id="rId340" Type="http://schemas.openxmlformats.org/officeDocument/2006/relationships/oleObject" Target="embeddings/oleObject172.bin"/><Relationship Id="rId361" Type="http://schemas.openxmlformats.org/officeDocument/2006/relationships/image" Target="media/image169.wmf"/><Relationship Id="rId557" Type="http://schemas.openxmlformats.org/officeDocument/2006/relationships/oleObject" Target="embeddings/oleObject283.bin"/><Relationship Id="rId578" Type="http://schemas.openxmlformats.org/officeDocument/2006/relationships/theme" Target="theme/theme1.xml"/><Relationship Id="rId196" Type="http://schemas.openxmlformats.org/officeDocument/2006/relationships/image" Target="media/image90.wmf"/><Relationship Id="rId200" Type="http://schemas.openxmlformats.org/officeDocument/2006/relationships/image" Target="media/image92.wmf"/><Relationship Id="rId382" Type="http://schemas.openxmlformats.org/officeDocument/2006/relationships/image" Target="media/image179.wmf"/><Relationship Id="rId417" Type="http://schemas.openxmlformats.org/officeDocument/2006/relationships/oleObject" Target="embeddings/oleObject211.bin"/><Relationship Id="rId438" Type="http://schemas.openxmlformats.org/officeDocument/2006/relationships/oleObject" Target="embeddings/oleObject221.bin"/><Relationship Id="rId459" Type="http://schemas.openxmlformats.org/officeDocument/2006/relationships/image" Target="media/image218.wmf"/><Relationship Id="rId16" Type="http://schemas.openxmlformats.org/officeDocument/2006/relationships/image" Target="media/image5.wmf"/><Relationship Id="rId221" Type="http://schemas.openxmlformats.org/officeDocument/2006/relationships/oleObject" Target="embeddings/oleObject110.bin"/><Relationship Id="rId242" Type="http://schemas.openxmlformats.org/officeDocument/2006/relationships/oleObject" Target="embeddings/oleObject122.bin"/><Relationship Id="rId263" Type="http://schemas.openxmlformats.org/officeDocument/2006/relationships/image" Target="media/image120.wmf"/><Relationship Id="rId284" Type="http://schemas.openxmlformats.org/officeDocument/2006/relationships/oleObject" Target="embeddings/oleObject144.bin"/><Relationship Id="rId319" Type="http://schemas.openxmlformats.org/officeDocument/2006/relationships/image" Target="media/image148.wmf"/><Relationship Id="rId470" Type="http://schemas.openxmlformats.org/officeDocument/2006/relationships/oleObject" Target="embeddings/oleObject237.bin"/><Relationship Id="rId491" Type="http://schemas.openxmlformats.org/officeDocument/2006/relationships/image" Target="media/image234.wmf"/><Relationship Id="rId505" Type="http://schemas.openxmlformats.org/officeDocument/2006/relationships/image" Target="media/image241.wmf"/><Relationship Id="rId526" Type="http://schemas.openxmlformats.org/officeDocument/2006/relationships/oleObject" Target="embeddings/oleObject266.bin"/><Relationship Id="rId37" Type="http://schemas.openxmlformats.org/officeDocument/2006/relationships/oleObject" Target="embeddings/oleObject7.bin"/><Relationship Id="rId58" Type="http://schemas.openxmlformats.org/officeDocument/2006/relationships/image" Target="media/image31.wmf"/><Relationship Id="rId79" Type="http://schemas.openxmlformats.org/officeDocument/2006/relationships/oleObject" Target="embeddings/oleObject28.bin"/><Relationship Id="rId102" Type="http://schemas.openxmlformats.org/officeDocument/2006/relationships/image" Target="media/image53.wmf"/><Relationship Id="rId123" Type="http://schemas.openxmlformats.org/officeDocument/2006/relationships/oleObject" Target="embeddings/oleObject51.bin"/><Relationship Id="rId144" Type="http://schemas.openxmlformats.org/officeDocument/2006/relationships/oleObject" Target="embeddings/oleObject63.bin"/><Relationship Id="rId330" Type="http://schemas.openxmlformats.org/officeDocument/2006/relationships/oleObject" Target="embeddings/oleObject167.bin"/><Relationship Id="rId547" Type="http://schemas.openxmlformats.org/officeDocument/2006/relationships/image" Target="media/image261.wmf"/><Relationship Id="rId568" Type="http://schemas.openxmlformats.org/officeDocument/2006/relationships/image" Target="media/image270.wmf"/><Relationship Id="rId90" Type="http://schemas.openxmlformats.org/officeDocument/2006/relationships/image" Target="media/image47.wmf"/><Relationship Id="rId165" Type="http://schemas.openxmlformats.org/officeDocument/2006/relationships/oleObject" Target="embeddings/oleObject79.bin"/><Relationship Id="rId186" Type="http://schemas.openxmlformats.org/officeDocument/2006/relationships/image" Target="media/image85.wmf"/><Relationship Id="rId351" Type="http://schemas.openxmlformats.org/officeDocument/2006/relationships/image" Target="media/image164.wmf"/><Relationship Id="rId372" Type="http://schemas.openxmlformats.org/officeDocument/2006/relationships/image" Target="media/image174.wmf"/><Relationship Id="rId393" Type="http://schemas.openxmlformats.org/officeDocument/2006/relationships/oleObject" Target="embeddings/oleObject199.bin"/><Relationship Id="rId407" Type="http://schemas.openxmlformats.org/officeDocument/2006/relationships/oleObject" Target="embeddings/oleObject206.bin"/><Relationship Id="rId428" Type="http://schemas.openxmlformats.org/officeDocument/2006/relationships/oleObject" Target="embeddings/oleObject216.bin"/><Relationship Id="rId449" Type="http://schemas.openxmlformats.org/officeDocument/2006/relationships/image" Target="media/image213.wmf"/><Relationship Id="rId211" Type="http://schemas.openxmlformats.org/officeDocument/2006/relationships/oleObject" Target="embeddings/oleObject104.bin"/><Relationship Id="rId232" Type="http://schemas.openxmlformats.org/officeDocument/2006/relationships/oleObject" Target="embeddings/oleObject116.bin"/><Relationship Id="rId253" Type="http://schemas.openxmlformats.org/officeDocument/2006/relationships/oleObject" Target="embeddings/oleObject128.bin"/><Relationship Id="rId274" Type="http://schemas.openxmlformats.org/officeDocument/2006/relationships/oleObject" Target="embeddings/oleObject139.bin"/><Relationship Id="rId295" Type="http://schemas.openxmlformats.org/officeDocument/2006/relationships/image" Target="media/image136.wmf"/><Relationship Id="rId309" Type="http://schemas.openxmlformats.org/officeDocument/2006/relationships/image" Target="media/image143.wmf"/><Relationship Id="rId460" Type="http://schemas.openxmlformats.org/officeDocument/2006/relationships/oleObject" Target="embeddings/oleObject232.bin"/><Relationship Id="rId481" Type="http://schemas.openxmlformats.org/officeDocument/2006/relationships/image" Target="media/image229.wmf"/><Relationship Id="rId516" Type="http://schemas.openxmlformats.org/officeDocument/2006/relationships/oleObject" Target="embeddings/oleObject261.bin"/><Relationship Id="rId27" Type="http://schemas.openxmlformats.org/officeDocument/2006/relationships/image" Target="media/image12.png"/><Relationship Id="rId48" Type="http://schemas.openxmlformats.org/officeDocument/2006/relationships/image" Target="media/image26.wmf"/><Relationship Id="rId69" Type="http://schemas.openxmlformats.org/officeDocument/2006/relationships/oleObject" Target="embeddings/oleObject23.bin"/><Relationship Id="rId113" Type="http://schemas.openxmlformats.org/officeDocument/2006/relationships/image" Target="media/image58.wmf"/><Relationship Id="rId134" Type="http://schemas.openxmlformats.org/officeDocument/2006/relationships/oleObject" Target="embeddings/oleObject57.bin"/><Relationship Id="rId320" Type="http://schemas.openxmlformats.org/officeDocument/2006/relationships/oleObject" Target="embeddings/oleObject162.bin"/><Relationship Id="rId537" Type="http://schemas.openxmlformats.org/officeDocument/2006/relationships/image" Target="media/image256.wmf"/><Relationship Id="rId558" Type="http://schemas.openxmlformats.org/officeDocument/2006/relationships/image" Target="media/image265.wmf"/><Relationship Id="rId80" Type="http://schemas.openxmlformats.org/officeDocument/2006/relationships/image" Target="media/image42.wmf"/><Relationship Id="rId155" Type="http://schemas.openxmlformats.org/officeDocument/2006/relationships/oleObject" Target="embeddings/oleObject72.bin"/><Relationship Id="rId176" Type="http://schemas.openxmlformats.org/officeDocument/2006/relationships/image" Target="media/image80.wmf"/><Relationship Id="rId197" Type="http://schemas.openxmlformats.org/officeDocument/2006/relationships/oleObject" Target="embeddings/oleObject97.bin"/><Relationship Id="rId341" Type="http://schemas.openxmlformats.org/officeDocument/2006/relationships/image" Target="media/image159.wmf"/><Relationship Id="rId362" Type="http://schemas.openxmlformats.org/officeDocument/2006/relationships/oleObject" Target="embeddings/oleObject183.bin"/><Relationship Id="rId383" Type="http://schemas.openxmlformats.org/officeDocument/2006/relationships/oleObject" Target="embeddings/oleObject194.bin"/><Relationship Id="rId418" Type="http://schemas.openxmlformats.org/officeDocument/2006/relationships/image" Target="media/image197.wmf"/><Relationship Id="rId439" Type="http://schemas.openxmlformats.org/officeDocument/2006/relationships/image" Target="media/image208.wmf"/><Relationship Id="rId201" Type="http://schemas.openxmlformats.org/officeDocument/2006/relationships/oleObject" Target="embeddings/oleObject99.bin"/><Relationship Id="rId222" Type="http://schemas.openxmlformats.org/officeDocument/2006/relationships/image" Target="media/image102.wmf"/><Relationship Id="rId243" Type="http://schemas.openxmlformats.org/officeDocument/2006/relationships/image" Target="media/image111.wmf"/><Relationship Id="rId264" Type="http://schemas.openxmlformats.org/officeDocument/2006/relationships/oleObject" Target="embeddings/oleObject134.bin"/><Relationship Id="rId285" Type="http://schemas.openxmlformats.org/officeDocument/2006/relationships/image" Target="media/image131.wmf"/><Relationship Id="rId450" Type="http://schemas.openxmlformats.org/officeDocument/2006/relationships/oleObject" Target="embeddings/oleObject227.bin"/><Relationship Id="rId471" Type="http://schemas.openxmlformats.org/officeDocument/2006/relationships/image" Target="media/image224.wmf"/><Relationship Id="rId506" Type="http://schemas.openxmlformats.org/officeDocument/2006/relationships/oleObject" Target="embeddings/oleObject255.bin"/><Relationship Id="rId17" Type="http://schemas.openxmlformats.org/officeDocument/2006/relationships/oleObject" Target="embeddings/oleObject3.bin"/><Relationship Id="rId38" Type="http://schemas.openxmlformats.org/officeDocument/2006/relationships/image" Target="media/image21.wmf"/><Relationship Id="rId59" Type="http://schemas.openxmlformats.org/officeDocument/2006/relationships/oleObject" Target="embeddings/oleObject18.bin"/><Relationship Id="rId103" Type="http://schemas.openxmlformats.org/officeDocument/2006/relationships/oleObject" Target="embeddings/oleObject40.bin"/><Relationship Id="rId124" Type="http://schemas.openxmlformats.org/officeDocument/2006/relationships/image" Target="media/image63.wmf"/><Relationship Id="rId310" Type="http://schemas.openxmlformats.org/officeDocument/2006/relationships/oleObject" Target="embeddings/oleObject157.bin"/><Relationship Id="rId492" Type="http://schemas.openxmlformats.org/officeDocument/2006/relationships/oleObject" Target="embeddings/oleObject248.bin"/><Relationship Id="rId527" Type="http://schemas.openxmlformats.org/officeDocument/2006/relationships/image" Target="media/image251.wmf"/><Relationship Id="rId548" Type="http://schemas.openxmlformats.org/officeDocument/2006/relationships/oleObject" Target="embeddings/oleObject277.bin"/><Relationship Id="rId569" Type="http://schemas.openxmlformats.org/officeDocument/2006/relationships/oleObject" Target="embeddings/oleObject289.bin"/><Relationship Id="rId70" Type="http://schemas.openxmlformats.org/officeDocument/2006/relationships/image" Target="media/image37.wmf"/><Relationship Id="rId91" Type="http://schemas.openxmlformats.org/officeDocument/2006/relationships/oleObject" Target="embeddings/oleObject34.bin"/><Relationship Id="rId145" Type="http://schemas.openxmlformats.org/officeDocument/2006/relationships/oleObject" Target="embeddings/oleObject64.bin"/><Relationship Id="rId166" Type="http://schemas.openxmlformats.org/officeDocument/2006/relationships/oleObject" Target="embeddings/oleObject80.bin"/><Relationship Id="rId187" Type="http://schemas.openxmlformats.org/officeDocument/2006/relationships/oleObject" Target="embeddings/oleObject92.bin"/><Relationship Id="rId331" Type="http://schemas.openxmlformats.org/officeDocument/2006/relationships/image" Target="media/image154.wmf"/><Relationship Id="rId352" Type="http://schemas.openxmlformats.org/officeDocument/2006/relationships/oleObject" Target="embeddings/oleObject178.bin"/><Relationship Id="rId373" Type="http://schemas.openxmlformats.org/officeDocument/2006/relationships/oleObject" Target="embeddings/oleObject189.bin"/><Relationship Id="rId394" Type="http://schemas.openxmlformats.org/officeDocument/2006/relationships/image" Target="media/image185.wmf"/><Relationship Id="rId408" Type="http://schemas.openxmlformats.org/officeDocument/2006/relationships/image" Target="media/image192.wmf"/><Relationship Id="rId429" Type="http://schemas.openxmlformats.org/officeDocument/2006/relationships/image" Target="media/image203.wmf"/><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image" Target="media/image107.wmf"/><Relationship Id="rId254" Type="http://schemas.openxmlformats.org/officeDocument/2006/relationships/image" Target="media/image116.wmf"/><Relationship Id="rId440" Type="http://schemas.openxmlformats.org/officeDocument/2006/relationships/oleObject" Target="embeddings/oleObject222.bin"/><Relationship Id="rId28" Type="http://schemas.openxmlformats.org/officeDocument/2006/relationships/image" Target="media/image13.png"/><Relationship Id="rId49" Type="http://schemas.openxmlformats.org/officeDocument/2006/relationships/oleObject" Target="embeddings/oleObject13.bin"/><Relationship Id="rId114" Type="http://schemas.openxmlformats.org/officeDocument/2006/relationships/oleObject" Target="embeddings/oleObject46.bin"/><Relationship Id="rId275" Type="http://schemas.openxmlformats.org/officeDocument/2006/relationships/image" Target="media/image126.wmf"/><Relationship Id="rId296" Type="http://schemas.openxmlformats.org/officeDocument/2006/relationships/oleObject" Target="embeddings/oleObject150.bin"/><Relationship Id="rId300" Type="http://schemas.openxmlformats.org/officeDocument/2006/relationships/oleObject" Target="embeddings/oleObject152.bin"/><Relationship Id="rId461" Type="http://schemas.openxmlformats.org/officeDocument/2006/relationships/image" Target="media/image219.wmf"/><Relationship Id="rId482" Type="http://schemas.openxmlformats.org/officeDocument/2006/relationships/oleObject" Target="embeddings/oleObject243.bin"/><Relationship Id="rId517" Type="http://schemas.openxmlformats.org/officeDocument/2006/relationships/image" Target="media/image246.wmf"/><Relationship Id="rId538" Type="http://schemas.openxmlformats.org/officeDocument/2006/relationships/oleObject" Target="embeddings/oleObject272.bin"/><Relationship Id="rId559" Type="http://schemas.openxmlformats.org/officeDocument/2006/relationships/oleObject" Target="embeddings/oleObject284.bin"/><Relationship Id="rId60" Type="http://schemas.openxmlformats.org/officeDocument/2006/relationships/image" Target="media/image32.wmf"/><Relationship Id="rId81" Type="http://schemas.openxmlformats.org/officeDocument/2006/relationships/oleObject" Target="embeddings/oleObject29.bin"/><Relationship Id="rId135" Type="http://schemas.openxmlformats.org/officeDocument/2006/relationships/image" Target="media/image68.wmf"/><Relationship Id="rId156" Type="http://schemas.openxmlformats.org/officeDocument/2006/relationships/oleObject" Target="embeddings/oleObject73.bin"/><Relationship Id="rId177" Type="http://schemas.openxmlformats.org/officeDocument/2006/relationships/oleObject" Target="embeddings/oleObject87.bin"/><Relationship Id="rId198" Type="http://schemas.openxmlformats.org/officeDocument/2006/relationships/image" Target="media/image91.wmf"/><Relationship Id="rId321" Type="http://schemas.openxmlformats.org/officeDocument/2006/relationships/image" Target="media/image149.wmf"/><Relationship Id="rId342" Type="http://schemas.openxmlformats.org/officeDocument/2006/relationships/oleObject" Target="embeddings/oleObject173.bin"/><Relationship Id="rId363" Type="http://schemas.openxmlformats.org/officeDocument/2006/relationships/image" Target="media/image170.wmf"/><Relationship Id="rId384" Type="http://schemas.openxmlformats.org/officeDocument/2006/relationships/image" Target="media/image180.wmf"/><Relationship Id="rId419" Type="http://schemas.openxmlformats.org/officeDocument/2006/relationships/oleObject" Target="embeddings/oleObject212.bin"/><Relationship Id="rId570" Type="http://schemas.openxmlformats.org/officeDocument/2006/relationships/image" Target="media/image271.png"/><Relationship Id="rId202" Type="http://schemas.openxmlformats.org/officeDocument/2006/relationships/image" Target="media/image93.wmf"/><Relationship Id="rId223" Type="http://schemas.openxmlformats.org/officeDocument/2006/relationships/oleObject" Target="embeddings/oleObject111.bin"/><Relationship Id="rId244" Type="http://schemas.openxmlformats.org/officeDocument/2006/relationships/oleObject" Target="embeddings/oleObject123.bin"/><Relationship Id="rId430" Type="http://schemas.openxmlformats.org/officeDocument/2006/relationships/oleObject" Target="embeddings/oleObject217.bin"/><Relationship Id="rId18" Type="http://schemas.openxmlformats.org/officeDocument/2006/relationships/image" Target="media/image6.wmf"/><Relationship Id="rId39" Type="http://schemas.openxmlformats.org/officeDocument/2006/relationships/oleObject" Target="embeddings/oleObject8.bin"/><Relationship Id="rId265" Type="http://schemas.openxmlformats.org/officeDocument/2006/relationships/image" Target="media/image121.wmf"/><Relationship Id="rId286" Type="http://schemas.openxmlformats.org/officeDocument/2006/relationships/oleObject" Target="embeddings/oleObject145.bin"/><Relationship Id="rId451" Type="http://schemas.openxmlformats.org/officeDocument/2006/relationships/image" Target="media/image214.wmf"/><Relationship Id="rId472" Type="http://schemas.openxmlformats.org/officeDocument/2006/relationships/oleObject" Target="embeddings/oleObject238.bin"/><Relationship Id="rId493" Type="http://schemas.openxmlformats.org/officeDocument/2006/relationships/image" Target="media/image235.wmf"/><Relationship Id="rId507" Type="http://schemas.openxmlformats.org/officeDocument/2006/relationships/image" Target="media/image242.wmf"/><Relationship Id="rId528" Type="http://schemas.openxmlformats.org/officeDocument/2006/relationships/oleObject" Target="embeddings/oleObject267.bin"/><Relationship Id="rId549" Type="http://schemas.openxmlformats.org/officeDocument/2006/relationships/oleObject" Target="embeddings/oleObject278.bin"/><Relationship Id="rId50" Type="http://schemas.openxmlformats.org/officeDocument/2006/relationships/image" Target="media/image27.wmf"/><Relationship Id="rId104" Type="http://schemas.openxmlformats.org/officeDocument/2006/relationships/image" Target="media/image54.wmf"/><Relationship Id="rId125" Type="http://schemas.openxmlformats.org/officeDocument/2006/relationships/oleObject" Target="embeddings/oleObject52.bin"/><Relationship Id="rId146" Type="http://schemas.openxmlformats.org/officeDocument/2006/relationships/oleObject" Target="embeddings/oleObject65.bin"/><Relationship Id="rId167" Type="http://schemas.openxmlformats.org/officeDocument/2006/relationships/image" Target="media/image77.wmf"/><Relationship Id="rId188" Type="http://schemas.openxmlformats.org/officeDocument/2006/relationships/image" Target="media/image86.wmf"/><Relationship Id="rId311" Type="http://schemas.openxmlformats.org/officeDocument/2006/relationships/image" Target="media/image144.wmf"/><Relationship Id="rId332" Type="http://schemas.openxmlformats.org/officeDocument/2006/relationships/oleObject" Target="embeddings/oleObject168.bin"/><Relationship Id="rId353" Type="http://schemas.openxmlformats.org/officeDocument/2006/relationships/image" Target="media/image165.wmf"/><Relationship Id="rId374" Type="http://schemas.openxmlformats.org/officeDocument/2006/relationships/image" Target="media/image175.wmf"/><Relationship Id="rId395" Type="http://schemas.openxmlformats.org/officeDocument/2006/relationships/oleObject" Target="embeddings/oleObject200.bin"/><Relationship Id="rId409" Type="http://schemas.openxmlformats.org/officeDocument/2006/relationships/oleObject" Target="embeddings/oleObject207.bin"/><Relationship Id="rId560" Type="http://schemas.openxmlformats.org/officeDocument/2006/relationships/image" Target="media/image266.wmf"/><Relationship Id="rId71" Type="http://schemas.openxmlformats.org/officeDocument/2006/relationships/oleObject" Target="embeddings/oleObject24.bin"/><Relationship Id="rId92" Type="http://schemas.openxmlformats.org/officeDocument/2006/relationships/image" Target="media/image48.wmf"/><Relationship Id="rId213" Type="http://schemas.openxmlformats.org/officeDocument/2006/relationships/oleObject" Target="embeddings/oleObject105.bin"/><Relationship Id="rId234" Type="http://schemas.openxmlformats.org/officeDocument/2006/relationships/oleObject" Target="embeddings/oleObject117.bin"/><Relationship Id="rId420" Type="http://schemas.openxmlformats.org/officeDocument/2006/relationships/image" Target="media/image198.wmf"/><Relationship Id="rId2" Type="http://schemas.openxmlformats.org/officeDocument/2006/relationships/numbering" Target="numbering.xml"/><Relationship Id="rId29" Type="http://schemas.openxmlformats.org/officeDocument/2006/relationships/image" Target="media/image14.png"/><Relationship Id="rId255" Type="http://schemas.openxmlformats.org/officeDocument/2006/relationships/oleObject" Target="embeddings/oleObject129.bin"/><Relationship Id="rId276" Type="http://schemas.openxmlformats.org/officeDocument/2006/relationships/oleObject" Target="embeddings/oleObject140.bin"/><Relationship Id="rId297" Type="http://schemas.openxmlformats.org/officeDocument/2006/relationships/image" Target="media/image137.wmf"/><Relationship Id="rId441" Type="http://schemas.openxmlformats.org/officeDocument/2006/relationships/image" Target="media/image209.wmf"/><Relationship Id="rId462" Type="http://schemas.openxmlformats.org/officeDocument/2006/relationships/oleObject" Target="embeddings/oleObject233.bin"/><Relationship Id="rId483" Type="http://schemas.openxmlformats.org/officeDocument/2006/relationships/image" Target="media/image230.wmf"/><Relationship Id="rId518" Type="http://schemas.openxmlformats.org/officeDocument/2006/relationships/oleObject" Target="embeddings/oleObject262.bin"/><Relationship Id="rId539" Type="http://schemas.openxmlformats.org/officeDocument/2006/relationships/image" Target="media/image257.wmf"/><Relationship Id="rId40" Type="http://schemas.openxmlformats.org/officeDocument/2006/relationships/image" Target="media/image22.wmf"/><Relationship Id="rId115" Type="http://schemas.openxmlformats.org/officeDocument/2006/relationships/image" Target="media/image59.wmf"/><Relationship Id="rId136" Type="http://schemas.openxmlformats.org/officeDocument/2006/relationships/oleObject" Target="embeddings/oleObject58.bin"/><Relationship Id="rId157" Type="http://schemas.openxmlformats.org/officeDocument/2006/relationships/oleObject" Target="embeddings/oleObject74.bin"/><Relationship Id="rId178" Type="http://schemas.openxmlformats.org/officeDocument/2006/relationships/image" Target="media/image81.wmf"/><Relationship Id="rId301" Type="http://schemas.openxmlformats.org/officeDocument/2006/relationships/image" Target="media/image139.wmf"/><Relationship Id="rId322" Type="http://schemas.openxmlformats.org/officeDocument/2006/relationships/oleObject" Target="embeddings/oleObject163.bin"/><Relationship Id="rId343" Type="http://schemas.openxmlformats.org/officeDocument/2006/relationships/image" Target="media/image160.wmf"/><Relationship Id="rId364" Type="http://schemas.openxmlformats.org/officeDocument/2006/relationships/oleObject" Target="embeddings/oleObject184.bin"/><Relationship Id="rId550" Type="http://schemas.openxmlformats.org/officeDocument/2006/relationships/oleObject" Target="embeddings/oleObject279.bin"/><Relationship Id="rId61" Type="http://schemas.openxmlformats.org/officeDocument/2006/relationships/oleObject" Target="embeddings/oleObject19.bin"/><Relationship Id="rId82" Type="http://schemas.openxmlformats.org/officeDocument/2006/relationships/image" Target="media/image43.wmf"/><Relationship Id="rId199" Type="http://schemas.openxmlformats.org/officeDocument/2006/relationships/oleObject" Target="embeddings/oleObject98.bin"/><Relationship Id="rId203" Type="http://schemas.openxmlformats.org/officeDocument/2006/relationships/oleObject" Target="embeddings/oleObject100.bin"/><Relationship Id="rId385" Type="http://schemas.openxmlformats.org/officeDocument/2006/relationships/oleObject" Target="embeddings/oleObject195.bin"/><Relationship Id="rId571" Type="http://schemas.openxmlformats.org/officeDocument/2006/relationships/hyperlink" Target="https://www.linkedin.com/in/shaopenggu1990/" TargetMode="External"/><Relationship Id="rId19" Type="http://schemas.openxmlformats.org/officeDocument/2006/relationships/oleObject" Target="embeddings/oleObject4.bin"/><Relationship Id="rId224" Type="http://schemas.openxmlformats.org/officeDocument/2006/relationships/image" Target="media/image103.wmf"/><Relationship Id="rId245" Type="http://schemas.openxmlformats.org/officeDocument/2006/relationships/image" Target="media/image112.wmf"/><Relationship Id="rId266" Type="http://schemas.openxmlformats.org/officeDocument/2006/relationships/oleObject" Target="embeddings/oleObject135.bin"/><Relationship Id="rId287" Type="http://schemas.openxmlformats.org/officeDocument/2006/relationships/image" Target="media/image132.wmf"/><Relationship Id="rId410" Type="http://schemas.openxmlformats.org/officeDocument/2006/relationships/image" Target="media/image193.wmf"/><Relationship Id="rId431" Type="http://schemas.openxmlformats.org/officeDocument/2006/relationships/image" Target="media/image204.wmf"/><Relationship Id="rId452" Type="http://schemas.openxmlformats.org/officeDocument/2006/relationships/oleObject" Target="embeddings/oleObject228.bin"/><Relationship Id="rId473" Type="http://schemas.openxmlformats.org/officeDocument/2006/relationships/image" Target="media/image225.wmf"/><Relationship Id="rId494" Type="http://schemas.openxmlformats.org/officeDocument/2006/relationships/oleObject" Target="embeddings/oleObject249.bin"/><Relationship Id="rId508" Type="http://schemas.openxmlformats.org/officeDocument/2006/relationships/oleObject" Target="embeddings/oleObject256.bin"/><Relationship Id="rId529" Type="http://schemas.openxmlformats.org/officeDocument/2006/relationships/image" Target="media/image252.wmf"/><Relationship Id="rId30" Type="http://schemas.openxmlformats.org/officeDocument/2006/relationships/hyperlink" Target="https://www.ncbi.nlm.nih.gov/genbank/statistics/" TargetMode="External"/><Relationship Id="rId105" Type="http://schemas.openxmlformats.org/officeDocument/2006/relationships/oleObject" Target="embeddings/oleObject41.bin"/><Relationship Id="rId126" Type="http://schemas.openxmlformats.org/officeDocument/2006/relationships/image" Target="media/image64.wmf"/><Relationship Id="rId147" Type="http://schemas.openxmlformats.org/officeDocument/2006/relationships/image" Target="media/image72.wmf"/><Relationship Id="rId168" Type="http://schemas.openxmlformats.org/officeDocument/2006/relationships/oleObject" Target="embeddings/oleObject81.bin"/><Relationship Id="rId312" Type="http://schemas.openxmlformats.org/officeDocument/2006/relationships/oleObject" Target="embeddings/oleObject158.bin"/><Relationship Id="rId333" Type="http://schemas.openxmlformats.org/officeDocument/2006/relationships/image" Target="media/image155.wmf"/><Relationship Id="rId354" Type="http://schemas.openxmlformats.org/officeDocument/2006/relationships/oleObject" Target="embeddings/oleObject179.bin"/><Relationship Id="rId540" Type="http://schemas.openxmlformats.org/officeDocument/2006/relationships/oleObject" Target="embeddings/oleObject273.bin"/><Relationship Id="rId51" Type="http://schemas.openxmlformats.org/officeDocument/2006/relationships/oleObject" Target="embeddings/oleObject14.bin"/><Relationship Id="rId72" Type="http://schemas.openxmlformats.org/officeDocument/2006/relationships/image" Target="media/image38.wmf"/><Relationship Id="rId93" Type="http://schemas.openxmlformats.org/officeDocument/2006/relationships/oleObject" Target="embeddings/oleObject35.bin"/><Relationship Id="rId189" Type="http://schemas.openxmlformats.org/officeDocument/2006/relationships/oleObject" Target="embeddings/oleObject93.bin"/><Relationship Id="rId375" Type="http://schemas.openxmlformats.org/officeDocument/2006/relationships/oleObject" Target="embeddings/oleObject190.bin"/><Relationship Id="rId396" Type="http://schemas.openxmlformats.org/officeDocument/2006/relationships/image" Target="media/image186.wmf"/><Relationship Id="rId561" Type="http://schemas.openxmlformats.org/officeDocument/2006/relationships/oleObject" Target="embeddings/oleObject285.bin"/><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18.bin"/><Relationship Id="rId256" Type="http://schemas.openxmlformats.org/officeDocument/2006/relationships/image" Target="media/image117.wmf"/><Relationship Id="rId277" Type="http://schemas.openxmlformats.org/officeDocument/2006/relationships/image" Target="media/image127.wmf"/><Relationship Id="rId298" Type="http://schemas.openxmlformats.org/officeDocument/2006/relationships/oleObject" Target="embeddings/oleObject151.bin"/><Relationship Id="rId400" Type="http://schemas.openxmlformats.org/officeDocument/2006/relationships/image" Target="media/image188.wmf"/><Relationship Id="rId421" Type="http://schemas.openxmlformats.org/officeDocument/2006/relationships/oleObject" Target="embeddings/oleObject213.bin"/><Relationship Id="rId442" Type="http://schemas.openxmlformats.org/officeDocument/2006/relationships/oleObject" Target="embeddings/oleObject223.bin"/><Relationship Id="rId463" Type="http://schemas.openxmlformats.org/officeDocument/2006/relationships/image" Target="media/image220.wmf"/><Relationship Id="rId484" Type="http://schemas.openxmlformats.org/officeDocument/2006/relationships/oleObject" Target="embeddings/oleObject244.bin"/><Relationship Id="rId519" Type="http://schemas.openxmlformats.org/officeDocument/2006/relationships/image" Target="media/image247.wmf"/><Relationship Id="rId116" Type="http://schemas.openxmlformats.org/officeDocument/2006/relationships/oleObject" Target="embeddings/oleObject47.bin"/><Relationship Id="rId137" Type="http://schemas.openxmlformats.org/officeDocument/2006/relationships/image" Target="media/image69.wmf"/><Relationship Id="rId158" Type="http://schemas.openxmlformats.org/officeDocument/2006/relationships/image" Target="media/image74.wmf"/><Relationship Id="rId302" Type="http://schemas.openxmlformats.org/officeDocument/2006/relationships/oleObject" Target="embeddings/oleObject153.bin"/><Relationship Id="rId323" Type="http://schemas.openxmlformats.org/officeDocument/2006/relationships/image" Target="media/image150.wmf"/><Relationship Id="rId344" Type="http://schemas.openxmlformats.org/officeDocument/2006/relationships/oleObject" Target="embeddings/oleObject174.bin"/><Relationship Id="rId530" Type="http://schemas.openxmlformats.org/officeDocument/2006/relationships/oleObject" Target="embeddings/oleObject268.bin"/><Relationship Id="rId20" Type="http://schemas.openxmlformats.org/officeDocument/2006/relationships/image" Target="media/image7.wmf"/><Relationship Id="rId41" Type="http://schemas.openxmlformats.org/officeDocument/2006/relationships/oleObject" Target="embeddings/oleObject9.bin"/><Relationship Id="rId62" Type="http://schemas.openxmlformats.org/officeDocument/2006/relationships/image" Target="media/image33.wmf"/><Relationship Id="rId83" Type="http://schemas.openxmlformats.org/officeDocument/2006/relationships/oleObject" Target="embeddings/oleObject30.bin"/><Relationship Id="rId179" Type="http://schemas.openxmlformats.org/officeDocument/2006/relationships/oleObject" Target="embeddings/oleObject88.bin"/><Relationship Id="rId365" Type="http://schemas.openxmlformats.org/officeDocument/2006/relationships/image" Target="media/image171.wmf"/><Relationship Id="rId386" Type="http://schemas.openxmlformats.org/officeDocument/2006/relationships/image" Target="media/image181.wmf"/><Relationship Id="rId551" Type="http://schemas.openxmlformats.org/officeDocument/2006/relationships/image" Target="media/image262.wmf"/><Relationship Id="rId572" Type="http://schemas.openxmlformats.org/officeDocument/2006/relationships/hyperlink" Target="mailto:shaopenggu190@gmail.com" TargetMode="External"/><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112.bin"/><Relationship Id="rId246" Type="http://schemas.openxmlformats.org/officeDocument/2006/relationships/oleObject" Target="embeddings/oleObject124.bin"/><Relationship Id="rId267" Type="http://schemas.openxmlformats.org/officeDocument/2006/relationships/image" Target="media/image122.wmf"/><Relationship Id="rId288" Type="http://schemas.openxmlformats.org/officeDocument/2006/relationships/oleObject" Target="embeddings/oleObject146.bin"/><Relationship Id="rId411" Type="http://schemas.openxmlformats.org/officeDocument/2006/relationships/oleObject" Target="embeddings/oleObject208.bin"/><Relationship Id="rId432" Type="http://schemas.openxmlformats.org/officeDocument/2006/relationships/oleObject" Target="embeddings/oleObject218.bin"/><Relationship Id="rId453" Type="http://schemas.openxmlformats.org/officeDocument/2006/relationships/image" Target="media/image215.wmf"/><Relationship Id="rId474" Type="http://schemas.openxmlformats.org/officeDocument/2006/relationships/oleObject" Target="embeddings/oleObject239.bin"/><Relationship Id="rId509" Type="http://schemas.openxmlformats.org/officeDocument/2006/relationships/image" Target="media/image243.wmf"/><Relationship Id="rId106" Type="http://schemas.openxmlformats.org/officeDocument/2006/relationships/oleObject" Target="embeddings/oleObject42.bin"/><Relationship Id="rId127" Type="http://schemas.openxmlformats.org/officeDocument/2006/relationships/oleObject" Target="embeddings/oleObject53.bin"/><Relationship Id="rId313" Type="http://schemas.openxmlformats.org/officeDocument/2006/relationships/image" Target="media/image145.wmf"/><Relationship Id="rId495" Type="http://schemas.openxmlformats.org/officeDocument/2006/relationships/image" Target="media/image236.wmf"/><Relationship Id="rId10" Type="http://schemas.openxmlformats.org/officeDocument/2006/relationships/image" Target="media/image1.png"/><Relationship Id="rId31" Type="http://schemas.openxmlformats.org/officeDocument/2006/relationships/image" Target="media/image15.png"/><Relationship Id="rId52" Type="http://schemas.openxmlformats.org/officeDocument/2006/relationships/image" Target="media/image28.wmf"/><Relationship Id="rId73" Type="http://schemas.openxmlformats.org/officeDocument/2006/relationships/oleObject" Target="embeddings/oleObject25.bin"/><Relationship Id="rId94" Type="http://schemas.openxmlformats.org/officeDocument/2006/relationships/image" Target="media/image49.wmf"/><Relationship Id="rId148" Type="http://schemas.openxmlformats.org/officeDocument/2006/relationships/oleObject" Target="embeddings/oleObject66.bin"/><Relationship Id="rId169" Type="http://schemas.openxmlformats.org/officeDocument/2006/relationships/oleObject" Target="embeddings/oleObject82.bin"/><Relationship Id="rId334" Type="http://schemas.openxmlformats.org/officeDocument/2006/relationships/oleObject" Target="embeddings/oleObject169.bin"/><Relationship Id="rId355" Type="http://schemas.openxmlformats.org/officeDocument/2006/relationships/image" Target="media/image166.wmf"/><Relationship Id="rId376" Type="http://schemas.openxmlformats.org/officeDocument/2006/relationships/image" Target="media/image176.wmf"/><Relationship Id="rId397" Type="http://schemas.openxmlformats.org/officeDocument/2006/relationships/oleObject" Target="embeddings/oleObject201.bin"/><Relationship Id="rId520" Type="http://schemas.openxmlformats.org/officeDocument/2006/relationships/oleObject" Target="embeddings/oleObject263.bin"/><Relationship Id="rId541" Type="http://schemas.openxmlformats.org/officeDocument/2006/relationships/image" Target="media/image258.wmf"/><Relationship Id="rId562" Type="http://schemas.openxmlformats.org/officeDocument/2006/relationships/image" Target="media/image267.wmf"/><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oleObject" Target="embeddings/oleObject106.bin"/><Relationship Id="rId236" Type="http://schemas.openxmlformats.org/officeDocument/2006/relationships/image" Target="media/image108.wmf"/><Relationship Id="rId257" Type="http://schemas.openxmlformats.org/officeDocument/2006/relationships/oleObject" Target="embeddings/oleObject130.bin"/><Relationship Id="rId278" Type="http://schemas.openxmlformats.org/officeDocument/2006/relationships/oleObject" Target="embeddings/oleObject141.bin"/><Relationship Id="rId401" Type="http://schemas.openxmlformats.org/officeDocument/2006/relationships/oleObject" Target="embeddings/oleObject203.bin"/><Relationship Id="rId422" Type="http://schemas.openxmlformats.org/officeDocument/2006/relationships/image" Target="media/image199.wmf"/><Relationship Id="rId443" Type="http://schemas.openxmlformats.org/officeDocument/2006/relationships/image" Target="media/image210.wmf"/><Relationship Id="rId464" Type="http://schemas.openxmlformats.org/officeDocument/2006/relationships/oleObject" Target="embeddings/oleObject234.bin"/><Relationship Id="rId303" Type="http://schemas.openxmlformats.org/officeDocument/2006/relationships/image" Target="media/image140.wmf"/><Relationship Id="rId485" Type="http://schemas.openxmlformats.org/officeDocument/2006/relationships/image" Target="media/image231.wmf"/><Relationship Id="rId42" Type="http://schemas.openxmlformats.org/officeDocument/2006/relationships/image" Target="media/image23.wmf"/><Relationship Id="rId84" Type="http://schemas.openxmlformats.org/officeDocument/2006/relationships/image" Target="media/image44.wmf"/><Relationship Id="rId138" Type="http://schemas.openxmlformats.org/officeDocument/2006/relationships/oleObject" Target="embeddings/oleObject59.bin"/><Relationship Id="rId345" Type="http://schemas.openxmlformats.org/officeDocument/2006/relationships/image" Target="media/image161.wmf"/><Relationship Id="rId387" Type="http://schemas.openxmlformats.org/officeDocument/2006/relationships/oleObject" Target="embeddings/oleObject196.bin"/><Relationship Id="rId510" Type="http://schemas.openxmlformats.org/officeDocument/2006/relationships/oleObject" Target="embeddings/oleObject257.bin"/><Relationship Id="rId552" Type="http://schemas.openxmlformats.org/officeDocument/2006/relationships/oleObject" Target="embeddings/oleObject280.bin"/><Relationship Id="rId191" Type="http://schemas.openxmlformats.org/officeDocument/2006/relationships/oleObject" Target="embeddings/oleObject94.bin"/><Relationship Id="rId205" Type="http://schemas.openxmlformats.org/officeDocument/2006/relationships/oleObject" Target="embeddings/oleObject101.bin"/><Relationship Id="rId247" Type="http://schemas.openxmlformats.org/officeDocument/2006/relationships/image" Target="media/image113.wmf"/><Relationship Id="rId412" Type="http://schemas.openxmlformats.org/officeDocument/2006/relationships/image" Target="media/image194.wmf"/><Relationship Id="rId107" Type="http://schemas.openxmlformats.org/officeDocument/2006/relationships/image" Target="media/image55.wmf"/><Relationship Id="rId289" Type="http://schemas.openxmlformats.org/officeDocument/2006/relationships/image" Target="media/image133.wmf"/><Relationship Id="rId454" Type="http://schemas.openxmlformats.org/officeDocument/2006/relationships/oleObject" Target="embeddings/oleObject229.bin"/><Relationship Id="rId496" Type="http://schemas.openxmlformats.org/officeDocument/2006/relationships/oleObject" Target="embeddings/oleObject250.bin"/><Relationship Id="rId11" Type="http://schemas.openxmlformats.org/officeDocument/2006/relationships/image" Target="media/image2.tiff"/><Relationship Id="rId53" Type="http://schemas.openxmlformats.org/officeDocument/2006/relationships/oleObject" Target="embeddings/oleObject15.bin"/><Relationship Id="rId149" Type="http://schemas.openxmlformats.org/officeDocument/2006/relationships/oleObject" Target="embeddings/oleObject67.bin"/><Relationship Id="rId314" Type="http://schemas.openxmlformats.org/officeDocument/2006/relationships/oleObject" Target="embeddings/oleObject159.bin"/><Relationship Id="rId356" Type="http://schemas.openxmlformats.org/officeDocument/2006/relationships/oleObject" Target="embeddings/oleObject180.bin"/><Relationship Id="rId398" Type="http://schemas.openxmlformats.org/officeDocument/2006/relationships/image" Target="media/image187.wmf"/><Relationship Id="rId521" Type="http://schemas.openxmlformats.org/officeDocument/2006/relationships/image" Target="media/image248.wmf"/><Relationship Id="rId563" Type="http://schemas.openxmlformats.org/officeDocument/2006/relationships/oleObject" Target="embeddings/oleObject286.bin"/><Relationship Id="rId95" Type="http://schemas.openxmlformats.org/officeDocument/2006/relationships/oleObject" Target="embeddings/oleObject36.bin"/><Relationship Id="rId160" Type="http://schemas.openxmlformats.org/officeDocument/2006/relationships/image" Target="media/image75.wmf"/><Relationship Id="rId216" Type="http://schemas.openxmlformats.org/officeDocument/2006/relationships/image" Target="media/image100.wmf"/><Relationship Id="rId423" Type="http://schemas.openxmlformats.org/officeDocument/2006/relationships/image" Target="media/image200.wmf"/><Relationship Id="rId258" Type="http://schemas.openxmlformats.org/officeDocument/2006/relationships/oleObject" Target="embeddings/oleObject131.bin"/><Relationship Id="rId465" Type="http://schemas.openxmlformats.org/officeDocument/2006/relationships/image" Target="media/image221.wmf"/><Relationship Id="rId22" Type="http://schemas.openxmlformats.org/officeDocument/2006/relationships/image" Target="media/image8.wmf"/><Relationship Id="rId64" Type="http://schemas.openxmlformats.org/officeDocument/2006/relationships/image" Target="media/image34.wmf"/><Relationship Id="rId118" Type="http://schemas.openxmlformats.org/officeDocument/2006/relationships/image" Target="media/image60.wmf"/><Relationship Id="rId325" Type="http://schemas.openxmlformats.org/officeDocument/2006/relationships/image" Target="media/image151.wmf"/><Relationship Id="rId367" Type="http://schemas.openxmlformats.org/officeDocument/2006/relationships/image" Target="media/image172.wmf"/><Relationship Id="rId532" Type="http://schemas.openxmlformats.org/officeDocument/2006/relationships/oleObject" Target="embeddings/oleObject269.bin"/><Relationship Id="rId574" Type="http://schemas.openxmlformats.org/officeDocument/2006/relationships/header" Target="header3.xml"/><Relationship Id="rId171" Type="http://schemas.openxmlformats.org/officeDocument/2006/relationships/image" Target="media/image78.wmf"/><Relationship Id="rId227" Type="http://schemas.openxmlformats.org/officeDocument/2006/relationships/oleObject" Target="embeddings/oleObject113.bin"/><Relationship Id="rId269" Type="http://schemas.openxmlformats.org/officeDocument/2006/relationships/image" Target="media/image123.wmf"/><Relationship Id="rId434" Type="http://schemas.openxmlformats.org/officeDocument/2006/relationships/oleObject" Target="embeddings/oleObject219.bin"/><Relationship Id="rId476" Type="http://schemas.openxmlformats.org/officeDocument/2006/relationships/oleObject" Target="embeddings/oleObject240.bin"/><Relationship Id="rId33" Type="http://schemas.openxmlformats.org/officeDocument/2006/relationships/image" Target="media/image17.png"/><Relationship Id="rId129" Type="http://schemas.openxmlformats.org/officeDocument/2006/relationships/image" Target="media/image65.wmf"/><Relationship Id="rId280" Type="http://schemas.openxmlformats.org/officeDocument/2006/relationships/oleObject" Target="embeddings/oleObject142.bin"/><Relationship Id="rId336" Type="http://schemas.openxmlformats.org/officeDocument/2006/relationships/oleObject" Target="embeddings/oleObject170.bin"/><Relationship Id="rId501" Type="http://schemas.openxmlformats.org/officeDocument/2006/relationships/image" Target="media/image239.wmf"/><Relationship Id="rId543" Type="http://schemas.openxmlformats.org/officeDocument/2006/relationships/image" Target="media/image259.wmf"/><Relationship Id="rId75" Type="http://schemas.openxmlformats.org/officeDocument/2006/relationships/oleObject" Target="embeddings/oleObject26.bin"/><Relationship Id="rId140" Type="http://schemas.openxmlformats.org/officeDocument/2006/relationships/image" Target="media/image70.wmf"/><Relationship Id="rId182" Type="http://schemas.openxmlformats.org/officeDocument/2006/relationships/image" Target="media/image83.wmf"/><Relationship Id="rId378" Type="http://schemas.openxmlformats.org/officeDocument/2006/relationships/image" Target="media/image177.wmf"/><Relationship Id="rId403" Type="http://schemas.openxmlformats.org/officeDocument/2006/relationships/oleObject" Target="embeddings/oleObject204.bin"/><Relationship Id="rId6" Type="http://schemas.openxmlformats.org/officeDocument/2006/relationships/footnotes" Target="footnotes.xml"/><Relationship Id="rId238" Type="http://schemas.openxmlformats.org/officeDocument/2006/relationships/image" Target="media/image109.wmf"/><Relationship Id="rId445" Type="http://schemas.openxmlformats.org/officeDocument/2006/relationships/image" Target="media/image211.wmf"/><Relationship Id="rId487" Type="http://schemas.openxmlformats.org/officeDocument/2006/relationships/image" Target="media/image232.wmf"/><Relationship Id="rId291" Type="http://schemas.openxmlformats.org/officeDocument/2006/relationships/image" Target="media/image134.wmf"/><Relationship Id="rId305" Type="http://schemas.openxmlformats.org/officeDocument/2006/relationships/image" Target="media/image141.wmf"/><Relationship Id="rId347" Type="http://schemas.openxmlformats.org/officeDocument/2006/relationships/image" Target="media/image162.wmf"/><Relationship Id="rId512" Type="http://schemas.openxmlformats.org/officeDocument/2006/relationships/image" Target="media/image244.wmf"/><Relationship Id="rId44" Type="http://schemas.openxmlformats.org/officeDocument/2006/relationships/image" Target="media/image24.wmf"/><Relationship Id="rId86" Type="http://schemas.openxmlformats.org/officeDocument/2006/relationships/image" Target="media/image45.wmf"/><Relationship Id="rId151" Type="http://schemas.openxmlformats.org/officeDocument/2006/relationships/oleObject" Target="embeddings/oleObject68.bin"/><Relationship Id="rId389" Type="http://schemas.openxmlformats.org/officeDocument/2006/relationships/oleObject" Target="embeddings/oleObject197.bin"/><Relationship Id="rId554" Type="http://schemas.openxmlformats.org/officeDocument/2006/relationships/image" Target="media/image263.wmf"/><Relationship Id="rId193" Type="http://schemas.openxmlformats.org/officeDocument/2006/relationships/oleObject" Target="embeddings/oleObject95.bin"/><Relationship Id="rId207" Type="http://schemas.openxmlformats.org/officeDocument/2006/relationships/oleObject" Target="embeddings/oleObject102.bin"/><Relationship Id="rId249" Type="http://schemas.openxmlformats.org/officeDocument/2006/relationships/image" Target="media/image114.wmf"/><Relationship Id="rId414" Type="http://schemas.openxmlformats.org/officeDocument/2006/relationships/image" Target="media/image195.wmf"/><Relationship Id="rId456" Type="http://schemas.openxmlformats.org/officeDocument/2006/relationships/oleObject" Target="embeddings/oleObject230.bin"/><Relationship Id="rId498" Type="http://schemas.openxmlformats.org/officeDocument/2006/relationships/oleObject" Target="embeddings/oleObject251.bin"/><Relationship Id="rId13" Type="http://schemas.openxmlformats.org/officeDocument/2006/relationships/oleObject" Target="embeddings/oleObject1.bin"/><Relationship Id="rId109" Type="http://schemas.openxmlformats.org/officeDocument/2006/relationships/image" Target="media/image56.wmf"/><Relationship Id="rId260" Type="http://schemas.openxmlformats.org/officeDocument/2006/relationships/oleObject" Target="embeddings/oleObject132.bin"/><Relationship Id="rId316" Type="http://schemas.openxmlformats.org/officeDocument/2006/relationships/oleObject" Target="embeddings/oleObject160.bin"/><Relationship Id="rId523" Type="http://schemas.openxmlformats.org/officeDocument/2006/relationships/image" Target="media/image249.wmf"/><Relationship Id="rId55" Type="http://schemas.openxmlformats.org/officeDocument/2006/relationships/oleObject" Target="embeddings/oleObject16.bin"/><Relationship Id="rId97" Type="http://schemas.openxmlformats.org/officeDocument/2006/relationships/oleObject" Target="embeddings/oleObject37.bin"/><Relationship Id="rId120" Type="http://schemas.openxmlformats.org/officeDocument/2006/relationships/image" Target="media/image61.wmf"/><Relationship Id="rId358" Type="http://schemas.openxmlformats.org/officeDocument/2006/relationships/oleObject" Target="embeddings/oleObject181.bin"/><Relationship Id="rId565" Type="http://schemas.openxmlformats.org/officeDocument/2006/relationships/oleObject" Target="embeddings/oleObject287.bin"/><Relationship Id="rId162" Type="http://schemas.openxmlformats.org/officeDocument/2006/relationships/oleObject" Target="embeddings/oleObject77.bin"/><Relationship Id="rId218" Type="http://schemas.openxmlformats.org/officeDocument/2006/relationships/oleObject" Target="embeddings/oleObject108.bin"/><Relationship Id="rId425" Type="http://schemas.openxmlformats.org/officeDocument/2006/relationships/image" Target="media/image201.wmf"/><Relationship Id="rId467" Type="http://schemas.openxmlformats.org/officeDocument/2006/relationships/image" Target="media/image222.wmf"/><Relationship Id="rId271" Type="http://schemas.openxmlformats.org/officeDocument/2006/relationships/image" Target="media/image124.wmf"/><Relationship Id="rId24" Type="http://schemas.openxmlformats.org/officeDocument/2006/relationships/image" Target="media/image9.emf"/><Relationship Id="rId66" Type="http://schemas.openxmlformats.org/officeDocument/2006/relationships/image" Target="media/image35.wmf"/><Relationship Id="rId131" Type="http://schemas.openxmlformats.org/officeDocument/2006/relationships/image" Target="media/image66.wmf"/><Relationship Id="rId327" Type="http://schemas.openxmlformats.org/officeDocument/2006/relationships/image" Target="media/image152.wmf"/><Relationship Id="rId369" Type="http://schemas.openxmlformats.org/officeDocument/2006/relationships/image" Target="media/image173.wmf"/><Relationship Id="rId534" Type="http://schemas.openxmlformats.org/officeDocument/2006/relationships/oleObject" Target="embeddings/oleObject270.bin"/><Relationship Id="rId576" Type="http://schemas.openxmlformats.org/officeDocument/2006/relationships/fontTable" Target="fontTable.xml"/><Relationship Id="rId173" Type="http://schemas.openxmlformats.org/officeDocument/2006/relationships/image" Target="media/image79.wmf"/><Relationship Id="rId229" Type="http://schemas.openxmlformats.org/officeDocument/2006/relationships/oleObject" Target="embeddings/oleObject114.bin"/><Relationship Id="rId380" Type="http://schemas.openxmlformats.org/officeDocument/2006/relationships/image" Target="media/image178.wmf"/><Relationship Id="rId436" Type="http://schemas.openxmlformats.org/officeDocument/2006/relationships/oleObject" Target="embeddings/oleObject220.bin"/><Relationship Id="rId240" Type="http://schemas.openxmlformats.org/officeDocument/2006/relationships/oleObject" Target="embeddings/oleObject121.bin"/><Relationship Id="rId478" Type="http://schemas.openxmlformats.org/officeDocument/2006/relationships/oleObject" Target="embeddings/oleObject241.bin"/><Relationship Id="rId35" Type="http://schemas.openxmlformats.org/officeDocument/2006/relationships/image" Target="media/image19.png"/><Relationship Id="rId77" Type="http://schemas.openxmlformats.org/officeDocument/2006/relationships/oleObject" Target="embeddings/oleObject27.bin"/><Relationship Id="rId100" Type="http://schemas.openxmlformats.org/officeDocument/2006/relationships/image" Target="media/image52.wmf"/><Relationship Id="rId282" Type="http://schemas.openxmlformats.org/officeDocument/2006/relationships/oleObject" Target="embeddings/oleObject143.bin"/><Relationship Id="rId338" Type="http://schemas.openxmlformats.org/officeDocument/2006/relationships/oleObject" Target="embeddings/oleObject171.bin"/><Relationship Id="rId503" Type="http://schemas.openxmlformats.org/officeDocument/2006/relationships/image" Target="media/image240.wmf"/><Relationship Id="rId545" Type="http://schemas.openxmlformats.org/officeDocument/2006/relationships/image" Target="media/image260.wmf"/><Relationship Id="rId8" Type="http://schemas.openxmlformats.org/officeDocument/2006/relationships/header" Target="header1.xml"/><Relationship Id="rId142" Type="http://schemas.openxmlformats.org/officeDocument/2006/relationships/oleObject" Target="embeddings/oleObject62.bin"/><Relationship Id="rId184" Type="http://schemas.openxmlformats.org/officeDocument/2006/relationships/image" Target="media/image84.wmf"/><Relationship Id="rId391" Type="http://schemas.openxmlformats.org/officeDocument/2006/relationships/oleObject" Target="embeddings/oleObject198.bin"/><Relationship Id="rId405" Type="http://schemas.openxmlformats.org/officeDocument/2006/relationships/oleObject" Target="embeddings/oleObject205.bin"/><Relationship Id="rId447" Type="http://schemas.openxmlformats.org/officeDocument/2006/relationships/image" Target="media/image212.wmf"/><Relationship Id="rId251" Type="http://schemas.openxmlformats.org/officeDocument/2006/relationships/oleObject" Target="embeddings/oleObject127.bin"/><Relationship Id="rId489" Type="http://schemas.openxmlformats.org/officeDocument/2006/relationships/image" Target="media/image233.wmf"/><Relationship Id="rId46" Type="http://schemas.openxmlformats.org/officeDocument/2006/relationships/image" Target="media/image25.wmf"/><Relationship Id="rId293" Type="http://schemas.openxmlformats.org/officeDocument/2006/relationships/image" Target="media/image135.wmf"/><Relationship Id="rId307" Type="http://schemas.openxmlformats.org/officeDocument/2006/relationships/image" Target="media/image142.wmf"/><Relationship Id="rId349" Type="http://schemas.openxmlformats.org/officeDocument/2006/relationships/image" Target="media/image163.wmf"/><Relationship Id="rId514" Type="http://schemas.openxmlformats.org/officeDocument/2006/relationships/image" Target="media/image245.wmf"/><Relationship Id="rId556" Type="http://schemas.openxmlformats.org/officeDocument/2006/relationships/image" Target="media/image264.wmf"/><Relationship Id="rId88" Type="http://schemas.openxmlformats.org/officeDocument/2006/relationships/image" Target="media/image46.wmf"/><Relationship Id="rId111" Type="http://schemas.openxmlformats.org/officeDocument/2006/relationships/image" Target="media/image57.wmf"/><Relationship Id="rId153" Type="http://schemas.openxmlformats.org/officeDocument/2006/relationships/oleObject" Target="embeddings/oleObject70.bin"/><Relationship Id="rId195" Type="http://schemas.openxmlformats.org/officeDocument/2006/relationships/oleObject" Target="embeddings/oleObject96.bin"/><Relationship Id="rId209" Type="http://schemas.openxmlformats.org/officeDocument/2006/relationships/oleObject" Target="embeddings/oleObject103.bin"/><Relationship Id="rId360" Type="http://schemas.openxmlformats.org/officeDocument/2006/relationships/oleObject" Target="embeddings/oleObject182.bin"/><Relationship Id="rId416" Type="http://schemas.openxmlformats.org/officeDocument/2006/relationships/image" Target="media/image196.wmf"/><Relationship Id="rId220" Type="http://schemas.openxmlformats.org/officeDocument/2006/relationships/image" Target="media/image101.wmf"/><Relationship Id="rId458" Type="http://schemas.openxmlformats.org/officeDocument/2006/relationships/oleObject" Target="embeddings/oleObject231.bin"/><Relationship Id="rId15" Type="http://schemas.openxmlformats.org/officeDocument/2006/relationships/oleObject" Target="embeddings/oleObject2.bin"/><Relationship Id="rId57" Type="http://schemas.openxmlformats.org/officeDocument/2006/relationships/oleObject" Target="embeddings/oleObject17.bin"/><Relationship Id="rId262" Type="http://schemas.openxmlformats.org/officeDocument/2006/relationships/oleObject" Target="embeddings/oleObject133.bin"/><Relationship Id="rId318" Type="http://schemas.openxmlformats.org/officeDocument/2006/relationships/oleObject" Target="embeddings/oleObject161.bin"/><Relationship Id="rId525" Type="http://schemas.openxmlformats.org/officeDocument/2006/relationships/image" Target="media/image250.wmf"/><Relationship Id="rId567" Type="http://schemas.openxmlformats.org/officeDocument/2006/relationships/oleObject" Target="embeddings/oleObject288.bin"/><Relationship Id="rId99" Type="http://schemas.openxmlformats.org/officeDocument/2006/relationships/oleObject" Target="embeddings/oleObject38.bin"/><Relationship Id="rId122" Type="http://schemas.openxmlformats.org/officeDocument/2006/relationships/image" Target="media/image62.wmf"/><Relationship Id="rId164" Type="http://schemas.openxmlformats.org/officeDocument/2006/relationships/image" Target="media/image76.wmf"/><Relationship Id="rId371" Type="http://schemas.openxmlformats.org/officeDocument/2006/relationships/oleObject" Target="embeddings/oleObject188.bin"/><Relationship Id="rId427" Type="http://schemas.openxmlformats.org/officeDocument/2006/relationships/image" Target="media/image202.wmf"/><Relationship Id="rId469" Type="http://schemas.openxmlformats.org/officeDocument/2006/relationships/image" Target="media/image223.wmf"/><Relationship Id="rId26" Type="http://schemas.openxmlformats.org/officeDocument/2006/relationships/image" Target="media/image11.emf"/><Relationship Id="rId231" Type="http://schemas.openxmlformats.org/officeDocument/2006/relationships/image" Target="media/image106.wmf"/><Relationship Id="rId273" Type="http://schemas.openxmlformats.org/officeDocument/2006/relationships/image" Target="media/image125.wmf"/><Relationship Id="rId329" Type="http://schemas.openxmlformats.org/officeDocument/2006/relationships/image" Target="media/image153.wmf"/><Relationship Id="rId480" Type="http://schemas.openxmlformats.org/officeDocument/2006/relationships/oleObject" Target="embeddings/oleObject242.bin"/><Relationship Id="rId536" Type="http://schemas.openxmlformats.org/officeDocument/2006/relationships/oleObject" Target="embeddings/oleObject27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{DE3D48AC-DA88-4EEA-94F3-6F7C114D40EF}</b:Guid>
    <b:RefOrder>1</b:RefOrder>
  </b:Source>
</b:Sources>
</file>

<file path=customXml/itemProps1.xml><?xml version="1.0" encoding="utf-8"?>
<ds:datastoreItem xmlns:ds="http://schemas.openxmlformats.org/officeDocument/2006/customXml" ds:itemID="{EB5BA9A6-0230-408F-AFE9-A7EA15CA5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93</Pages>
  <Words>45975</Words>
  <Characters>262062</Characters>
  <Application>Microsoft Office Word</Application>
  <DocSecurity>0</DocSecurity>
  <Lines>2183</Lines>
  <Paragraphs>614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Shaopeng</dc:creator>
  <cp:keywords/>
  <dc:description/>
  <cp:lastModifiedBy>Gu,Shaopeng</cp:lastModifiedBy>
  <cp:revision>4</cp:revision>
  <dcterms:created xsi:type="dcterms:W3CDTF">2019-10-27T00:13:00Z</dcterms:created>
  <dcterms:modified xsi:type="dcterms:W3CDTF">2019-11-11T23:01:00Z</dcterms:modified>
</cp:coreProperties>
</file>